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9672E0" w14:textId="77777777" w:rsidR="006E2DBA" w:rsidRPr="00CE081D" w:rsidRDefault="006E2DBA" w:rsidP="003B467F">
      <w:pPr>
        <w:rPr>
          <w:rFonts w:ascii="Tahoma" w:hAnsi="Tahoma" w:cs="Tahoma"/>
          <w:b/>
          <w:sz w:val="40"/>
          <w:szCs w:val="40"/>
        </w:rPr>
      </w:pPr>
    </w:p>
    <w:p w14:paraId="14C1C854" w14:textId="77777777" w:rsidR="00774989" w:rsidRPr="00CE081D" w:rsidRDefault="00774989" w:rsidP="003B467F">
      <w:pPr>
        <w:rPr>
          <w:rFonts w:ascii="Tahoma" w:hAnsi="Tahoma" w:cs="Tahoma"/>
          <w:b/>
          <w:sz w:val="40"/>
          <w:szCs w:val="40"/>
        </w:rPr>
      </w:pPr>
    </w:p>
    <w:p w14:paraId="692F06E5" w14:textId="77777777" w:rsidR="006E2DBA" w:rsidRPr="00CE081D" w:rsidRDefault="00FD4DCB" w:rsidP="003B467F">
      <w:pPr>
        <w:tabs>
          <w:tab w:val="left" w:pos="6480"/>
        </w:tabs>
        <w:rPr>
          <w:rFonts w:ascii="Tahoma" w:hAnsi="Tahoma" w:cs="Tahoma"/>
          <w:b/>
          <w:sz w:val="40"/>
          <w:szCs w:val="40"/>
          <w:lang w:val="id-ID"/>
        </w:rPr>
      </w:pPr>
      <w:r w:rsidRPr="00CE081D">
        <w:rPr>
          <w:rFonts w:ascii="Tahoma" w:hAnsi="Tahoma" w:cs="Tahoma"/>
          <w:b/>
          <w:sz w:val="40"/>
          <w:szCs w:val="40"/>
          <w:lang w:val="id-ID"/>
        </w:rPr>
        <w:tab/>
      </w:r>
    </w:p>
    <w:p w14:paraId="4C286ADD" w14:textId="77777777" w:rsidR="006E2DBA" w:rsidRPr="00CE081D" w:rsidRDefault="006E2DBA" w:rsidP="003B467F">
      <w:pPr>
        <w:rPr>
          <w:rFonts w:ascii="Tahoma" w:hAnsi="Tahoma" w:cs="Tahoma"/>
          <w:b/>
          <w:sz w:val="40"/>
          <w:szCs w:val="40"/>
          <w:lang w:val="id-ID"/>
        </w:rPr>
      </w:pPr>
    </w:p>
    <w:p w14:paraId="45987ACC" w14:textId="77777777" w:rsidR="006E2DBA" w:rsidRPr="00CE081D" w:rsidRDefault="006E2DBA" w:rsidP="003B467F">
      <w:pPr>
        <w:rPr>
          <w:rFonts w:ascii="Tahoma" w:hAnsi="Tahoma" w:cs="Tahoma"/>
          <w:b/>
          <w:sz w:val="40"/>
          <w:szCs w:val="40"/>
          <w:lang w:val="id-ID"/>
        </w:rPr>
      </w:pPr>
    </w:p>
    <w:p w14:paraId="05ABCE23" w14:textId="77777777" w:rsidR="006E2DBA" w:rsidRPr="00CE081D" w:rsidRDefault="006E2DBA" w:rsidP="003B467F">
      <w:pPr>
        <w:rPr>
          <w:rFonts w:ascii="Tahoma" w:hAnsi="Tahoma" w:cs="Tahoma"/>
          <w:b/>
          <w:sz w:val="40"/>
          <w:szCs w:val="40"/>
          <w:lang w:val="id-ID"/>
        </w:rPr>
      </w:pPr>
    </w:p>
    <w:p w14:paraId="2B0FC904" w14:textId="77777777" w:rsidR="006E2DBA" w:rsidRPr="00CE081D" w:rsidRDefault="006E2DBA" w:rsidP="003B467F">
      <w:pPr>
        <w:rPr>
          <w:rFonts w:ascii="Tahoma" w:hAnsi="Tahoma" w:cs="Tahoma"/>
          <w:b/>
          <w:sz w:val="40"/>
          <w:szCs w:val="40"/>
          <w:lang w:val="id-ID"/>
        </w:rPr>
      </w:pPr>
    </w:p>
    <w:p w14:paraId="179F700E" w14:textId="77777777" w:rsidR="006E2DBA" w:rsidRPr="00CE081D" w:rsidRDefault="006E2DBA" w:rsidP="003B467F">
      <w:pPr>
        <w:rPr>
          <w:rFonts w:ascii="Tahoma" w:hAnsi="Tahoma" w:cs="Tahoma"/>
          <w:b/>
          <w:sz w:val="40"/>
          <w:szCs w:val="40"/>
          <w:lang w:val="id-ID"/>
        </w:rPr>
      </w:pPr>
    </w:p>
    <w:p w14:paraId="5A9A7524" w14:textId="77777777" w:rsidR="006E2DBA" w:rsidRPr="00CE081D" w:rsidRDefault="006E2DBA" w:rsidP="003B467F">
      <w:pPr>
        <w:rPr>
          <w:rFonts w:ascii="Tahoma" w:hAnsi="Tahoma" w:cs="Tahoma"/>
          <w:b/>
          <w:sz w:val="40"/>
          <w:szCs w:val="40"/>
          <w:lang w:val="id-ID"/>
        </w:rPr>
      </w:pPr>
    </w:p>
    <w:p w14:paraId="728CDEC9" w14:textId="77777777" w:rsidR="006E2DBA" w:rsidRPr="00CE081D" w:rsidRDefault="006E2DBA" w:rsidP="003B467F">
      <w:pPr>
        <w:rPr>
          <w:rFonts w:ascii="Tahoma" w:hAnsi="Tahoma" w:cs="Tahoma"/>
          <w:b/>
          <w:sz w:val="40"/>
          <w:szCs w:val="40"/>
          <w:lang w:val="id-ID"/>
        </w:rPr>
      </w:pPr>
    </w:p>
    <w:p w14:paraId="214BB6C3" w14:textId="77777777" w:rsidR="006E2DBA" w:rsidRPr="00E02EB8" w:rsidRDefault="00EF470E" w:rsidP="003B467F">
      <w:pPr>
        <w:rPr>
          <w:rFonts w:ascii="Tahoma" w:hAnsi="Tahoma" w:cs="Tahoma"/>
          <w:b/>
          <w:sz w:val="72"/>
          <w:szCs w:val="72"/>
          <w:lang w:val="id-ID"/>
        </w:rPr>
      </w:pPr>
      <w:r w:rsidRPr="00E02EB8">
        <w:rPr>
          <w:rFonts w:ascii="Tahoma" w:hAnsi="Tahoma" w:cs="Tahoma"/>
          <w:b/>
          <w:sz w:val="72"/>
          <w:szCs w:val="72"/>
          <w:lang w:val="id-ID"/>
        </w:rPr>
        <w:t>FUNCTIONAL SPECIFICATION DOCUMENT</w:t>
      </w:r>
    </w:p>
    <w:p w14:paraId="70AF267C" w14:textId="632F6155" w:rsidR="006E2DBA" w:rsidRPr="00CE081D" w:rsidRDefault="008856FE" w:rsidP="003B467F">
      <w:pPr>
        <w:rPr>
          <w:rFonts w:ascii="Tahoma" w:hAnsi="Tahoma" w:cs="Tahoma"/>
          <w:b/>
          <w:sz w:val="28"/>
          <w:szCs w:val="28"/>
          <w:lang w:val="id-ID"/>
        </w:rPr>
      </w:pPr>
      <w:r w:rsidRPr="00CE081D">
        <w:rPr>
          <w:rFonts w:ascii="Tahoma" w:hAnsi="Tahoma" w:cs="Tahoma"/>
          <w:b/>
          <w:sz w:val="40"/>
          <w:szCs w:val="40"/>
        </w:rPr>
        <w:t xml:space="preserve">Online Site </w:t>
      </w:r>
      <w:r w:rsidR="00CA0201" w:rsidRPr="00CE081D">
        <w:rPr>
          <w:rFonts w:ascii="Tahoma" w:hAnsi="Tahoma" w:cs="Tahoma"/>
          <w:b/>
          <w:sz w:val="40"/>
          <w:szCs w:val="40"/>
        </w:rPr>
        <w:t>Reporting</w:t>
      </w:r>
      <w:r w:rsidR="00997291" w:rsidRPr="00CE081D">
        <w:rPr>
          <w:rFonts w:ascii="Tahoma" w:hAnsi="Tahoma" w:cs="Tahoma"/>
          <w:b/>
          <w:sz w:val="40"/>
          <w:szCs w:val="40"/>
        </w:rPr>
        <w:t xml:space="preserve"> Mobile Application</w:t>
      </w:r>
    </w:p>
    <w:p w14:paraId="0A64667A" w14:textId="358C9B7D" w:rsidR="006E2DBA" w:rsidRPr="00CE081D" w:rsidRDefault="006E2DBA" w:rsidP="003B467F">
      <w:pPr>
        <w:rPr>
          <w:rFonts w:ascii="Tahoma" w:hAnsi="Tahoma" w:cs="Tahoma"/>
          <w:b/>
          <w:sz w:val="40"/>
          <w:szCs w:val="40"/>
          <w:lang w:val="id-ID"/>
        </w:rPr>
      </w:pPr>
      <w:r w:rsidRPr="00CE081D">
        <w:rPr>
          <w:rFonts w:ascii="Tahoma" w:hAnsi="Tahoma" w:cs="Tahoma"/>
          <w:b/>
          <w:sz w:val="28"/>
          <w:szCs w:val="28"/>
          <w:lang w:val="id-ID"/>
        </w:rPr>
        <w:t xml:space="preserve">Version </w:t>
      </w:r>
      <w:r w:rsidR="00D53BAF" w:rsidRPr="00CE081D">
        <w:rPr>
          <w:rFonts w:ascii="Tahoma" w:hAnsi="Tahoma" w:cs="Tahoma"/>
          <w:b/>
          <w:sz w:val="28"/>
          <w:szCs w:val="28"/>
        </w:rPr>
        <w:t>1</w:t>
      </w:r>
      <w:r w:rsidRPr="00CE081D">
        <w:rPr>
          <w:rFonts w:ascii="Tahoma" w:hAnsi="Tahoma" w:cs="Tahoma"/>
          <w:b/>
          <w:sz w:val="28"/>
          <w:szCs w:val="28"/>
          <w:lang w:val="id-ID"/>
        </w:rPr>
        <w:t>.</w:t>
      </w:r>
      <w:r w:rsidR="007371A6" w:rsidRPr="00CE081D">
        <w:rPr>
          <w:rFonts w:ascii="Tahoma" w:hAnsi="Tahoma" w:cs="Tahoma"/>
          <w:b/>
          <w:sz w:val="28"/>
          <w:szCs w:val="28"/>
          <w:lang w:val="id-ID"/>
        </w:rPr>
        <w:t>5</w:t>
      </w:r>
    </w:p>
    <w:p w14:paraId="48BBFA83" w14:textId="77777777" w:rsidR="006E2DBA" w:rsidRPr="00CE081D" w:rsidRDefault="006E2DBA" w:rsidP="003B467F">
      <w:pPr>
        <w:rPr>
          <w:rFonts w:ascii="Tahoma" w:hAnsi="Tahoma" w:cs="Tahoma"/>
          <w:b/>
          <w:sz w:val="40"/>
          <w:szCs w:val="40"/>
          <w:lang w:val="id-ID"/>
        </w:rPr>
      </w:pPr>
    </w:p>
    <w:p w14:paraId="6E864329" w14:textId="77777777" w:rsidR="006E2DBA" w:rsidRPr="00CE081D" w:rsidRDefault="006E2DBA" w:rsidP="003B467F">
      <w:pPr>
        <w:rPr>
          <w:rFonts w:ascii="Tahoma" w:hAnsi="Tahoma" w:cs="Tahoma"/>
          <w:b/>
          <w:sz w:val="40"/>
          <w:szCs w:val="40"/>
          <w:lang w:val="id-ID"/>
        </w:rPr>
      </w:pPr>
    </w:p>
    <w:p w14:paraId="2FCB785A" w14:textId="77777777" w:rsidR="006E2DBA" w:rsidRPr="00CE081D" w:rsidRDefault="006E2DBA" w:rsidP="003B467F">
      <w:pPr>
        <w:rPr>
          <w:rFonts w:ascii="Tahoma" w:hAnsi="Tahoma" w:cs="Tahoma"/>
          <w:b/>
          <w:sz w:val="40"/>
          <w:szCs w:val="40"/>
          <w:lang w:val="id-ID"/>
        </w:rPr>
      </w:pPr>
    </w:p>
    <w:p w14:paraId="2BD4E34C" w14:textId="77777777" w:rsidR="006E2DBA" w:rsidRPr="00CE081D" w:rsidRDefault="006E2DBA" w:rsidP="003B467F">
      <w:pPr>
        <w:rPr>
          <w:rFonts w:ascii="Tahoma" w:hAnsi="Tahoma" w:cs="Tahoma"/>
          <w:b/>
          <w:sz w:val="40"/>
          <w:szCs w:val="40"/>
          <w:lang w:val="id-ID"/>
        </w:rPr>
      </w:pPr>
    </w:p>
    <w:p w14:paraId="2120A2D8" w14:textId="77777777" w:rsidR="006E2DBA" w:rsidRPr="00CE081D" w:rsidRDefault="006E2DBA" w:rsidP="003B467F">
      <w:pPr>
        <w:rPr>
          <w:rFonts w:ascii="Tahoma" w:hAnsi="Tahoma" w:cs="Tahoma"/>
          <w:lang w:val="id-ID"/>
        </w:rPr>
      </w:pPr>
    </w:p>
    <w:p w14:paraId="7C13EFD6" w14:textId="77777777" w:rsidR="006E2DBA" w:rsidRPr="00CE081D" w:rsidRDefault="006E2DBA" w:rsidP="003B467F">
      <w:pPr>
        <w:rPr>
          <w:rFonts w:ascii="Tahoma" w:hAnsi="Tahoma" w:cs="Tahoma"/>
          <w:lang w:val="id-ID"/>
        </w:rPr>
      </w:pPr>
    </w:p>
    <w:p w14:paraId="23E4EDDD" w14:textId="77777777" w:rsidR="006E2DBA" w:rsidRPr="00CE081D" w:rsidRDefault="006E2DBA" w:rsidP="003B467F">
      <w:pPr>
        <w:rPr>
          <w:rFonts w:ascii="Tahoma" w:hAnsi="Tahoma" w:cs="Tahoma"/>
          <w:lang w:val="id-ID"/>
        </w:rPr>
      </w:pPr>
    </w:p>
    <w:p w14:paraId="68ED5395" w14:textId="77777777" w:rsidR="006E2DBA" w:rsidRPr="00CE081D" w:rsidRDefault="006E2DBA" w:rsidP="003B467F">
      <w:pPr>
        <w:rPr>
          <w:rFonts w:ascii="Tahoma" w:hAnsi="Tahoma" w:cs="Tahoma"/>
          <w:b/>
          <w:lang w:val="id-ID"/>
        </w:rPr>
      </w:pPr>
      <w:r w:rsidRPr="00CE081D">
        <w:rPr>
          <w:rFonts w:ascii="Tahoma" w:hAnsi="Tahoma" w:cs="Tahoma"/>
          <w:b/>
          <w:lang w:val="id-ID"/>
        </w:rPr>
        <w:t>COPYRIGHT NOTICE</w:t>
      </w:r>
    </w:p>
    <w:p w14:paraId="73AC69A5" w14:textId="77777777" w:rsidR="006E2DBA" w:rsidRPr="00CE081D" w:rsidDel="001C5210" w:rsidRDefault="006E2DBA" w:rsidP="003B467F">
      <w:pPr>
        <w:rPr>
          <w:del w:id="0" w:author="00067675" w:date="2014-09-17T09:58:00Z"/>
          <w:rFonts w:ascii="Tahoma" w:hAnsi="Tahoma" w:cs="Tahoma"/>
          <w:b/>
          <w:i/>
          <w:sz w:val="16"/>
          <w:szCs w:val="16"/>
          <w:lang w:val="id-ID"/>
        </w:rPr>
      </w:pPr>
    </w:p>
    <w:p w14:paraId="385DDC13" w14:textId="5A00284F" w:rsidR="006E2DBA" w:rsidRPr="00CE081D" w:rsidRDefault="006E2DBA" w:rsidP="003B467F">
      <w:pPr>
        <w:rPr>
          <w:rFonts w:ascii="Tahoma" w:hAnsi="Tahoma" w:cs="Tahoma"/>
        </w:rPr>
      </w:pPr>
      <w:r w:rsidRPr="00CE081D">
        <w:rPr>
          <w:rFonts w:ascii="Tahoma" w:hAnsi="Tahoma" w:cs="Tahoma"/>
          <w:b/>
          <w:lang w:val="id-ID"/>
        </w:rPr>
        <w:t xml:space="preserve">Copyright </w:t>
      </w:r>
      <w:r w:rsidRPr="00CE081D">
        <w:rPr>
          <w:rFonts w:ascii="Tahoma" w:hAnsi="Tahoma" w:cs="Tahoma"/>
          <w:b/>
          <w:lang w:val="id-ID"/>
        </w:rPr>
        <w:sym w:font="Symbol" w:char="F0E3"/>
      </w:r>
      <w:r w:rsidRPr="00CE081D">
        <w:rPr>
          <w:rFonts w:ascii="Tahoma" w:hAnsi="Tahoma" w:cs="Tahoma"/>
          <w:b/>
          <w:lang w:val="id-ID"/>
        </w:rPr>
        <w:t xml:space="preserve"> (20</w:t>
      </w:r>
      <w:r w:rsidR="00BF689D" w:rsidRPr="00CE081D">
        <w:rPr>
          <w:rFonts w:ascii="Tahoma" w:hAnsi="Tahoma" w:cs="Tahoma"/>
          <w:b/>
          <w:lang w:val="id-ID"/>
        </w:rPr>
        <w:t>16</w:t>
      </w:r>
      <w:r w:rsidRPr="00CE081D">
        <w:rPr>
          <w:rFonts w:ascii="Tahoma" w:hAnsi="Tahoma" w:cs="Tahoma"/>
          <w:b/>
          <w:lang w:val="id-ID"/>
        </w:rPr>
        <w:t xml:space="preserve">) by </w:t>
      </w:r>
      <w:r w:rsidR="000B3456" w:rsidRPr="00CE081D">
        <w:rPr>
          <w:rFonts w:ascii="Tahoma" w:hAnsi="Tahoma" w:cs="Tahoma"/>
          <w:b/>
        </w:rPr>
        <w:t>PT. Code Development Indonesia</w:t>
      </w:r>
    </w:p>
    <w:p w14:paraId="03D08592" w14:textId="77777777" w:rsidR="006E2DBA" w:rsidRPr="00CE081D" w:rsidRDefault="006E2DBA" w:rsidP="003B467F">
      <w:pPr>
        <w:ind w:left="162"/>
        <w:rPr>
          <w:rFonts w:ascii="Tahoma" w:hAnsi="Tahoma" w:cs="Tahoma"/>
          <w:lang w:val="id-ID"/>
        </w:rPr>
      </w:pPr>
    </w:p>
    <w:p w14:paraId="71A0DC25" w14:textId="77777777" w:rsidR="006E2DBA" w:rsidRPr="00CE081D" w:rsidRDefault="006E2DBA" w:rsidP="003B467F">
      <w:pPr>
        <w:pStyle w:val="BlockText"/>
        <w:jc w:val="left"/>
        <w:rPr>
          <w:rFonts w:ascii="Tahoma" w:hAnsi="Tahoma" w:cs="Tahoma"/>
          <w:sz w:val="20"/>
          <w:lang w:val="id-ID"/>
        </w:rPr>
      </w:pPr>
      <w:r w:rsidRPr="00CE081D">
        <w:rPr>
          <w:rFonts w:ascii="Tahoma" w:hAnsi="Tahoma" w:cs="Tahoma"/>
          <w:sz w:val="20"/>
          <w:lang w:val="id-ID"/>
        </w:rPr>
        <w:t xml:space="preserve">All rights reserved. This material is confidential and proprietary to </w:t>
      </w:r>
      <w:r w:rsidR="000B3456" w:rsidRPr="00CE081D">
        <w:rPr>
          <w:rFonts w:ascii="Tahoma" w:hAnsi="Tahoma" w:cs="Tahoma"/>
          <w:sz w:val="20"/>
        </w:rPr>
        <w:t xml:space="preserve">PT. Code Development Indonesia </w:t>
      </w:r>
      <w:r w:rsidRPr="00CE081D">
        <w:rPr>
          <w:rFonts w:ascii="Tahoma" w:hAnsi="Tahoma" w:cs="Tahoma"/>
          <w:sz w:val="20"/>
          <w:lang w:val="id-ID"/>
        </w:rPr>
        <w:t xml:space="preserve">and no part of this material should be reproduced, published in any form by any means, electronic or mechanical including photocopy or any information storage or retrieval system nor should the material be disclosed to third parties without the express written authorization of </w:t>
      </w:r>
      <w:r w:rsidR="000B3456" w:rsidRPr="00CE081D">
        <w:rPr>
          <w:rFonts w:ascii="Tahoma" w:hAnsi="Tahoma" w:cs="Tahoma"/>
          <w:sz w:val="20"/>
        </w:rPr>
        <w:t>PT. Code Development Indonesia.</w:t>
      </w:r>
    </w:p>
    <w:p w14:paraId="432A7ACA" w14:textId="77777777" w:rsidR="007A696D" w:rsidRPr="00CE081D" w:rsidRDefault="007A696D" w:rsidP="003B467F">
      <w:pPr>
        <w:rPr>
          <w:rFonts w:ascii="Tahoma" w:hAnsi="Tahoma" w:cs="Tahoma"/>
          <w:lang w:val="id-ID"/>
        </w:rPr>
      </w:pPr>
    </w:p>
    <w:p w14:paraId="4D12292C" w14:textId="77777777" w:rsidR="00CE081D" w:rsidRPr="00BE0300" w:rsidRDefault="00CE081D" w:rsidP="00CE081D">
      <w:pPr>
        <w:pStyle w:val="BodyText"/>
        <w:jc w:val="center"/>
        <w:rPr>
          <w:rFonts w:ascii="Tahoma" w:hAnsi="Tahoma" w:cs="Tahoma"/>
          <w:b/>
          <w:i w:val="0"/>
          <w:color w:val="auto"/>
          <w:sz w:val="22"/>
          <w:szCs w:val="22"/>
        </w:rPr>
      </w:pPr>
      <w:r w:rsidRPr="00BE0300">
        <w:rPr>
          <w:rFonts w:ascii="Tahoma" w:hAnsi="Tahoma" w:cs="Tahoma"/>
          <w:b/>
          <w:i w:val="0"/>
          <w:color w:val="auto"/>
          <w:sz w:val="22"/>
          <w:szCs w:val="22"/>
        </w:rPr>
        <w:t>DOCUMENT INFORMATION</w:t>
      </w:r>
    </w:p>
    <w:p w14:paraId="4CC26788" w14:textId="77777777" w:rsidR="00CE081D" w:rsidRPr="00BE0300" w:rsidRDefault="00CE081D" w:rsidP="00CE081D">
      <w:pPr>
        <w:pStyle w:val="BodyText"/>
        <w:rPr>
          <w:rFonts w:ascii="Tahoma" w:hAnsi="Tahoma" w:cs="Tahoma"/>
          <w:b/>
          <w:i w:val="0"/>
          <w:color w:val="auto"/>
          <w:sz w:val="22"/>
          <w:szCs w:val="22"/>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425"/>
        <w:gridCol w:w="7151"/>
      </w:tblGrid>
      <w:tr w:rsidR="00CE081D" w:rsidRPr="00BE0300" w14:paraId="7D30A2EF" w14:textId="77777777" w:rsidTr="00350905">
        <w:trPr>
          <w:trHeight w:val="147"/>
        </w:trPr>
        <w:tc>
          <w:tcPr>
            <w:tcW w:w="1266" w:type="pct"/>
            <w:shd w:val="clear" w:color="auto" w:fill="FFFFFF"/>
          </w:tcPr>
          <w:p w14:paraId="590AB17C" w14:textId="77777777" w:rsidR="00CE081D" w:rsidRPr="00BE0300" w:rsidRDefault="00CE081D" w:rsidP="00350905">
            <w:pPr>
              <w:rPr>
                <w:rFonts w:ascii="Tahoma" w:hAnsi="Tahoma" w:cs="Tahoma"/>
                <w:b/>
                <w:lang w:val="en-GB"/>
              </w:rPr>
            </w:pPr>
            <w:r w:rsidRPr="00BE0300">
              <w:rPr>
                <w:rFonts w:ascii="Tahoma" w:hAnsi="Tahoma" w:cs="Tahoma"/>
                <w:b/>
                <w:lang w:val="en-GB"/>
              </w:rPr>
              <w:t>Author</w:t>
            </w:r>
          </w:p>
        </w:tc>
        <w:tc>
          <w:tcPr>
            <w:tcW w:w="3734" w:type="pct"/>
            <w:shd w:val="clear" w:color="auto" w:fill="FFFFFF"/>
          </w:tcPr>
          <w:p w14:paraId="0A47BD2A" w14:textId="72612E61" w:rsidR="00CE081D" w:rsidRPr="00BE0300" w:rsidRDefault="00CE081D" w:rsidP="00350905">
            <w:pPr>
              <w:rPr>
                <w:rFonts w:ascii="Tahoma" w:hAnsi="Tahoma" w:cs="Tahoma"/>
                <w:lang w:val="fi-FI"/>
              </w:rPr>
            </w:pPr>
            <w:proofErr w:type="spellStart"/>
            <w:r w:rsidRPr="00CE081D">
              <w:rPr>
                <w:rFonts w:ascii="Tahoma" w:hAnsi="Tahoma" w:cs="Tahoma"/>
              </w:rPr>
              <w:t>Dhimas</w:t>
            </w:r>
            <w:proofErr w:type="spellEnd"/>
            <w:r w:rsidRPr="00CE081D">
              <w:rPr>
                <w:rFonts w:ascii="Tahoma" w:hAnsi="Tahoma" w:cs="Tahoma"/>
              </w:rPr>
              <w:t xml:space="preserve"> </w:t>
            </w:r>
            <w:proofErr w:type="spellStart"/>
            <w:r w:rsidRPr="00CE081D">
              <w:rPr>
                <w:rFonts w:ascii="Tahoma" w:hAnsi="Tahoma" w:cs="Tahoma"/>
              </w:rPr>
              <w:t>Ernowo</w:t>
            </w:r>
            <w:proofErr w:type="spellEnd"/>
            <w:r w:rsidRPr="00CE081D">
              <w:rPr>
                <w:rFonts w:ascii="Tahoma" w:hAnsi="Tahoma" w:cs="Tahoma"/>
              </w:rPr>
              <w:t xml:space="preserve"> P.</w:t>
            </w:r>
          </w:p>
        </w:tc>
      </w:tr>
      <w:tr w:rsidR="00CE081D" w:rsidRPr="00BE0300" w14:paraId="0811150A" w14:textId="77777777" w:rsidTr="00350905">
        <w:tc>
          <w:tcPr>
            <w:tcW w:w="1266" w:type="pct"/>
            <w:shd w:val="clear" w:color="auto" w:fill="FFFFFF"/>
          </w:tcPr>
          <w:p w14:paraId="4DE7B13F" w14:textId="77777777" w:rsidR="00CE081D" w:rsidRPr="00BE0300" w:rsidRDefault="00CE081D" w:rsidP="00350905">
            <w:pPr>
              <w:rPr>
                <w:rFonts w:ascii="Tahoma" w:hAnsi="Tahoma" w:cs="Tahoma"/>
                <w:b/>
                <w:lang w:val="en-GB"/>
              </w:rPr>
            </w:pPr>
            <w:r w:rsidRPr="00BE0300">
              <w:rPr>
                <w:rFonts w:ascii="Tahoma" w:hAnsi="Tahoma" w:cs="Tahoma"/>
                <w:b/>
                <w:lang w:val="en-GB"/>
              </w:rPr>
              <w:t>File Name</w:t>
            </w:r>
          </w:p>
        </w:tc>
        <w:tc>
          <w:tcPr>
            <w:tcW w:w="3734" w:type="pct"/>
            <w:shd w:val="clear" w:color="auto" w:fill="FFFFFF"/>
          </w:tcPr>
          <w:p w14:paraId="4C8792A1" w14:textId="77777777" w:rsidR="00CE081D" w:rsidRPr="00BE0300" w:rsidRDefault="00CE081D" w:rsidP="00350905">
            <w:pPr>
              <w:rPr>
                <w:rFonts w:ascii="Tahoma" w:hAnsi="Tahoma" w:cs="Tahoma"/>
                <w:lang w:val="en-GB"/>
              </w:rPr>
            </w:pPr>
            <w:r w:rsidRPr="00BE0300">
              <w:rPr>
                <w:rFonts w:ascii="Tahoma" w:hAnsi="Tahoma" w:cs="Tahoma"/>
              </w:rPr>
              <w:fldChar w:fldCharType="begin"/>
            </w:r>
            <w:r w:rsidRPr="00BE0300">
              <w:rPr>
                <w:rFonts w:ascii="Tahoma" w:hAnsi="Tahoma" w:cs="Tahoma"/>
              </w:rPr>
              <w:instrText xml:space="preserve"> FILENAME  \* FirstCap  \* MERGEFORMAT </w:instrText>
            </w:r>
            <w:r w:rsidRPr="00BE0300">
              <w:rPr>
                <w:rFonts w:ascii="Tahoma" w:hAnsi="Tahoma" w:cs="Tahoma"/>
              </w:rPr>
              <w:fldChar w:fldCharType="separate"/>
            </w:r>
            <w:r w:rsidRPr="00CE081D">
              <w:rPr>
                <w:rFonts w:ascii="Tahoma" w:hAnsi="Tahoma" w:cs="Tahoma"/>
                <w:noProof/>
                <w:lang w:val="en-GB"/>
              </w:rPr>
              <w:t>[Functional Specification] Sample Online</w:t>
            </w:r>
            <w:r>
              <w:rPr>
                <w:rFonts w:ascii="Tahoma" w:hAnsi="Tahoma" w:cs="Tahoma"/>
                <w:noProof/>
              </w:rPr>
              <w:t xml:space="preserve"> Site Report.docx</w:t>
            </w:r>
            <w:r w:rsidRPr="00BE0300">
              <w:rPr>
                <w:rFonts w:ascii="Tahoma" w:hAnsi="Tahoma" w:cs="Tahoma"/>
                <w:noProof/>
                <w:lang w:val="en-GB"/>
              </w:rPr>
              <w:fldChar w:fldCharType="end"/>
            </w:r>
          </w:p>
        </w:tc>
      </w:tr>
      <w:tr w:rsidR="00CE081D" w:rsidRPr="00BE0300" w14:paraId="2A99CE76" w14:textId="77777777" w:rsidTr="00350905">
        <w:tc>
          <w:tcPr>
            <w:tcW w:w="1266" w:type="pct"/>
            <w:shd w:val="clear" w:color="auto" w:fill="FFFFFF"/>
          </w:tcPr>
          <w:p w14:paraId="1260DF5A" w14:textId="3D9A1631" w:rsidR="00CE081D" w:rsidRPr="00BE0300" w:rsidRDefault="00CE081D" w:rsidP="00350905">
            <w:pPr>
              <w:rPr>
                <w:rFonts w:ascii="Tahoma" w:hAnsi="Tahoma" w:cs="Tahoma"/>
                <w:b/>
                <w:lang w:val="en-GB"/>
              </w:rPr>
            </w:pPr>
            <w:r>
              <w:rPr>
                <w:rFonts w:ascii="Tahoma" w:hAnsi="Tahoma" w:cs="Tahoma"/>
                <w:b/>
                <w:lang w:val="en-GB"/>
              </w:rPr>
              <w:t>Version</w:t>
            </w:r>
          </w:p>
        </w:tc>
        <w:tc>
          <w:tcPr>
            <w:tcW w:w="3734" w:type="pct"/>
            <w:shd w:val="clear" w:color="auto" w:fill="FFFFFF"/>
          </w:tcPr>
          <w:p w14:paraId="29653472" w14:textId="4339BBE9" w:rsidR="00CE081D" w:rsidRPr="00BE0300" w:rsidRDefault="00CE081D" w:rsidP="00350905">
            <w:pPr>
              <w:rPr>
                <w:rFonts w:ascii="Tahoma" w:hAnsi="Tahoma" w:cs="Tahoma"/>
                <w:lang w:val="en-GB"/>
              </w:rPr>
            </w:pPr>
            <w:r>
              <w:rPr>
                <w:rFonts w:ascii="Tahoma" w:hAnsi="Tahoma" w:cs="Tahoma"/>
                <w:lang w:val="en-GB"/>
              </w:rPr>
              <w:t>1.5</w:t>
            </w:r>
          </w:p>
        </w:tc>
      </w:tr>
      <w:tr w:rsidR="00CE081D" w:rsidRPr="00BE0300" w14:paraId="18126FB6" w14:textId="77777777" w:rsidTr="00350905">
        <w:tc>
          <w:tcPr>
            <w:tcW w:w="1266" w:type="pct"/>
            <w:shd w:val="clear" w:color="auto" w:fill="FFFFFF"/>
          </w:tcPr>
          <w:p w14:paraId="44531626" w14:textId="77777777" w:rsidR="00CE081D" w:rsidRPr="00BE0300" w:rsidRDefault="00CE081D" w:rsidP="00350905">
            <w:pPr>
              <w:rPr>
                <w:rFonts w:ascii="Tahoma" w:hAnsi="Tahoma" w:cs="Tahoma"/>
                <w:b/>
                <w:lang w:val="en-GB"/>
              </w:rPr>
            </w:pPr>
            <w:r w:rsidRPr="00BE0300">
              <w:rPr>
                <w:rFonts w:ascii="Tahoma" w:hAnsi="Tahoma" w:cs="Tahoma"/>
                <w:b/>
                <w:lang w:val="en-GB"/>
              </w:rPr>
              <w:t>Create Date</w:t>
            </w:r>
          </w:p>
        </w:tc>
        <w:tc>
          <w:tcPr>
            <w:tcW w:w="3734" w:type="pct"/>
            <w:shd w:val="clear" w:color="auto" w:fill="FFFFFF"/>
          </w:tcPr>
          <w:p w14:paraId="42858A2B" w14:textId="77777777" w:rsidR="00CE081D" w:rsidRPr="00BE0300" w:rsidRDefault="00CE081D" w:rsidP="00350905">
            <w:pPr>
              <w:rPr>
                <w:rFonts w:ascii="Tahoma" w:hAnsi="Tahoma" w:cs="Tahoma"/>
                <w:lang w:val="en-GB"/>
              </w:rPr>
            </w:pPr>
            <w:r w:rsidRPr="00BE0300">
              <w:rPr>
                <w:rFonts w:ascii="Tahoma" w:hAnsi="Tahoma" w:cs="Tahoma"/>
              </w:rPr>
              <w:fldChar w:fldCharType="begin"/>
            </w:r>
            <w:r w:rsidRPr="00BE0300">
              <w:rPr>
                <w:rFonts w:ascii="Tahoma" w:hAnsi="Tahoma" w:cs="Tahoma"/>
              </w:rPr>
              <w:instrText xml:space="preserve"> CREATEDATE  \@ "d MMMM yyyy"  \* MERGEFORMAT </w:instrText>
            </w:r>
            <w:r w:rsidRPr="00BE0300">
              <w:rPr>
                <w:rFonts w:ascii="Tahoma" w:hAnsi="Tahoma" w:cs="Tahoma"/>
              </w:rPr>
              <w:fldChar w:fldCharType="separate"/>
            </w:r>
            <w:r w:rsidRPr="00BE0300">
              <w:rPr>
                <w:rFonts w:ascii="Tahoma" w:hAnsi="Tahoma" w:cs="Tahoma"/>
                <w:noProof/>
              </w:rPr>
              <w:t>3 November 2016</w:t>
            </w:r>
            <w:r w:rsidRPr="00BE0300">
              <w:rPr>
                <w:rFonts w:ascii="Tahoma" w:hAnsi="Tahoma" w:cs="Tahoma"/>
              </w:rPr>
              <w:fldChar w:fldCharType="end"/>
            </w:r>
            <w:r w:rsidRPr="00BE0300">
              <w:rPr>
                <w:rFonts w:ascii="Tahoma" w:hAnsi="Tahoma" w:cs="Tahoma"/>
                <w:lang w:val="en-GB"/>
              </w:rPr>
              <w:t>&lt;&lt;Right click-update field&gt;&gt;</w:t>
            </w:r>
          </w:p>
        </w:tc>
        <w:bookmarkStart w:id="1" w:name="_GoBack"/>
        <w:bookmarkEnd w:id="1"/>
      </w:tr>
      <w:tr w:rsidR="00CE081D" w:rsidRPr="00BE0300" w14:paraId="5740F4FD" w14:textId="77777777" w:rsidTr="00350905">
        <w:tc>
          <w:tcPr>
            <w:tcW w:w="1266" w:type="pct"/>
            <w:shd w:val="clear" w:color="auto" w:fill="FFFFFF"/>
          </w:tcPr>
          <w:p w14:paraId="165455AA" w14:textId="77777777" w:rsidR="00CE081D" w:rsidRPr="00BE0300" w:rsidRDefault="00CE081D" w:rsidP="00350905">
            <w:pPr>
              <w:rPr>
                <w:rFonts w:ascii="Tahoma" w:hAnsi="Tahoma" w:cs="Tahoma"/>
                <w:b/>
                <w:lang w:val="en-GB"/>
              </w:rPr>
            </w:pPr>
            <w:r w:rsidRPr="00BE0300">
              <w:rPr>
                <w:rFonts w:ascii="Tahoma" w:hAnsi="Tahoma" w:cs="Tahoma"/>
                <w:b/>
                <w:lang w:val="en-GB"/>
              </w:rPr>
              <w:t>Last Edited</w:t>
            </w:r>
          </w:p>
        </w:tc>
        <w:tc>
          <w:tcPr>
            <w:tcW w:w="3734" w:type="pct"/>
            <w:shd w:val="clear" w:color="auto" w:fill="FFFFFF"/>
          </w:tcPr>
          <w:p w14:paraId="3C67053E" w14:textId="77777777" w:rsidR="00CE081D" w:rsidRPr="00BE0300" w:rsidRDefault="00CE081D" w:rsidP="00350905">
            <w:pPr>
              <w:rPr>
                <w:rFonts w:ascii="Tahoma" w:hAnsi="Tahoma" w:cs="Tahoma"/>
                <w:lang w:val="en-GB"/>
              </w:rPr>
            </w:pPr>
            <w:r w:rsidRPr="00BE0300">
              <w:rPr>
                <w:rFonts w:ascii="Tahoma" w:hAnsi="Tahoma" w:cs="Tahoma"/>
              </w:rPr>
              <w:fldChar w:fldCharType="begin"/>
            </w:r>
            <w:r w:rsidRPr="00BE0300">
              <w:rPr>
                <w:rFonts w:ascii="Tahoma" w:hAnsi="Tahoma" w:cs="Tahoma"/>
              </w:rPr>
              <w:instrText xml:space="preserve"> SAVEDATE  \@ "d MMMM yyyy"  \* MERGEFORMAT </w:instrText>
            </w:r>
            <w:r w:rsidRPr="00BE0300">
              <w:rPr>
                <w:rFonts w:ascii="Tahoma" w:hAnsi="Tahoma" w:cs="Tahoma"/>
              </w:rPr>
              <w:fldChar w:fldCharType="separate"/>
            </w:r>
            <w:r w:rsidR="00B37E13">
              <w:rPr>
                <w:rFonts w:ascii="Tahoma" w:hAnsi="Tahoma" w:cs="Tahoma"/>
                <w:noProof/>
              </w:rPr>
              <w:t>4 September 2017</w:t>
            </w:r>
            <w:r w:rsidRPr="00BE0300">
              <w:rPr>
                <w:rFonts w:ascii="Tahoma" w:hAnsi="Tahoma" w:cs="Tahoma"/>
              </w:rPr>
              <w:fldChar w:fldCharType="end"/>
            </w:r>
            <w:r w:rsidRPr="00BE0300">
              <w:rPr>
                <w:rFonts w:ascii="Tahoma" w:hAnsi="Tahoma" w:cs="Tahoma"/>
                <w:lang w:val="en-GB"/>
              </w:rPr>
              <w:t>&lt;&lt;Right click-update field&gt;&gt;</w:t>
            </w:r>
          </w:p>
        </w:tc>
      </w:tr>
      <w:tr w:rsidR="00CE081D" w:rsidRPr="00BE0300" w14:paraId="514C1D67" w14:textId="77777777" w:rsidTr="00350905">
        <w:trPr>
          <w:trHeight w:val="210"/>
        </w:trPr>
        <w:tc>
          <w:tcPr>
            <w:tcW w:w="1266" w:type="pct"/>
            <w:shd w:val="clear" w:color="auto" w:fill="FFFFFF"/>
          </w:tcPr>
          <w:p w14:paraId="7203631A" w14:textId="77777777" w:rsidR="00CE081D" w:rsidRPr="00BE0300" w:rsidRDefault="00CE081D" w:rsidP="00350905">
            <w:pPr>
              <w:rPr>
                <w:rFonts w:ascii="Tahoma" w:hAnsi="Tahoma" w:cs="Tahoma"/>
                <w:b/>
                <w:lang w:val="en-GB"/>
              </w:rPr>
            </w:pPr>
            <w:r w:rsidRPr="00BE0300">
              <w:rPr>
                <w:rFonts w:ascii="Tahoma" w:hAnsi="Tahoma" w:cs="Tahoma"/>
                <w:b/>
                <w:lang w:val="en-GB"/>
              </w:rPr>
              <w:t>Number of Pages</w:t>
            </w:r>
          </w:p>
        </w:tc>
        <w:tc>
          <w:tcPr>
            <w:tcW w:w="3734" w:type="pct"/>
            <w:shd w:val="clear" w:color="auto" w:fill="FFFFFF"/>
          </w:tcPr>
          <w:p w14:paraId="06FDCA72" w14:textId="77777777" w:rsidR="00CE081D" w:rsidRPr="00BE0300" w:rsidRDefault="00CE081D" w:rsidP="00350905">
            <w:pPr>
              <w:rPr>
                <w:rFonts w:ascii="Tahoma" w:hAnsi="Tahoma" w:cs="Tahoma"/>
                <w:lang w:val="en-GB"/>
              </w:rPr>
            </w:pPr>
            <w:r w:rsidRPr="00BE0300">
              <w:rPr>
                <w:rFonts w:ascii="Tahoma" w:hAnsi="Tahoma" w:cs="Tahoma"/>
              </w:rPr>
              <w:fldChar w:fldCharType="begin"/>
            </w:r>
            <w:r w:rsidRPr="00BE0300">
              <w:rPr>
                <w:rFonts w:ascii="Tahoma" w:hAnsi="Tahoma" w:cs="Tahoma"/>
              </w:rPr>
              <w:instrText xml:space="preserve"> NUMPAGES   \* MERGEFORMAT </w:instrText>
            </w:r>
            <w:r w:rsidRPr="00BE0300">
              <w:rPr>
                <w:rFonts w:ascii="Tahoma" w:hAnsi="Tahoma" w:cs="Tahoma"/>
              </w:rPr>
              <w:fldChar w:fldCharType="separate"/>
            </w:r>
            <w:r w:rsidR="003E4287">
              <w:rPr>
                <w:rFonts w:ascii="Tahoma" w:hAnsi="Tahoma" w:cs="Tahoma"/>
                <w:noProof/>
              </w:rPr>
              <w:t>71</w:t>
            </w:r>
            <w:r w:rsidRPr="00BE0300">
              <w:rPr>
                <w:rFonts w:ascii="Tahoma" w:hAnsi="Tahoma" w:cs="Tahoma"/>
                <w:noProof/>
              </w:rPr>
              <w:fldChar w:fldCharType="end"/>
            </w:r>
            <w:r w:rsidRPr="00BE0300">
              <w:rPr>
                <w:rFonts w:ascii="Tahoma" w:hAnsi="Tahoma" w:cs="Tahoma"/>
                <w:lang w:val="en-GB"/>
              </w:rPr>
              <w:t>&lt;&lt;Right click-update field&gt;&gt;</w:t>
            </w:r>
          </w:p>
        </w:tc>
      </w:tr>
    </w:tbl>
    <w:p w14:paraId="7010D5C7" w14:textId="77777777" w:rsidR="00CE081D" w:rsidRPr="00BE0300" w:rsidRDefault="00CE081D" w:rsidP="00CE081D">
      <w:pPr>
        <w:pStyle w:val="BodyText"/>
        <w:rPr>
          <w:rFonts w:ascii="Tahoma" w:hAnsi="Tahoma" w:cs="Tahoma"/>
          <w:i w:val="0"/>
          <w:lang w:val="id-ID"/>
        </w:rPr>
      </w:pPr>
    </w:p>
    <w:p w14:paraId="50E61992" w14:textId="77777777" w:rsidR="00CE081D" w:rsidRPr="00BE0300" w:rsidRDefault="00CE081D" w:rsidP="00CE081D">
      <w:pPr>
        <w:pStyle w:val="BodyText"/>
        <w:jc w:val="center"/>
        <w:rPr>
          <w:rFonts w:ascii="Tahoma" w:hAnsi="Tahoma" w:cs="Tahoma"/>
          <w:b/>
          <w:i w:val="0"/>
          <w:color w:val="auto"/>
          <w:sz w:val="22"/>
          <w:szCs w:val="22"/>
        </w:rPr>
      </w:pPr>
      <w:r w:rsidRPr="00BE0300">
        <w:rPr>
          <w:rFonts w:ascii="Tahoma" w:hAnsi="Tahoma" w:cs="Tahoma"/>
          <w:b/>
          <w:i w:val="0"/>
          <w:color w:val="auto"/>
          <w:sz w:val="22"/>
          <w:szCs w:val="22"/>
        </w:rPr>
        <w:t>DISTRIBUTION LIST</w:t>
      </w:r>
    </w:p>
    <w:p w14:paraId="266FCDA2" w14:textId="77777777" w:rsidR="00CE081D" w:rsidRPr="00BE0300" w:rsidRDefault="00CE081D" w:rsidP="00CE081D">
      <w:pPr>
        <w:pStyle w:val="BodyText"/>
        <w:rPr>
          <w:rFonts w:ascii="Tahoma" w:hAnsi="Tahoma" w:cs="Tahoma"/>
          <w:i w:val="0"/>
          <w:lang w:val="id-ID"/>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97"/>
        <w:gridCol w:w="3057"/>
        <w:gridCol w:w="3122"/>
      </w:tblGrid>
      <w:tr w:rsidR="00CE081D" w:rsidRPr="00BE0300" w14:paraId="3C074F52" w14:textId="77777777" w:rsidTr="00350905">
        <w:tc>
          <w:tcPr>
            <w:tcW w:w="1774" w:type="pct"/>
            <w:shd w:val="clear" w:color="auto" w:fill="FFFFFF"/>
          </w:tcPr>
          <w:p w14:paraId="2A30804B" w14:textId="77777777" w:rsidR="00CE081D" w:rsidRPr="00BE0300" w:rsidRDefault="00CE081D" w:rsidP="00350905">
            <w:pPr>
              <w:pStyle w:val="TableHeading"/>
              <w:spacing w:before="0" w:after="0"/>
              <w:ind w:right="-78"/>
              <w:jc w:val="center"/>
              <w:rPr>
                <w:rFonts w:ascii="Tahoma" w:hAnsi="Tahoma" w:cs="Tahoma"/>
                <w:sz w:val="20"/>
              </w:rPr>
            </w:pPr>
            <w:r w:rsidRPr="00BE0300">
              <w:rPr>
                <w:rFonts w:ascii="Tahoma" w:hAnsi="Tahoma" w:cs="Tahoma"/>
                <w:sz w:val="20"/>
              </w:rPr>
              <w:t>Name</w:t>
            </w:r>
          </w:p>
        </w:tc>
        <w:tc>
          <w:tcPr>
            <w:tcW w:w="1596" w:type="pct"/>
            <w:shd w:val="clear" w:color="auto" w:fill="FFFFFF"/>
          </w:tcPr>
          <w:p w14:paraId="21B678D1" w14:textId="77777777" w:rsidR="00CE081D" w:rsidRPr="00BE0300" w:rsidRDefault="00CE081D" w:rsidP="00350905">
            <w:pPr>
              <w:pStyle w:val="TableHeading"/>
              <w:spacing w:before="0" w:after="0"/>
              <w:ind w:right="-78"/>
              <w:jc w:val="center"/>
              <w:rPr>
                <w:rFonts w:ascii="Tahoma" w:hAnsi="Tahoma" w:cs="Tahoma"/>
                <w:sz w:val="20"/>
              </w:rPr>
            </w:pPr>
            <w:r w:rsidRPr="00BE0300">
              <w:rPr>
                <w:rFonts w:ascii="Tahoma" w:hAnsi="Tahoma" w:cs="Tahoma"/>
                <w:sz w:val="20"/>
              </w:rPr>
              <w:t>Organization</w:t>
            </w:r>
          </w:p>
        </w:tc>
        <w:tc>
          <w:tcPr>
            <w:tcW w:w="1630" w:type="pct"/>
            <w:shd w:val="clear" w:color="auto" w:fill="FFFFFF"/>
          </w:tcPr>
          <w:p w14:paraId="7045ACE9" w14:textId="77777777" w:rsidR="00CE081D" w:rsidRPr="00BE0300" w:rsidRDefault="00CE081D" w:rsidP="00350905">
            <w:pPr>
              <w:pStyle w:val="TableHeading"/>
              <w:spacing w:before="0" w:after="0"/>
              <w:ind w:right="-78"/>
              <w:jc w:val="center"/>
              <w:rPr>
                <w:rFonts w:ascii="Tahoma" w:hAnsi="Tahoma" w:cs="Tahoma"/>
                <w:sz w:val="20"/>
              </w:rPr>
            </w:pPr>
            <w:r w:rsidRPr="00BE0300">
              <w:rPr>
                <w:rFonts w:ascii="Tahoma" w:hAnsi="Tahoma" w:cs="Tahoma"/>
                <w:sz w:val="20"/>
              </w:rPr>
              <w:t>Title</w:t>
            </w:r>
          </w:p>
        </w:tc>
      </w:tr>
      <w:tr w:rsidR="00CE081D" w:rsidRPr="00BE0300" w14:paraId="196E4EA6" w14:textId="77777777" w:rsidTr="00350905">
        <w:tc>
          <w:tcPr>
            <w:tcW w:w="1774" w:type="pct"/>
            <w:shd w:val="clear" w:color="auto" w:fill="FFFFFF"/>
          </w:tcPr>
          <w:p w14:paraId="7F7ACD2F" w14:textId="77777777" w:rsidR="00CE081D" w:rsidRDefault="00CE081D" w:rsidP="00350905">
            <w:pPr>
              <w:pStyle w:val="TableText"/>
              <w:keepNext/>
              <w:ind w:right="-78"/>
              <w:rPr>
                <w:rFonts w:ascii="Tahoma" w:hAnsi="Tahoma" w:cs="Tahoma"/>
              </w:rPr>
            </w:pPr>
          </w:p>
          <w:p w14:paraId="251E8075" w14:textId="77777777" w:rsidR="00CE081D" w:rsidRPr="00BE0300" w:rsidRDefault="00CE081D" w:rsidP="00350905">
            <w:pPr>
              <w:pStyle w:val="TableText"/>
              <w:keepNext/>
              <w:ind w:right="-78"/>
              <w:rPr>
                <w:rFonts w:ascii="Tahoma" w:hAnsi="Tahoma" w:cs="Tahoma"/>
              </w:rPr>
            </w:pPr>
          </w:p>
        </w:tc>
        <w:tc>
          <w:tcPr>
            <w:tcW w:w="1596" w:type="pct"/>
            <w:shd w:val="clear" w:color="auto" w:fill="FFFFFF"/>
          </w:tcPr>
          <w:p w14:paraId="1E32D010" w14:textId="77777777" w:rsidR="00CE081D" w:rsidRPr="00BE0300" w:rsidRDefault="00CE081D" w:rsidP="00350905">
            <w:pPr>
              <w:pStyle w:val="TableText"/>
              <w:keepNext/>
              <w:ind w:right="-78"/>
              <w:jc w:val="center"/>
              <w:rPr>
                <w:rFonts w:ascii="Tahoma" w:hAnsi="Tahoma" w:cs="Tahoma"/>
              </w:rPr>
            </w:pPr>
          </w:p>
        </w:tc>
        <w:tc>
          <w:tcPr>
            <w:tcW w:w="1630" w:type="pct"/>
            <w:shd w:val="clear" w:color="auto" w:fill="FFFFFF"/>
          </w:tcPr>
          <w:p w14:paraId="1E64BB33" w14:textId="77777777" w:rsidR="00CE081D" w:rsidRPr="00BE0300" w:rsidRDefault="00CE081D" w:rsidP="00350905">
            <w:pPr>
              <w:pStyle w:val="TableText"/>
              <w:keepNext/>
              <w:ind w:right="-78"/>
              <w:rPr>
                <w:rFonts w:ascii="Tahoma" w:hAnsi="Tahoma" w:cs="Tahoma"/>
              </w:rPr>
            </w:pPr>
          </w:p>
        </w:tc>
      </w:tr>
      <w:tr w:rsidR="00CE081D" w:rsidRPr="00BE0300" w14:paraId="41051563" w14:textId="77777777" w:rsidTr="00350905">
        <w:tc>
          <w:tcPr>
            <w:tcW w:w="1774" w:type="pct"/>
            <w:shd w:val="clear" w:color="auto" w:fill="FFFFFF"/>
          </w:tcPr>
          <w:p w14:paraId="37CBF5D8" w14:textId="77777777" w:rsidR="00CE081D" w:rsidRDefault="00CE081D" w:rsidP="00350905">
            <w:pPr>
              <w:pStyle w:val="TableText"/>
              <w:keepNext/>
              <w:ind w:right="-78"/>
              <w:rPr>
                <w:rFonts w:ascii="Tahoma" w:hAnsi="Tahoma" w:cs="Tahoma"/>
              </w:rPr>
            </w:pPr>
          </w:p>
          <w:p w14:paraId="26A33A82" w14:textId="77777777" w:rsidR="00CE081D" w:rsidRPr="00BE0300" w:rsidRDefault="00CE081D" w:rsidP="00350905">
            <w:pPr>
              <w:pStyle w:val="TableText"/>
              <w:keepNext/>
              <w:ind w:right="-78"/>
              <w:rPr>
                <w:rFonts w:ascii="Tahoma" w:hAnsi="Tahoma" w:cs="Tahoma"/>
              </w:rPr>
            </w:pPr>
          </w:p>
        </w:tc>
        <w:tc>
          <w:tcPr>
            <w:tcW w:w="1596" w:type="pct"/>
            <w:shd w:val="clear" w:color="auto" w:fill="FFFFFF"/>
          </w:tcPr>
          <w:p w14:paraId="5F085B4D" w14:textId="77777777" w:rsidR="00CE081D" w:rsidRPr="00BE0300" w:rsidRDefault="00CE081D" w:rsidP="00350905">
            <w:pPr>
              <w:pStyle w:val="TableText"/>
              <w:keepNext/>
              <w:ind w:right="-78"/>
              <w:jc w:val="center"/>
              <w:rPr>
                <w:rFonts w:ascii="Tahoma" w:hAnsi="Tahoma" w:cs="Tahoma"/>
              </w:rPr>
            </w:pPr>
          </w:p>
        </w:tc>
        <w:tc>
          <w:tcPr>
            <w:tcW w:w="1630" w:type="pct"/>
            <w:shd w:val="clear" w:color="auto" w:fill="FFFFFF"/>
          </w:tcPr>
          <w:p w14:paraId="5EA37D26" w14:textId="77777777" w:rsidR="00CE081D" w:rsidRPr="00BE0300" w:rsidRDefault="00CE081D" w:rsidP="00350905">
            <w:pPr>
              <w:pStyle w:val="TableText"/>
              <w:keepNext/>
              <w:ind w:right="-78"/>
              <w:rPr>
                <w:rFonts w:ascii="Tahoma" w:hAnsi="Tahoma" w:cs="Tahoma"/>
              </w:rPr>
            </w:pPr>
          </w:p>
        </w:tc>
      </w:tr>
      <w:tr w:rsidR="00CE081D" w:rsidRPr="00BE0300" w14:paraId="6383D065" w14:textId="77777777" w:rsidTr="00350905">
        <w:tc>
          <w:tcPr>
            <w:tcW w:w="1774" w:type="pct"/>
          </w:tcPr>
          <w:p w14:paraId="7B125718" w14:textId="77777777" w:rsidR="00CE081D" w:rsidRPr="00BE0300" w:rsidRDefault="00CE081D" w:rsidP="00350905">
            <w:pPr>
              <w:pStyle w:val="TableText"/>
              <w:keepNext/>
              <w:ind w:right="-78"/>
              <w:rPr>
                <w:rFonts w:ascii="Tahoma" w:hAnsi="Tahoma" w:cs="Tahoma"/>
              </w:rPr>
            </w:pPr>
          </w:p>
        </w:tc>
        <w:tc>
          <w:tcPr>
            <w:tcW w:w="1596" w:type="pct"/>
          </w:tcPr>
          <w:p w14:paraId="09A435A6" w14:textId="77777777" w:rsidR="00CE081D" w:rsidRPr="00BE0300" w:rsidRDefault="00CE081D" w:rsidP="00350905">
            <w:pPr>
              <w:pStyle w:val="TableText"/>
              <w:keepNext/>
              <w:ind w:right="-78"/>
              <w:jc w:val="center"/>
              <w:rPr>
                <w:rFonts w:ascii="Tahoma" w:hAnsi="Tahoma" w:cs="Tahoma"/>
              </w:rPr>
            </w:pPr>
            <w:r w:rsidRPr="00BE0300">
              <w:rPr>
                <w:rFonts w:ascii="Tahoma" w:hAnsi="Tahoma" w:cs="Tahoma"/>
              </w:rPr>
              <w:t>PT. Code Development Indonesia</w:t>
            </w:r>
          </w:p>
        </w:tc>
        <w:tc>
          <w:tcPr>
            <w:tcW w:w="1630" w:type="pct"/>
          </w:tcPr>
          <w:p w14:paraId="7BAAD394" w14:textId="77777777" w:rsidR="00CE081D" w:rsidRPr="00BE0300" w:rsidRDefault="00CE081D" w:rsidP="00350905">
            <w:pPr>
              <w:pStyle w:val="TableText"/>
              <w:keepNext/>
              <w:ind w:right="-78"/>
              <w:rPr>
                <w:rFonts w:ascii="Tahoma" w:hAnsi="Tahoma" w:cs="Tahoma"/>
                <w:szCs w:val="22"/>
              </w:rPr>
            </w:pPr>
          </w:p>
        </w:tc>
      </w:tr>
      <w:tr w:rsidR="00CE081D" w:rsidRPr="00BE0300" w14:paraId="36EA4410" w14:textId="77777777" w:rsidTr="00350905">
        <w:tc>
          <w:tcPr>
            <w:tcW w:w="1774" w:type="pct"/>
          </w:tcPr>
          <w:p w14:paraId="52DEA7CE" w14:textId="77777777" w:rsidR="00CE081D" w:rsidRPr="00BE0300" w:rsidRDefault="00CE081D" w:rsidP="00350905">
            <w:pPr>
              <w:pStyle w:val="TableText"/>
              <w:keepNext/>
              <w:ind w:right="-78"/>
              <w:rPr>
                <w:rFonts w:ascii="Tahoma" w:hAnsi="Tahoma" w:cs="Tahoma"/>
              </w:rPr>
            </w:pPr>
          </w:p>
        </w:tc>
        <w:tc>
          <w:tcPr>
            <w:tcW w:w="1596" w:type="pct"/>
          </w:tcPr>
          <w:p w14:paraId="42D86001" w14:textId="77777777" w:rsidR="00CE081D" w:rsidRPr="00BE0300" w:rsidRDefault="00CE081D" w:rsidP="00350905">
            <w:pPr>
              <w:pStyle w:val="TableText"/>
              <w:keepNext/>
              <w:ind w:right="-78"/>
              <w:jc w:val="center"/>
              <w:rPr>
                <w:rFonts w:ascii="Tahoma" w:hAnsi="Tahoma" w:cs="Tahoma"/>
              </w:rPr>
            </w:pPr>
            <w:r w:rsidRPr="00BE0300">
              <w:rPr>
                <w:rFonts w:ascii="Tahoma" w:hAnsi="Tahoma" w:cs="Tahoma"/>
              </w:rPr>
              <w:t>PT. Code Development Indonesia</w:t>
            </w:r>
          </w:p>
        </w:tc>
        <w:tc>
          <w:tcPr>
            <w:tcW w:w="1630" w:type="pct"/>
          </w:tcPr>
          <w:p w14:paraId="01E7DBDC" w14:textId="77777777" w:rsidR="00CE081D" w:rsidRPr="00BE0300" w:rsidRDefault="00CE081D" w:rsidP="00350905">
            <w:pPr>
              <w:pStyle w:val="TableText"/>
              <w:keepNext/>
              <w:ind w:right="-78"/>
              <w:rPr>
                <w:rFonts w:ascii="Tahoma" w:hAnsi="Tahoma" w:cs="Tahoma"/>
                <w:szCs w:val="22"/>
              </w:rPr>
            </w:pPr>
            <w:r w:rsidRPr="00BE0300">
              <w:rPr>
                <w:rFonts w:ascii="Tahoma" w:hAnsi="Tahoma" w:cs="Tahoma"/>
                <w:szCs w:val="22"/>
              </w:rPr>
              <w:t xml:space="preserve">Maintenance </w:t>
            </w:r>
          </w:p>
        </w:tc>
      </w:tr>
    </w:tbl>
    <w:p w14:paraId="5441FC0B" w14:textId="77777777" w:rsidR="00CE081D" w:rsidRPr="00BE0300" w:rsidRDefault="00CE081D" w:rsidP="00CE081D">
      <w:pPr>
        <w:pStyle w:val="BodyText"/>
        <w:rPr>
          <w:rFonts w:ascii="Tahoma" w:hAnsi="Tahoma" w:cs="Tahoma"/>
          <w:i w:val="0"/>
          <w:lang w:val="id-ID"/>
        </w:rPr>
      </w:pPr>
    </w:p>
    <w:p w14:paraId="026F27DD" w14:textId="77777777" w:rsidR="00CE081D" w:rsidRPr="00BE0300" w:rsidRDefault="00CE081D" w:rsidP="00CE081D">
      <w:pPr>
        <w:pStyle w:val="BodyText"/>
        <w:jc w:val="center"/>
        <w:rPr>
          <w:rFonts w:ascii="Tahoma" w:hAnsi="Tahoma" w:cs="Tahoma"/>
          <w:b/>
          <w:i w:val="0"/>
          <w:color w:val="auto"/>
          <w:sz w:val="22"/>
          <w:szCs w:val="22"/>
        </w:rPr>
      </w:pPr>
      <w:r w:rsidRPr="00BE0300">
        <w:rPr>
          <w:rFonts w:ascii="Tahoma" w:hAnsi="Tahoma" w:cs="Tahoma"/>
          <w:b/>
          <w:i w:val="0"/>
          <w:color w:val="auto"/>
          <w:sz w:val="22"/>
          <w:szCs w:val="22"/>
        </w:rPr>
        <w:t>DOCUMENT APPROVAL</w:t>
      </w:r>
    </w:p>
    <w:p w14:paraId="7D58F20B" w14:textId="77777777" w:rsidR="00CE081D" w:rsidRPr="00BE0300" w:rsidRDefault="00CE081D" w:rsidP="00CE081D">
      <w:pPr>
        <w:pStyle w:val="BodyText"/>
        <w:rPr>
          <w:rFonts w:ascii="Tahoma" w:hAnsi="Tahoma" w:cs="Tahoma"/>
          <w:i w:val="0"/>
          <w:lang w:val="id-ID"/>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394"/>
      </w:tblGrid>
      <w:tr w:rsidR="00CE081D" w:rsidRPr="00BE0300" w14:paraId="154BF83D" w14:textId="77777777" w:rsidTr="00350905">
        <w:tc>
          <w:tcPr>
            <w:tcW w:w="1250" w:type="pct"/>
          </w:tcPr>
          <w:p w14:paraId="584A8902" w14:textId="77777777" w:rsidR="00CE081D" w:rsidRPr="00BE0300" w:rsidRDefault="00CE081D" w:rsidP="00350905">
            <w:pPr>
              <w:pStyle w:val="BodyText"/>
              <w:rPr>
                <w:rFonts w:ascii="Tahoma" w:hAnsi="Tahoma" w:cs="Tahoma"/>
                <w:b/>
                <w:i w:val="0"/>
                <w:iCs w:val="0"/>
                <w:color w:val="auto"/>
              </w:rPr>
            </w:pPr>
            <w:r w:rsidRPr="00BE0300">
              <w:rPr>
                <w:rFonts w:ascii="Tahoma" w:hAnsi="Tahoma" w:cs="Tahoma"/>
                <w:b/>
                <w:i w:val="0"/>
                <w:iCs w:val="0"/>
                <w:color w:val="auto"/>
              </w:rPr>
              <w:t>Organization</w:t>
            </w:r>
          </w:p>
        </w:tc>
        <w:tc>
          <w:tcPr>
            <w:tcW w:w="1250" w:type="pct"/>
          </w:tcPr>
          <w:p w14:paraId="3E76E99E" w14:textId="77777777" w:rsidR="00CE081D" w:rsidRPr="00BE0300" w:rsidRDefault="00CE081D" w:rsidP="00350905">
            <w:pPr>
              <w:pStyle w:val="BodyText"/>
              <w:rPr>
                <w:rFonts w:ascii="Tahoma" w:hAnsi="Tahoma" w:cs="Tahoma"/>
                <w:b/>
                <w:i w:val="0"/>
                <w:iCs w:val="0"/>
                <w:color w:val="auto"/>
              </w:rPr>
            </w:pPr>
            <w:r w:rsidRPr="00BE0300">
              <w:rPr>
                <w:rFonts w:ascii="Tahoma" w:hAnsi="Tahoma" w:cs="Tahoma"/>
                <w:b/>
                <w:i w:val="0"/>
                <w:iCs w:val="0"/>
                <w:color w:val="auto"/>
              </w:rPr>
              <w:t>Role</w:t>
            </w:r>
          </w:p>
        </w:tc>
        <w:tc>
          <w:tcPr>
            <w:tcW w:w="1250" w:type="pct"/>
          </w:tcPr>
          <w:p w14:paraId="72ED2EB5" w14:textId="77777777" w:rsidR="00CE081D" w:rsidRPr="00BE0300" w:rsidRDefault="00CE081D" w:rsidP="00350905">
            <w:pPr>
              <w:pStyle w:val="BodyText"/>
              <w:rPr>
                <w:rFonts w:ascii="Tahoma" w:hAnsi="Tahoma" w:cs="Tahoma"/>
                <w:b/>
                <w:i w:val="0"/>
                <w:iCs w:val="0"/>
                <w:color w:val="auto"/>
              </w:rPr>
            </w:pPr>
            <w:r w:rsidRPr="00BE0300">
              <w:rPr>
                <w:rFonts w:ascii="Tahoma" w:hAnsi="Tahoma" w:cs="Tahoma"/>
                <w:b/>
                <w:i w:val="0"/>
                <w:iCs w:val="0"/>
                <w:color w:val="auto"/>
              </w:rPr>
              <w:t>Name</w:t>
            </w:r>
          </w:p>
        </w:tc>
        <w:tc>
          <w:tcPr>
            <w:tcW w:w="1250" w:type="pct"/>
          </w:tcPr>
          <w:p w14:paraId="1025CD91" w14:textId="77777777" w:rsidR="00CE081D" w:rsidRPr="00BE0300" w:rsidRDefault="00CE081D" w:rsidP="00350905">
            <w:pPr>
              <w:pStyle w:val="BodyText"/>
              <w:rPr>
                <w:rFonts w:ascii="Tahoma" w:hAnsi="Tahoma" w:cs="Tahoma"/>
                <w:b/>
                <w:i w:val="0"/>
                <w:iCs w:val="0"/>
                <w:color w:val="auto"/>
              </w:rPr>
            </w:pPr>
            <w:r w:rsidRPr="00BE0300">
              <w:rPr>
                <w:rFonts w:ascii="Tahoma" w:hAnsi="Tahoma" w:cs="Tahoma"/>
                <w:b/>
                <w:i w:val="0"/>
                <w:iCs w:val="0"/>
                <w:color w:val="auto"/>
              </w:rPr>
              <w:t>Signature</w:t>
            </w:r>
          </w:p>
        </w:tc>
      </w:tr>
      <w:tr w:rsidR="00CE081D" w:rsidRPr="00BE0300" w14:paraId="35CA6E45" w14:textId="77777777" w:rsidTr="00350905">
        <w:tc>
          <w:tcPr>
            <w:tcW w:w="1250" w:type="pct"/>
          </w:tcPr>
          <w:p w14:paraId="1E7EF75B" w14:textId="77777777" w:rsidR="00CE081D" w:rsidRPr="00BE0300" w:rsidRDefault="00CE081D" w:rsidP="00350905">
            <w:pPr>
              <w:pStyle w:val="BodyText"/>
              <w:rPr>
                <w:rFonts w:ascii="Tahoma" w:hAnsi="Tahoma" w:cs="Tahoma"/>
                <w:i w:val="0"/>
                <w:iCs w:val="0"/>
                <w:color w:val="auto"/>
              </w:rPr>
            </w:pPr>
          </w:p>
          <w:p w14:paraId="07E42492" w14:textId="77777777" w:rsidR="00CE081D" w:rsidRPr="00BE0300" w:rsidRDefault="00CE081D" w:rsidP="00350905">
            <w:pPr>
              <w:pStyle w:val="BodyText"/>
              <w:rPr>
                <w:rFonts w:ascii="Tahoma" w:hAnsi="Tahoma" w:cs="Tahoma"/>
                <w:i w:val="0"/>
                <w:iCs w:val="0"/>
                <w:color w:val="auto"/>
              </w:rPr>
            </w:pPr>
          </w:p>
        </w:tc>
        <w:tc>
          <w:tcPr>
            <w:tcW w:w="1250" w:type="pct"/>
          </w:tcPr>
          <w:p w14:paraId="565BA597" w14:textId="77777777" w:rsidR="00CE081D" w:rsidRPr="00BE0300" w:rsidRDefault="00CE081D" w:rsidP="00350905">
            <w:pPr>
              <w:pStyle w:val="BodyText"/>
              <w:rPr>
                <w:rFonts w:ascii="Tahoma" w:hAnsi="Tahoma" w:cs="Tahoma"/>
                <w:i w:val="0"/>
                <w:iCs w:val="0"/>
                <w:color w:val="auto"/>
              </w:rPr>
            </w:pPr>
          </w:p>
        </w:tc>
        <w:tc>
          <w:tcPr>
            <w:tcW w:w="1250" w:type="pct"/>
          </w:tcPr>
          <w:p w14:paraId="14EC86AC" w14:textId="77777777" w:rsidR="00CE081D" w:rsidRPr="00BE0300" w:rsidRDefault="00CE081D" w:rsidP="00350905">
            <w:pPr>
              <w:pStyle w:val="BodyText"/>
              <w:rPr>
                <w:rFonts w:ascii="Tahoma" w:hAnsi="Tahoma" w:cs="Tahoma"/>
                <w:i w:val="0"/>
                <w:iCs w:val="0"/>
                <w:color w:val="auto"/>
                <w:lang w:val="id-ID"/>
              </w:rPr>
            </w:pPr>
          </w:p>
        </w:tc>
        <w:tc>
          <w:tcPr>
            <w:tcW w:w="1250" w:type="pct"/>
          </w:tcPr>
          <w:p w14:paraId="50F72EC7" w14:textId="77777777" w:rsidR="00CE081D" w:rsidRPr="00BE0300" w:rsidRDefault="00CE081D" w:rsidP="00350905">
            <w:pPr>
              <w:pStyle w:val="BodyText"/>
              <w:rPr>
                <w:rFonts w:ascii="Tahoma" w:hAnsi="Tahoma" w:cs="Tahoma"/>
                <w:i w:val="0"/>
                <w:iCs w:val="0"/>
                <w:color w:val="auto"/>
              </w:rPr>
            </w:pPr>
          </w:p>
        </w:tc>
      </w:tr>
      <w:tr w:rsidR="00CE081D" w:rsidRPr="00BE0300" w14:paraId="531DD696" w14:textId="77777777" w:rsidTr="00350905">
        <w:tc>
          <w:tcPr>
            <w:tcW w:w="1250" w:type="pct"/>
          </w:tcPr>
          <w:p w14:paraId="31F52F13" w14:textId="77777777" w:rsidR="00CE081D" w:rsidRPr="00BE0300" w:rsidRDefault="00CE081D" w:rsidP="00350905">
            <w:pPr>
              <w:pStyle w:val="BodyText"/>
              <w:rPr>
                <w:rFonts w:ascii="Tahoma" w:hAnsi="Tahoma" w:cs="Tahoma"/>
                <w:i w:val="0"/>
                <w:iCs w:val="0"/>
                <w:color w:val="auto"/>
              </w:rPr>
            </w:pPr>
          </w:p>
          <w:p w14:paraId="261BB5DC" w14:textId="77777777" w:rsidR="00CE081D" w:rsidRPr="00BE0300" w:rsidRDefault="00CE081D" w:rsidP="00350905">
            <w:pPr>
              <w:pStyle w:val="BodyText"/>
              <w:rPr>
                <w:rFonts w:ascii="Tahoma" w:hAnsi="Tahoma" w:cs="Tahoma"/>
                <w:i w:val="0"/>
                <w:iCs w:val="0"/>
                <w:color w:val="auto"/>
              </w:rPr>
            </w:pPr>
          </w:p>
        </w:tc>
        <w:tc>
          <w:tcPr>
            <w:tcW w:w="1250" w:type="pct"/>
          </w:tcPr>
          <w:p w14:paraId="101C771E" w14:textId="77777777" w:rsidR="00CE081D" w:rsidRPr="00BE0300" w:rsidRDefault="00CE081D" w:rsidP="00350905">
            <w:pPr>
              <w:pStyle w:val="BodyText"/>
              <w:rPr>
                <w:rFonts w:ascii="Tahoma" w:hAnsi="Tahoma" w:cs="Tahoma"/>
                <w:i w:val="0"/>
                <w:iCs w:val="0"/>
                <w:color w:val="auto"/>
              </w:rPr>
            </w:pPr>
          </w:p>
        </w:tc>
        <w:tc>
          <w:tcPr>
            <w:tcW w:w="1250" w:type="pct"/>
          </w:tcPr>
          <w:p w14:paraId="2F12643C" w14:textId="77777777" w:rsidR="00CE081D" w:rsidRPr="00BE0300" w:rsidRDefault="00CE081D" w:rsidP="00350905">
            <w:pPr>
              <w:pStyle w:val="BodyText"/>
              <w:rPr>
                <w:rFonts w:ascii="Tahoma" w:hAnsi="Tahoma" w:cs="Tahoma"/>
                <w:i w:val="0"/>
                <w:iCs w:val="0"/>
                <w:color w:val="auto"/>
                <w:lang w:val="id-ID"/>
              </w:rPr>
            </w:pPr>
          </w:p>
        </w:tc>
        <w:tc>
          <w:tcPr>
            <w:tcW w:w="1250" w:type="pct"/>
          </w:tcPr>
          <w:p w14:paraId="6F9C1D52" w14:textId="77777777" w:rsidR="00CE081D" w:rsidRPr="00BE0300" w:rsidRDefault="00CE081D" w:rsidP="00350905">
            <w:pPr>
              <w:pStyle w:val="BodyText"/>
              <w:rPr>
                <w:rFonts w:ascii="Tahoma" w:hAnsi="Tahoma" w:cs="Tahoma"/>
                <w:i w:val="0"/>
                <w:iCs w:val="0"/>
                <w:color w:val="auto"/>
              </w:rPr>
            </w:pPr>
          </w:p>
        </w:tc>
      </w:tr>
      <w:tr w:rsidR="00CE081D" w:rsidRPr="00BE0300" w14:paraId="676B4D72" w14:textId="77777777" w:rsidTr="00350905">
        <w:tc>
          <w:tcPr>
            <w:tcW w:w="1250" w:type="pct"/>
          </w:tcPr>
          <w:p w14:paraId="3ABE25D0" w14:textId="77777777" w:rsidR="00CE081D" w:rsidRPr="00BE0300" w:rsidRDefault="00CE081D" w:rsidP="00350905">
            <w:pPr>
              <w:pStyle w:val="BodyText"/>
              <w:rPr>
                <w:rFonts w:ascii="Tahoma" w:hAnsi="Tahoma" w:cs="Tahoma"/>
                <w:i w:val="0"/>
                <w:iCs w:val="0"/>
                <w:color w:val="auto"/>
              </w:rPr>
            </w:pPr>
          </w:p>
          <w:p w14:paraId="2BBD76ED" w14:textId="77777777" w:rsidR="00CE081D" w:rsidRPr="00BE0300" w:rsidRDefault="00CE081D" w:rsidP="00350905">
            <w:pPr>
              <w:pStyle w:val="BodyText"/>
              <w:rPr>
                <w:rFonts w:ascii="Tahoma" w:hAnsi="Tahoma" w:cs="Tahoma"/>
                <w:i w:val="0"/>
                <w:iCs w:val="0"/>
                <w:color w:val="auto"/>
              </w:rPr>
            </w:pPr>
          </w:p>
        </w:tc>
        <w:tc>
          <w:tcPr>
            <w:tcW w:w="1250" w:type="pct"/>
          </w:tcPr>
          <w:p w14:paraId="1E883E30" w14:textId="77777777" w:rsidR="00CE081D" w:rsidRPr="00BE0300" w:rsidRDefault="00CE081D" w:rsidP="00350905">
            <w:pPr>
              <w:pStyle w:val="BodyText"/>
              <w:rPr>
                <w:rFonts w:ascii="Tahoma" w:hAnsi="Tahoma" w:cs="Tahoma"/>
                <w:i w:val="0"/>
                <w:iCs w:val="0"/>
                <w:color w:val="auto"/>
              </w:rPr>
            </w:pPr>
          </w:p>
        </w:tc>
        <w:tc>
          <w:tcPr>
            <w:tcW w:w="1250" w:type="pct"/>
          </w:tcPr>
          <w:p w14:paraId="6BC673FA" w14:textId="77777777" w:rsidR="00CE081D" w:rsidRPr="00BE0300" w:rsidRDefault="00CE081D" w:rsidP="00350905">
            <w:pPr>
              <w:pStyle w:val="BodyText"/>
              <w:rPr>
                <w:rFonts w:ascii="Tahoma" w:hAnsi="Tahoma" w:cs="Tahoma"/>
                <w:i w:val="0"/>
                <w:iCs w:val="0"/>
                <w:color w:val="auto"/>
                <w:lang w:val="id-ID"/>
              </w:rPr>
            </w:pPr>
          </w:p>
        </w:tc>
        <w:tc>
          <w:tcPr>
            <w:tcW w:w="1250" w:type="pct"/>
          </w:tcPr>
          <w:p w14:paraId="375C3508" w14:textId="77777777" w:rsidR="00CE081D" w:rsidRPr="00BE0300" w:rsidRDefault="00CE081D" w:rsidP="00350905">
            <w:pPr>
              <w:pStyle w:val="BodyText"/>
              <w:rPr>
                <w:rFonts w:ascii="Tahoma" w:hAnsi="Tahoma" w:cs="Tahoma"/>
                <w:i w:val="0"/>
                <w:iCs w:val="0"/>
                <w:color w:val="auto"/>
              </w:rPr>
            </w:pPr>
          </w:p>
        </w:tc>
      </w:tr>
      <w:tr w:rsidR="00CE081D" w:rsidRPr="00BE0300" w14:paraId="2060CF48" w14:textId="77777777" w:rsidTr="00350905">
        <w:tc>
          <w:tcPr>
            <w:tcW w:w="1250" w:type="pct"/>
          </w:tcPr>
          <w:p w14:paraId="1A86EA94" w14:textId="77777777" w:rsidR="00CE081D" w:rsidRPr="00BE0300" w:rsidRDefault="00CE081D" w:rsidP="00350905">
            <w:pPr>
              <w:pStyle w:val="BodyText"/>
              <w:rPr>
                <w:rFonts w:ascii="Tahoma" w:hAnsi="Tahoma" w:cs="Tahoma"/>
                <w:i w:val="0"/>
                <w:iCs w:val="0"/>
                <w:color w:val="auto"/>
              </w:rPr>
            </w:pPr>
          </w:p>
          <w:p w14:paraId="44E1F347" w14:textId="77777777" w:rsidR="00CE081D" w:rsidRPr="00BE0300" w:rsidRDefault="00CE081D" w:rsidP="00350905">
            <w:pPr>
              <w:pStyle w:val="BodyText"/>
              <w:rPr>
                <w:rFonts w:ascii="Tahoma" w:hAnsi="Tahoma" w:cs="Tahoma"/>
                <w:i w:val="0"/>
                <w:iCs w:val="0"/>
                <w:color w:val="auto"/>
              </w:rPr>
            </w:pPr>
          </w:p>
        </w:tc>
        <w:tc>
          <w:tcPr>
            <w:tcW w:w="1250" w:type="pct"/>
          </w:tcPr>
          <w:p w14:paraId="2B3EB785" w14:textId="77777777" w:rsidR="00CE081D" w:rsidRPr="00BE0300" w:rsidRDefault="00CE081D" w:rsidP="00350905">
            <w:pPr>
              <w:pStyle w:val="BodyText"/>
              <w:rPr>
                <w:rFonts w:ascii="Tahoma" w:hAnsi="Tahoma" w:cs="Tahoma"/>
                <w:i w:val="0"/>
                <w:iCs w:val="0"/>
                <w:color w:val="auto"/>
              </w:rPr>
            </w:pPr>
          </w:p>
        </w:tc>
        <w:tc>
          <w:tcPr>
            <w:tcW w:w="1250" w:type="pct"/>
          </w:tcPr>
          <w:p w14:paraId="20134328" w14:textId="77777777" w:rsidR="00CE081D" w:rsidRPr="00BE0300" w:rsidRDefault="00CE081D" w:rsidP="00350905">
            <w:pPr>
              <w:pStyle w:val="BodyText"/>
              <w:rPr>
                <w:rFonts w:ascii="Tahoma" w:hAnsi="Tahoma" w:cs="Tahoma"/>
                <w:i w:val="0"/>
                <w:iCs w:val="0"/>
                <w:color w:val="auto"/>
                <w:lang w:val="id-ID"/>
              </w:rPr>
            </w:pPr>
          </w:p>
        </w:tc>
        <w:tc>
          <w:tcPr>
            <w:tcW w:w="1250" w:type="pct"/>
          </w:tcPr>
          <w:p w14:paraId="1E042735" w14:textId="77777777" w:rsidR="00CE081D" w:rsidRPr="00BE0300" w:rsidRDefault="00CE081D" w:rsidP="00350905">
            <w:pPr>
              <w:pStyle w:val="BodyText"/>
              <w:rPr>
                <w:rFonts w:ascii="Tahoma" w:hAnsi="Tahoma" w:cs="Tahoma"/>
                <w:i w:val="0"/>
                <w:iCs w:val="0"/>
                <w:color w:val="auto"/>
              </w:rPr>
            </w:pPr>
          </w:p>
        </w:tc>
      </w:tr>
      <w:tr w:rsidR="00CE081D" w:rsidRPr="00BE0300" w14:paraId="0BB9D796" w14:textId="77777777" w:rsidTr="00350905">
        <w:tc>
          <w:tcPr>
            <w:tcW w:w="1250" w:type="pct"/>
          </w:tcPr>
          <w:p w14:paraId="3CFCCB62" w14:textId="77777777" w:rsidR="00CE081D" w:rsidRPr="00BE0300" w:rsidRDefault="00CE081D" w:rsidP="00350905">
            <w:pPr>
              <w:pStyle w:val="BodyText"/>
              <w:rPr>
                <w:rFonts w:ascii="Tahoma" w:hAnsi="Tahoma" w:cs="Tahoma"/>
                <w:i w:val="0"/>
                <w:iCs w:val="0"/>
                <w:color w:val="auto"/>
              </w:rPr>
            </w:pPr>
          </w:p>
          <w:p w14:paraId="49133A5B" w14:textId="77777777" w:rsidR="00CE081D" w:rsidRPr="00BE0300" w:rsidRDefault="00CE081D" w:rsidP="00350905">
            <w:pPr>
              <w:pStyle w:val="BodyText"/>
              <w:rPr>
                <w:rFonts w:ascii="Tahoma" w:hAnsi="Tahoma" w:cs="Tahoma"/>
                <w:i w:val="0"/>
                <w:iCs w:val="0"/>
                <w:color w:val="auto"/>
              </w:rPr>
            </w:pPr>
          </w:p>
        </w:tc>
        <w:tc>
          <w:tcPr>
            <w:tcW w:w="1250" w:type="pct"/>
          </w:tcPr>
          <w:p w14:paraId="01B2810A" w14:textId="77777777" w:rsidR="00CE081D" w:rsidRPr="00BE0300" w:rsidRDefault="00CE081D" w:rsidP="00350905">
            <w:pPr>
              <w:pStyle w:val="BodyText"/>
              <w:rPr>
                <w:rFonts w:ascii="Tahoma" w:hAnsi="Tahoma" w:cs="Tahoma"/>
                <w:i w:val="0"/>
                <w:iCs w:val="0"/>
                <w:color w:val="auto"/>
              </w:rPr>
            </w:pPr>
          </w:p>
        </w:tc>
        <w:tc>
          <w:tcPr>
            <w:tcW w:w="1250" w:type="pct"/>
          </w:tcPr>
          <w:p w14:paraId="380D1727" w14:textId="77777777" w:rsidR="00CE081D" w:rsidRPr="00BE0300" w:rsidRDefault="00CE081D" w:rsidP="00350905">
            <w:pPr>
              <w:pStyle w:val="BodyText"/>
              <w:rPr>
                <w:rFonts w:ascii="Tahoma" w:hAnsi="Tahoma" w:cs="Tahoma"/>
                <w:i w:val="0"/>
                <w:iCs w:val="0"/>
                <w:color w:val="auto"/>
                <w:lang w:val="id-ID"/>
              </w:rPr>
            </w:pPr>
          </w:p>
        </w:tc>
        <w:tc>
          <w:tcPr>
            <w:tcW w:w="1250" w:type="pct"/>
          </w:tcPr>
          <w:p w14:paraId="693E07B0" w14:textId="77777777" w:rsidR="00CE081D" w:rsidRPr="00BE0300" w:rsidRDefault="00CE081D" w:rsidP="00350905">
            <w:pPr>
              <w:pStyle w:val="BodyText"/>
              <w:rPr>
                <w:rFonts w:ascii="Tahoma" w:hAnsi="Tahoma" w:cs="Tahoma"/>
                <w:i w:val="0"/>
                <w:iCs w:val="0"/>
                <w:color w:val="auto"/>
              </w:rPr>
            </w:pPr>
          </w:p>
        </w:tc>
      </w:tr>
    </w:tbl>
    <w:p w14:paraId="73905780" w14:textId="77777777" w:rsidR="00CE081D" w:rsidRPr="00BE0300" w:rsidRDefault="00CE081D" w:rsidP="00CE081D">
      <w:pPr>
        <w:pStyle w:val="BodyText"/>
        <w:ind w:left="2160" w:firstLine="720"/>
        <w:rPr>
          <w:rFonts w:ascii="Tahoma" w:hAnsi="Tahoma" w:cs="Tahoma"/>
          <w:b/>
          <w:bCs/>
          <w:i w:val="0"/>
          <w:sz w:val="28"/>
          <w:szCs w:val="24"/>
        </w:rPr>
      </w:pPr>
    </w:p>
    <w:p w14:paraId="567BABAB" w14:textId="77777777" w:rsidR="00E81CFF" w:rsidRPr="00CE081D" w:rsidRDefault="00E81CFF" w:rsidP="00CE081D">
      <w:pPr>
        <w:jc w:val="center"/>
        <w:rPr>
          <w:rFonts w:ascii="Tahoma" w:hAnsi="Tahoma" w:cs="Tahoma"/>
          <w:b/>
          <w:bCs/>
          <w:i/>
          <w:iCs/>
          <w:sz w:val="22"/>
          <w:szCs w:val="22"/>
          <w:lang w:val="id-ID"/>
        </w:rPr>
      </w:pPr>
      <w:r w:rsidRPr="00CE081D">
        <w:rPr>
          <w:rFonts w:ascii="Tahoma" w:hAnsi="Tahoma" w:cs="Tahoma"/>
          <w:b/>
          <w:bCs/>
          <w:sz w:val="22"/>
          <w:szCs w:val="22"/>
          <w:lang w:val="id-ID"/>
        </w:rPr>
        <w:t>REVISION HISTORY</w:t>
      </w:r>
    </w:p>
    <w:p w14:paraId="61759FC7" w14:textId="77777777" w:rsidR="00E81CFF" w:rsidRPr="00CE081D" w:rsidRDefault="00E81CFF" w:rsidP="003B467F">
      <w:pPr>
        <w:rPr>
          <w:rFonts w:ascii="Tahoma" w:hAnsi="Tahoma" w:cs="Tahoma"/>
          <w:lang w:val="id-ID"/>
        </w:rPr>
      </w:pPr>
    </w:p>
    <w:p w14:paraId="787F7B44" w14:textId="77777777" w:rsidR="00E81CFF" w:rsidRPr="00CE081D" w:rsidRDefault="00E81CFF" w:rsidP="003B467F">
      <w:pPr>
        <w:rPr>
          <w:rFonts w:ascii="Tahoma" w:hAnsi="Tahoma" w:cs="Tahoma"/>
          <w:lang w:val="id-ID"/>
        </w:rPr>
      </w:pPr>
    </w:p>
    <w:tbl>
      <w:tblPr>
        <w:tblW w:w="49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1"/>
        <w:gridCol w:w="1243"/>
        <w:gridCol w:w="1997"/>
        <w:gridCol w:w="2010"/>
        <w:gridCol w:w="844"/>
        <w:gridCol w:w="2237"/>
      </w:tblGrid>
      <w:tr w:rsidR="00F175D9" w:rsidRPr="00CE081D" w14:paraId="129B36D1" w14:textId="77777777" w:rsidTr="00F175D9">
        <w:tc>
          <w:tcPr>
            <w:tcW w:w="559" w:type="pct"/>
          </w:tcPr>
          <w:p w14:paraId="4DA8E812" w14:textId="77777777" w:rsidR="00DF4E54" w:rsidRPr="00CE081D" w:rsidRDefault="00DF4E54" w:rsidP="003B467F">
            <w:pPr>
              <w:rPr>
                <w:rFonts w:ascii="Tahoma" w:eastAsia="Batang" w:hAnsi="Tahoma" w:cs="Tahoma"/>
                <w:b/>
                <w:lang w:val="id-ID"/>
              </w:rPr>
            </w:pPr>
            <w:r w:rsidRPr="00CE081D">
              <w:rPr>
                <w:rFonts w:ascii="Tahoma" w:eastAsia="Batang" w:hAnsi="Tahoma" w:cs="Tahoma"/>
                <w:b/>
                <w:lang w:val="id-ID"/>
              </w:rPr>
              <w:t>Revision  No.</w:t>
            </w:r>
          </w:p>
        </w:tc>
        <w:tc>
          <w:tcPr>
            <w:tcW w:w="649" w:type="pct"/>
          </w:tcPr>
          <w:p w14:paraId="63DBEADB" w14:textId="77777777" w:rsidR="00DF4E54" w:rsidRPr="00CE081D" w:rsidRDefault="00DF4E54" w:rsidP="003B467F">
            <w:pPr>
              <w:rPr>
                <w:rFonts w:ascii="Tahoma" w:eastAsia="Batang" w:hAnsi="Tahoma" w:cs="Tahoma"/>
                <w:b/>
                <w:lang w:val="id-ID"/>
              </w:rPr>
            </w:pPr>
            <w:r w:rsidRPr="00CE081D">
              <w:rPr>
                <w:rFonts w:ascii="Tahoma" w:eastAsia="Batang" w:hAnsi="Tahoma" w:cs="Tahoma"/>
                <w:b/>
                <w:lang w:val="id-ID"/>
              </w:rPr>
              <w:t>Revision Date</w:t>
            </w:r>
          </w:p>
        </w:tc>
        <w:tc>
          <w:tcPr>
            <w:tcW w:w="1068" w:type="pct"/>
          </w:tcPr>
          <w:p w14:paraId="06CDB81E" w14:textId="77777777" w:rsidR="00DF4E54" w:rsidRPr="00CE081D" w:rsidRDefault="00DF4E54" w:rsidP="003B467F">
            <w:pPr>
              <w:rPr>
                <w:rFonts w:ascii="Tahoma" w:eastAsia="Batang" w:hAnsi="Tahoma" w:cs="Tahoma"/>
                <w:b/>
                <w:lang w:val="id-ID"/>
              </w:rPr>
            </w:pPr>
            <w:r w:rsidRPr="00CE081D">
              <w:rPr>
                <w:rFonts w:ascii="Tahoma" w:eastAsia="Batang" w:hAnsi="Tahoma" w:cs="Tahoma"/>
                <w:b/>
                <w:lang w:val="id-ID"/>
              </w:rPr>
              <w:t>Author</w:t>
            </w:r>
          </w:p>
        </w:tc>
        <w:tc>
          <w:tcPr>
            <w:tcW w:w="1075" w:type="pct"/>
          </w:tcPr>
          <w:p w14:paraId="1D1D013C" w14:textId="77777777" w:rsidR="00DF4E54" w:rsidRPr="00CE081D" w:rsidRDefault="00DF4E54" w:rsidP="003B467F">
            <w:pPr>
              <w:rPr>
                <w:rFonts w:ascii="Tahoma" w:eastAsia="Batang" w:hAnsi="Tahoma" w:cs="Tahoma"/>
                <w:b/>
                <w:lang w:val="id-ID"/>
              </w:rPr>
            </w:pPr>
            <w:r w:rsidRPr="00CE081D">
              <w:rPr>
                <w:rFonts w:ascii="Tahoma" w:eastAsia="Batang" w:hAnsi="Tahoma" w:cs="Tahoma"/>
                <w:b/>
                <w:lang w:val="id-ID"/>
              </w:rPr>
              <w:t>Sections Changed</w:t>
            </w:r>
          </w:p>
        </w:tc>
        <w:tc>
          <w:tcPr>
            <w:tcW w:w="454" w:type="pct"/>
          </w:tcPr>
          <w:p w14:paraId="7CC52652" w14:textId="77777777" w:rsidR="00DF4E54" w:rsidRPr="00CE081D" w:rsidRDefault="00DF4E54" w:rsidP="003B467F">
            <w:pPr>
              <w:rPr>
                <w:rFonts w:ascii="Tahoma" w:eastAsia="Batang" w:hAnsi="Tahoma" w:cs="Tahoma"/>
                <w:b/>
                <w:lang w:val="id-ID"/>
              </w:rPr>
            </w:pPr>
            <w:r w:rsidRPr="00CE081D">
              <w:rPr>
                <w:rFonts w:ascii="Tahoma" w:eastAsia="Batang" w:hAnsi="Tahoma" w:cs="Tahoma"/>
                <w:b/>
                <w:lang w:val="id-ID"/>
              </w:rPr>
              <w:t>Page #</w:t>
            </w:r>
          </w:p>
        </w:tc>
        <w:tc>
          <w:tcPr>
            <w:tcW w:w="1195" w:type="pct"/>
          </w:tcPr>
          <w:p w14:paraId="325C1B97" w14:textId="77777777" w:rsidR="00DF4E54" w:rsidRPr="00CE081D" w:rsidRDefault="00DF4E54" w:rsidP="003B467F">
            <w:pPr>
              <w:rPr>
                <w:rFonts w:ascii="Tahoma" w:eastAsia="Batang" w:hAnsi="Tahoma" w:cs="Tahoma"/>
                <w:b/>
                <w:lang w:val="id-ID"/>
              </w:rPr>
            </w:pPr>
            <w:r w:rsidRPr="00CE081D">
              <w:rPr>
                <w:rFonts w:ascii="Tahoma" w:eastAsia="Batang" w:hAnsi="Tahoma" w:cs="Tahoma"/>
                <w:b/>
                <w:lang w:val="id-ID"/>
              </w:rPr>
              <w:t>Descriptions</w:t>
            </w:r>
          </w:p>
        </w:tc>
      </w:tr>
      <w:tr w:rsidR="00F175D9" w:rsidRPr="00CE081D" w14:paraId="43FCEE63" w14:textId="77777777" w:rsidTr="00F175D9">
        <w:tc>
          <w:tcPr>
            <w:tcW w:w="559" w:type="pct"/>
          </w:tcPr>
          <w:p w14:paraId="6792A3ED" w14:textId="11F3F666" w:rsidR="00DF4E54" w:rsidRPr="00CE081D" w:rsidRDefault="00034B64" w:rsidP="003B467F">
            <w:pPr>
              <w:rPr>
                <w:rFonts w:ascii="Tahoma" w:eastAsia="Batang" w:hAnsi="Tahoma" w:cs="Tahoma"/>
              </w:rPr>
            </w:pPr>
            <w:r w:rsidRPr="00CE081D">
              <w:rPr>
                <w:rFonts w:ascii="Tahoma" w:eastAsia="Batang" w:hAnsi="Tahoma" w:cs="Tahoma"/>
              </w:rPr>
              <w:t>1.0</w:t>
            </w:r>
          </w:p>
        </w:tc>
        <w:tc>
          <w:tcPr>
            <w:tcW w:w="649" w:type="pct"/>
          </w:tcPr>
          <w:p w14:paraId="7FA7972E" w14:textId="29CEA782" w:rsidR="00DF4E54" w:rsidRPr="00CE081D" w:rsidRDefault="00375031" w:rsidP="003B467F">
            <w:pPr>
              <w:rPr>
                <w:rFonts w:ascii="Tahoma" w:eastAsia="Batang" w:hAnsi="Tahoma" w:cs="Tahoma"/>
                <w:color w:val="5B9BD5"/>
              </w:rPr>
            </w:pPr>
            <w:r w:rsidRPr="00CE081D">
              <w:rPr>
                <w:rFonts w:ascii="Tahoma" w:eastAsia="Batang" w:hAnsi="Tahoma" w:cs="Tahoma"/>
                <w:color w:val="000000" w:themeColor="text1"/>
              </w:rPr>
              <w:t>22/09</w:t>
            </w:r>
            <w:r w:rsidR="00034B64" w:rsidRPr="00CE081D">
              <w:rPr>
                <w:rFonts w:ascii="Tahoma" w:eastAsia="Batang" w:hAnsi="Tahoma" w:cs="Tahoma"/>
                <w:color w:val="000000" w:themeColor="text1"/>
              </w:rPr>
              <w:t>/201</w:t>
            </w:r>
            <w:r w:rsidR="0026776B" w:rsidRPr="00CE081D">
              <w:rPr>
                <w:rFonts w:ascii="Tahoma" w:eastAsia="Batang" w:hAnsi="Tahoma" w:cs="Tahoma"/>
                <w:color w:val="000000" w:themeColor="text1"/>
              </w:rPr>
              <w:t>6</w:t>
            </w:r>
          </w:p>
        </w:tc>
        <w:tc>
          <w:tcPr>
            <w:tcW w:w="1068" w:type="pct"/>
          </w:tcPr>
          <w:p w14:paraId="5B5FC8FA" w14:textId="1C9CEDCE" w:rsidR="00DF4E54" w:rsidRPr="00CE081D" w:rsidRDefault="0026776B" w:rsidP="003B467F">
            <w:pPr>
              <w:rPr>
                <w:rFonts w:ascii="Tahoma" w:eastAsia="Batang" w:hAnsi="Tahoma" w:cs="Tahoma"/>
              </w:rPr>
            </w:pPr>
            <w:proofErr w:type="spellStart"/>
            <w:r w:rsidRPr="00CE081D">
              <w:rPr>
                <w:rFonts w:ascii="Tahoma" w:eastAsia="Batang" w:hAnsi="Tahoma" w:cs="Tahoma"/>
              </w:rPr>
              <w:t>Dhimas</w:t>
            </w:r>
            <w:proofErr w:type="spellEnd"/>
            <w:r w:rsidRPr="00CE081D">
              <w:rPr>
                <w:rFonts w:ascii="Tahoma" w:eastAsia="Batang" w:hAnsi="Tahoma" w:cs="Tahoma"/>
              </w:rPr>
              <w:t xml:space="preserve"> </w:t>
            </w:r>
            <w:proofErr w:type="spellStart"/>
            <w:r w:rsidRPr="00CE081D">
              <w:rPr>
                <w:rFonts w:ascii="Tahoma" w:eastAsia="Batang" w:hAnsi="Tahoma" w:cs="Tahoma"/>
              </w:rPr>
              <w:t>Ernowo</w:t>
            </w:r>
            <w:proofErr w:type="spellEnd"/>
            <w:r w:rsidRPr="00CE081D">
              <w:rPr>
                <w:rFonts w:ascii="Tahoma" w:eastAsia="Batang" w:hAnsi="Tahoma" w:cs="Tahoma"/>
              </w:rPr>
              <w:t xml:space="preserve"> P.</w:t>
            </w:r>
          </w:p>
        </w:tc>
        <w:tc>
          <w:tcPr>
            <w:tcW w:w="1075" w:type="pct"/>
          </w:tcPr>
          <w:p w14:paraId="04AE1609" w14:textId="0778E90A" w:rsidR="00DF4E54" w:rsidRPr="00CE081D" w:rsidRDefault="00034B64" w:rsidP="003B467F">
            <w:pPr>
              <w:rPr>
                <w:rFonts w:ascii="Tahoma" w:eastAsia="Batang" w:hAnsi="Tahoma" w:cs="Tahoma"/>
              </w:rPr>
            </w:pPr>
            <w:r w:rsidRPr="00CE081D">
              <w:rPr>
                <w:rFonts w:ascii="Tahoma" w:eastAsia="Batang" w:hAnsi="Tahoma" w:cs="Tahoma"/>
              </w:rPr>
              <w:t>-</w:t>
            </w:r>
          </w:p>
        </w:tc>
        <w:tc>
          <w:tcPr>
            <w:tcW w:w="454" w:type="pct"/>
          </w:tcPr>
          <w:p w14:paraId="25900A5F" w14:textId="799CDCB9" w:rsidR="00DF4E54" w:rsidRPr="00CE081D" w:rsidRDefault="00375031" w:rsidP="003B467F">
            <w:pPr>
              <w:rPr>
                <w:rFonts w:ascii="Tahoma" w:eastAsia="Batang" w:hAnsi="Tahoma" w:cs="Tahoma"/>
              </w:rPr>
            </w:pPr>
            <w:r w:rsidRPr="00CE081D">
              <w:rPr>
                <w:rFonts w:ascii="Tahoma" w:eastAsia="Batang" w:hAnsi="Tahoma" w:cs="Tahoma"/>
              </w:rPr>
              <w:t>6</w:t>
            </w:r>
            <w:r w:rsidR="00B8430C" w:rsidRPr="00CE081D">
              <w:rPr>
                <w:rFonts w:ascii="Tahoma" w:eastAsia="Batang" w:hAnsi="Tahoma" w:cs="Tahoma"/>
              </w:rPr>
              <w:t>5</w:t>
            </w:r>
          </w:p>
        </w:tc>
        <w:tc>
          <w:tcPr>
            <w:tcW w:w="1195" w:type="pct"/>
          </w:tcPr>
          <w:p w14:paraId="21EAB3B5" w14:textId="04CACFD2" w:rsidR="00DF4E54" w:rsidRPr="00CE081D" w:rsidRDefault="00034B64" w:rsidP="003B467F">
            <w:pPr>
              <w:rPr>
                <w:rFonts w:ascii="Tahoma" w:eastAsia="Batang" w:hAnsi="Tahoma" w:cs="Tahoma"/>
              </w:rPr>
            </w:pPr>
            <w:r w:rsidRPr="00CE081D">
              <w:rPr>
                <w:rFonts w:ascii="Tahoma" w:eastAsia="Batang" w:hAnsi="Tahoma" w:cs="Tahoma"/>
              </w:rPr>
              <w:t>Initial Document</w:t>
            </w:r>
          </w:p>
        </w:tc>
      </w:tr>
      <w:tr w:rsidR="00F175D9" w:rsidRPr="00CE081D" w14:paraId="203EF9F5" w14:textId="77777777" w:rsidTr="00F175D9">
        <w:tc>
          <w:tcPr>
            <w:tcW w:w="559" w:type="pct"/>
          </w:tcPr>
          <w:p w14:paraId="7FEE6E82" w14:textId="2B07E76C" w:rsidR="00F175D9" w:rsidRPr="00CE081D" w:rsidRDefault="00F175D9" w:rsidP="003B467F">
            <w:pPr>
              <w:rPr>
                <w:rFonts w:ascii="Tahoma" w:eastAsia="Batang" w:hAnsi="Tahoma" w:cs="Tahoma"/>
              </w:rPr>
            </w:pPr>
            <w:r w:rsidRPr="00CE081D">
              <w:rPr>
                <w:rFonts w:ascii="Tahoma" w:eastAsia="Batang" w:hAnsi="Tahoma" w:cs="Tahoma"/>
              </w:rPr>
              <w:t>1.1</w:t>
            </w:r>
          </w:p>
        </w:tc>
        <w:tc>
          <w:tcPr>
            <w:tcW w:w="649" w:type="pct"/>
          </w:tcPr>
          <w:p w14:paraId="79127A74" w14:textId="1D38FB48" w:rsidR="00F175D9" w:rsidRPr="00CE081D" w:rsidRDefault="0002723B" w:rsidP="003B467F">
            <w:pPr>
              <w:rPr>
                <w:rFonts w:ascii="Tahoma" w:eastAsia="Batang" w:hAnsi="Tahoma" w:cs="Tahoma"/>
                <w:color w:val="000000" w:themeColor="text1"/>
              </w:rPr>
            </w:pPr>
            <w:r w:rsidRPr="00CE081D">
              <w:rPr>
                <w:rFonts w:ascii="Tahoma" w:eastAsia="Batang" w:hAnsi="Tahoma" w:cs="Tahoma"/>
                <w:color w:val="000000" w:themeColor="text1"/>
              </w:rPr>
              <w:t>18</w:t>
            </w:r>
            <w:r w:rsidR="00574E38" w:rsidRPr="00CE081D">
              <w:rPr>
                <w:rFonts w:ascii="Tahoma" w:eastAsia="Batang" w:hAnsi="Tahoma" w:cs="Tahoma"/>
                <w:color w:val="000000" w:themeColor="text1"/>
              </w:rPr>
              <w:t>/10</w:t>
            </w:r>
            <w:r w:rsidR="00F175D9" w:rsidRPr="00CE081D">
              <w:rPr>
                <w:rFonts w:ascii="Tahoma" w:eastAsia="Batang" w:hAnsi="Tahoma" w:cs="Tahoma"/>
                <w:color w:val="000000" w:themeColor="text1"/>
              </w:rPr>
              <w:t>/2016</w:t>
            </w:r>
          </w:p>
        </w:tc>
        <w:tc>
          <w:tcPr>
            <w:tcW w:w="1068" w:type="pct"/>
          </w:tcPr>
          <w:p w14:paraId="54F0BB16" w14:textId="3BEDABDC" w:rsidR="00F175D9" w:rsidRPr="00CE081D" w:rsidRDefault="00F175D9" w:rsidP="003B467F">
            <w:pPr>
              <w:rPr>
                <w:rFonts w:ascii="Tahoma" w:eastAsia="Batang" w:hAnsi="Tahoma" w:cs="Tahoma"/>
              </w:rPr>
            </w:pPr>
            <w:proofErr w:type="spellStart"/>
            <w:r w:rsidRPr="00CE081D">
              <w:rPr>
                <w:rFonts w:ascii="Tahoma" w:eastAsia="Batang" w:hAnsi="Tahoma" w:cs="Tahoma"/>
              </w:rPr>
              <w:t>Dhimas</w:t>
            </w:r>
            <w:proofErr w:type="spellEnd"/>
            <w:r w:rsidRPr="00CE081D">
              <w:rPr>
                <w:rFonts w:ascii="Tahoma" w:eastAsia="Batang" w:hAnsi="Tahoma" w:cs="Tahoma"/>
              </w:rPr>
              <w:t xml:space="preserve"> </w:t>
            </w:r>
            <w:proofErr w:type="spellStart"/>
            <w:r w:rsidRPr="00CE081D">
              <w:rPr>
                <w:rFonts w:ascii="Tahoma" w:eastAsia="Batang" w:hAnsi="Tahoma" w:cs="Tahoma"/>
              </w:rPr>
              <w:t>Ernowo</w:t>
            </w:r>
            <w:proofErr w:type="spellEnd"/>
            <w:r w:rsidRPr="00CE081D">
              <w:rPr>
                <w:rFonts w:ascii="Tahoma" w:eastAsia="Batang" w:hAnsi="Tahoma" w:cs="Tahoma"/>
              </w:rPr>
              <w:t xml:space="preserve"> P.</w:t>
            </w:r>
          </w:p>
        </w:tc>
        <w:tc>
          <w:tcPr>
            <w:tcW w:w="1075" w:type="pct"/>
          </w:tcPr>
          <w:p w14:paraId="73919AE8" w14:textId="08DEC27A" w:rsidR="00F175D9" w:rsidRPr="00CE081D" w:rsidRDefault="00F175D9" w:rsidP="00837F2E">
            <w:pPr>
              <w:pStyle w:val="ListParagraph"/>
              <w:numPr>
                <w:ilvl w:val="0"/>
                <w:numId w:val="52"/>
              </w:numPr>
              <w:ind w:left="318"/>
              <w:rPr>
                <w:rFonts w:ascii="Tahoma" w:eastAsia="Batang" w:hAnsi="Tahoma" w:cs="Tahoma"/>
              </w:rPr>
            </w:pPr>
            <w:r w:rsidRPr="00CE081D">
              <w:rPr>
                <w:rFonts w:ascii="Tahoma" w:eastAsia="Batang" w:hAnsi="Tahoma" w:cs="Tahoma"/>
              </w:rPr>
              <w:t>Business Flow</w:t>
            </w:r>
          </w:p>
          <w:p w14:paraId="64D773D9" w14:textId="77777777" w:rsidR="00F175D9" w:rsidRPr="00CE081D" w:rsidRDefault="00F175D9" w:rsidP="00837F2E">
            <w:pPr>
              <w:pStyle w:val="ListParagraph"/>
              <w:numPr>
                <w:ilvl w:val="0"/>
                <w:numId w:val="52"/>
              </w:numPr>
              <w:ind w:left="318"/>
              <w:rPr>
                <w:rFonts w:ascii="Tahoma" w:eastAsia="Batang" w:hAnsi="Tahoma" w:cs="Tahoma"/>
              </w:rPr>
            </w:pPr>
            <w:r w:rsidRPr="00CE081D">
              <w:rPr>
                <w:rFonts w:ascii="Tahoma" w:eastAsia="Batang" w:hAnsi="Tahoma" w:cs="Tahoma"/>
              </w:rPr>
              <w:t>Use Case</w:t>
            </w:r>
          </w:p>
          <w:p w14:paraId="32461A14" w14:textId="4104E4E4" w:rsidR="00F175D9" w:rsidRPr="00CE081D" w:rsidRDefault="00F175D9" w:rsidP="00837F2E">
            <w:pPr>
              <w:pStyle w:val="ListParagraph"/>
              <w:numPr>
                <w:ilvl w:val="0"/>
                <w:numId w:val="52"/>
              </w:numPr>
              <w:ind w:left="318"/>
              <w:rPr>
                <w:rFonts w:ascii="Tahoma" w:eastAsia="Batang" w:hAnsi="Tahoma" w:cs="Tahoma"/>
              </w:rPr>
            </w:pPr>
            <w:r w:rsidRPr="00CE081D">
              <w:rPr>
                <w:rFonts w:ascii="Tahoma" w:eastAsia="Batang" w:hAnsi="Tahoma" w:cs="Tahoma"/>
              </w:rPr>
              <w:t>ERD</w:t>
            </w:r>
          </w:p>
        </w:tc>
        <w:tc>
          <w:tcPr>
            <w:tcW w:w="454" w:type="pct"/>
          </w:tcPr>
          <w:p w14:paraId="466337FF" w14:textId="2FB5E743" w:rsidR="00F175D9" w:rsidRPr="00CE081D" w:rsidRDefault="00574E38" w:rsidP="003B467F">
            <w:pPr>
              <w:rPr>
                <w:rFonts w:ascii="Tahoma" w:eastAsia="Batang" w:hAnsi="Tahoma" w:cs="Tahoma"/>
              </w:rPr>
            </w:pPr>
            <w:r w:rsidRPr="00CE081D">
              <w:rPr>
                <w:rFonts w:ascii="Tahoma" w:eastAsia="Batang" w:hAnsi="Tahoma" w:cs="Tahoma"/>
              </w:rPr>
              <w:t>70</w:t>
            </w:r>
          </w:p>
        </w:tc>
        <w:tc>
          <w:tcPr>
            <w:tcW w:w="1195" w:type="pct"/>
          </w:tcPr>
          <w:p w14:paraId="11D749E7" w14:textId="77777777" w:rsidR="00F175D9" w:rsidRPr="00CE081D" w:rsidRDefault="00F175D9" w:rsidP="00837F2E">
            <w:pPr>
              <w:pStyle w:val="ListParagraph"/>
              <w:numPr>
                <w:ilvl w:val="0"/>
                <w:numId w:val="53"/>
              </w:numPr>
              <w:ind w:left="216" w:hanging="197"/>
              <w:rPr>
                <w:rFonts w:ascii="Tahoma" w:eastAsia="Batang" w:hAnsi="Tahoma" w:cs="Tahoma"/>
              </w:rPr>
            </w:pPr>
            <w:r w:rsidRPr="00CE081D">
              <w:rPr>
                <w:rFonts w:ascii="Tahoma" w:eastAsia="Batang" w:hAnsi="Tahoma" w:cs="Tahoma"/>
              </w:rPr>
              <w:t>Added additional request in Request On Hold, Send Message, Home Screen, and API Update, also update the ERD</w:t>
            </w:r>
          </w:p>
          <w:p w14:paraId="3336F985" w14:textId="77777777" w:rsidR="00F175D9" w:rsidRPr="00CE081D" w:rsidRDefault="0036645B" w:rsidP="00837F2E">
            <w:pPr>
              <w:pStyle w:val="ListParagraph"/>
              <w:numPr>
                <w:ilvl w:val="0"/>
                <w:numId w:val="53"/>
              </w:numPr>
              <w:ind w:left="216" w:hanging="197"/>
              <w:rPr>
                <w:rFonts w:ascii="Tahoma" w:eastAsia="Batang" w:hAnsi="Tahoma" w:cs="Tahoma"/>
              </w:rPr>
            </w:pPr>
            <w:r w:rsidRPr="00CE081D">
              <w:rPr>
                <w:rFonts w:ascii="Tahoma" w:eastAsia="Batang" w:hAnsi="Tahoma" w:cs="Tahoma"/>
              </w:rPr>
              <w:t xml:space="preserve">Fix map </w:t>
            </w:r>
            <w:proofErr w:type="spellStart"/>
            <w:r w:rsidRPr="00CE081D">
              <w:rPr>
                <w:rFonts w:ascii="Tahoma" w:eastAsia="Batang" w:hAnsi="Tahoma" w:cs="Tahoma"/>
              </w:rPr>
              <w:t>toogle</w:t>
            </w:r>
            <w:proofErr w:type="spellEnd"/>
            <w:r w:rsidRPr="00CE081D">
              <w:rPr>
                <w:rFonts w:ascii="Tahoma" w:eastAsia="Batang" w:hAnsi="Tahoma" w:cs="Tahoma"/>
              </w:rPr>
              <w:t xml:space="preserve"> business flow and user case to open </w:t>
            </w:r>
            <w:r w:rsidRPr="00CE081D">
              <w:rPr>
                <w:rFonts w:ascii="Tahoma" w:eastAsia="Batang" w:hAnsi="Tahoma" w:cs="Tahoma"/>
              </w:rPr>
              <w:lastRenderedPageBreak/>
              <w:t>map</w:t>
            </w:r>
          </w:p>
          <w:p w14:paraId="7075CE94" w14:textId="77777777" w:rsidR="00574E38" w:rsidRPr="00CE081D" w:rsidRDefault="00574E38" w:rsidP="00837F2E">
            <w:pPr>
              <w:pStyle w:val="ListParagraph"/>
              <w:numPr>
                <w:ilvl w:val="0"/>
                <w:numId w:val="53"/>
              </w:numPr>
              <w:ind w:left="216" w:hanging="197"/>
              <w:rPr>
                <w:rFonts w:ascii="Tahoma" w:eastAsia="Batang" w:hAnsi="Tahoma" w:cs="Tahoma"/>
              </w:rPr>
            </w:pPr>
            <w:r w:rsidRPr="00CE081D">
              <w:rPr>
                <w:rFonts w:ascii="Tahoma" w:eastAsia="Batang" w:hAnsi="Tahoma" w:cs="Tahoma"/>
              </w:rPr>
              <w:t>Delete Pull Message Use Case</w:t>
            </w:r>
          </w:p>
          <w:p w14:paraId="67681D75" w14:textId="2367DF05" w:rsidR="00574E38" w:rsidRPr="00CE081D" w:rsidRDefault="00574E38" w:rsidP="00837F2E">
            <w:pPr>
              <w:pStyle w:val="ListParagraph"/>
              <w:numPr>
                <w:ilvl w:val="0"/>
                <w:numId w:val="53"/>
              </w:numPr>
              <w:ind w:left="216" w:hanging="197"/>
              <w:rPr>
                <w:rFonts w:ascii="Tahoma" w:eastAsia="Batang" w:hAnsi="Tahoma" w:cs="Tahoma"/>
              </w:rPr>
            </w:pPr>
            <w:r w:rsidRPr="00CE081D">
              <w:rPr>
                <w:rFonts w:ascii="Tahoma" w:eastAsia="Batang" w:hAnsi="Tahoma" w:cs="Tahoma"/>
              </w:rPr>
              <w:t>Update all API</w:t>
            </w:r>
          </w:p>
        </w:tc>
      </w:tr>
      <w:tr w:rsidR="00A862A2" w:rsidRPr="00CE081D" w14:paraId="74B3A41A" w14:textId="77777777" w:rsidTr="00F175D9">
        <w:tc>
          <w:tcPr>
            <w:tcW w:w="559" w:type="pct"/>
          </w:tcPr>
          <w:p w14:paraId="353D66DC" w14:textId="2AAB6AE3" w:rsidR="00A862A2" w:rsidRPr="00CE081D" w:rsidRDefault="00A862A2" w:rsidP="003B467F">
            <w:pPr>
              <w:rPr>
                <w:rFonts w:ascii="Tahoma" w:eastAsia="Batang" w:hAnsi="Tahoma" w:cs="Tahoma"/>
              </w:rPr>
            </w:pPr>
            <w:r w:rsidRPr="00CE081D">
              <w:rPr>
                <w:rFonts w:ascii="Tahoma" w:eastAsia="Batang" w:hAnsi="Tahoma" w:cs="Tahoma"/>
              </w:rPr>
              <w:lastRenderedPageBreak/>
              <w:t>1.2</w:t>
            </w:r>
          </w:p>
        </w:tc>
        <w:tc>
          <w:tcPr>
            <w:tcW w:w="649" w:type="pct"/>
          </w:tcPr>
          <w:p w14:paraId="0F9FC4CA" w14:textId="0D30609B" w:rsidR="00A862A2" w:rsidRPr="00CE081D" w:rsidRDefault="00A862A2" w:rsidP="003B467F">
            <w:pPr>
              <w:rPr>
                <w:rFonts w:ascii="Tahoma" w:eastAsia="Batang" w:hAnsi="Tahoma" w:cs="Tahoma"/>
                <w:color w:val="000000" w:themeColor="text1"/>
              </w:rPr>
            </w:pPr>
            <w:r w:rsidRPr="00CE081D">
              <w:rPr>
                <w:rFonts w:ascii="Tahoma" w:eastAsia="Batang" w:hAnsi="Tahoma" w:cs="Tahoma"/>
                <w:color w:val="000000" w:themeColor="text1"/>
              </w:rPr>
              <w:t>25/10/2016</w:t>
            </w:r>
          </w:p>
        </w:tc>
        <w:tc>
          <w:tcPr>
            <w:tcW w:w="1068" w:type="pct"/>
          </w:tcPr>
          <w:p w14:paraId="7F4D3C11" w14:textId="13F6E17E" w:rsidR="00A862A2" w:rsidRPr="00CE081D" w:rsidRDefault="00A862A2" w:rsidP="003B467F">
            <w:pPr>
              <w:rPr>
                <w:rFonts w:ascii="Tahoma" w:eastAsia="Batang" w:hAnsi="Tahoma" w:cs="Tahoma"/>
              </w:rPr>
            </w:pPr>
            <w:proofErr w:type="spellStart"/>
            <w:r w:rsidRPr="00CE081D">
              <w:rPr>
                <w:rFonts w:ascii="Tahoma" w:eastAsia="Batang" w:hAnsi="Tahoma" w:cs="Tahoma"/>
              </w:rPr>
              <w:t>Dhimas</w:t>
            </w:r>
            <w:proofErr w:type="spellEnd"/>
            <w:r w:rsidRPr="00CE081D">
              <w:rPr>
                <w:rFonts w:ascii="Tahoma" w:eastAsia="Batang" w:hAnsi="Tahoma" w:cs="Tahoma"/>
              </w:rPr>
              <w:t xml:space="preserve"> </w:t>
            </w:r>
            <w:proofErr w:type="spellStart"/>
            <w:r w:rsidRPr="00CE081D">
              <w:rPr>
                <w:rFonts w:ascii="Tahoma" w:eastAsia="Batang" w:hAnsi="Tahoma" w:cs="Tahoma"/>
              </w:rPr>
              <w:t>Ernowo</w:t>
            </w:r>
            <w:proofErr w:type="spellEnd"/>
            <w:r w:rsidRPr="00CE081D">
              <w:rPr>
                <w:rFonts w:ascii="Tahoma" w:eastAsia="Batang" w:hAnsi="Tahoma" w:cs="Tahoma"/>
              </w:rPr>
              <w:t xml:space="preserve"> P.</w:t>
            </w:r>
          </w:p>
        </w:tc>
        <w:tc>
          <w:tcPr>
            <w:tcW w:w="1075" w:type="pct"/>
          </w:tcPr>
          <w:p w14:paraId="013567AF" w14:textId="77777777" w:rsidR="00A862A2" w:rsidRPr="00CE081D" w:rsidRDefault="00A862A2" w:rsidP="00837F2E">
            <w:pPr>
              <w:pStyle w:val="ListParagraph"/>
              <w:numPr>
                <w:ilvl w:val="0"/>
                <w:numId w:val="52"/>
              </w:numPr>
              <w:ind w:left="318"/>
              <w:rPr>
                <w:rFonts w:ascii="Tahoma" w:eastAsia="Batang" w:hAnsi="Tahoma" w:cs="Tahoma"/>
              </w:rPr>
            </w:pPr>
            <w:r w:rsidRPr="00CE081D">
              <w:rPr>
                <w:rFonts w:ascii="Tahoma" w:eastAsia="Batang" w:hAnsi="Tahoma" w:cs="Tahoma"/>
              </w:rPr>
              <w:t>Business Flow</w:t>
            </w:r>
          </w:p>
          <w:p w14:paraId="51064B57" w14:textId="76D5ADDA" w:rsidR="00A862A2" w:rsidRPr="00CE081D" w:rsidRDefault="00A862A2" w:rsidP="00837F2E">
            <w:pPr>
              <w:pStyle w:val="ListParagraph"/>
              <w:numPr>
                <w:ilvl w:val="0"/>
                <w:numId w:val="52"/>
              </w:numPr>
              <w:ind w:left="318"/>
              <w:rPr>
                <w:rFonts w:ascii="Tahoma" w:eastAsia="Batang" w:hAnsi="Tahoma" w:cs="Tahoma"/>
              </w:rPr>
            </w:pPr>
            <w:r w:rsidRPr="00CE081D">
              <w:rPr>
                <w:rFonts w:ascii="Tahoma" w:eastAsia="Batang" w:hAnsi="Tahoma" w:cs="Tahoma"/>
              </w:rPr>
              <w:t>Use Case</w:t>
            </w:r>
          </w:p>
        </w:tc>
        <w:tc>
          <w:tcPr>
            <w:tcW w:w="454" w:type="pct"/>
          </w:tcPr>
          <w:p w14:paraId="7985297C" w14:textId="7E7B7C74" w:rsidR="00A862A2" w:rsidRPr="00CE081D" w:rsidRDefault="00A862A2" w:rsidP="003B467F">
            <w:pPr>
              <w:rPr>
                <w:rFonts w:ascii="Tahoma" w:eastAsia="Batang" w:hAnsi="Tahoma" w:cs="Tahoma"/>
              </w:rPr>
            </w:pPr>
            <w:r w:rsidRPr="00CE081D">
              <w:rPr>
                <w:rFonts w:ascii="Tahoma" w:eastAsia="Batang" w:hAnsi="Tahoma" w:cs="Tahoma"/>
              </w:rPr>
              <w:t>69</w:t>
            </w:r>
          </w:p>
        </w:tc>
        <w:tc>
          <w:tcPr>
            <w:tcW w:w="1195" w:type="pct"/>
          </w:tcPr>
          <w:p w14:paraId="049574EF" w14:textId="62625C82" w:rsidR="00A862A2" w:rsidRPr="00CE081D" w:rsidRDefault="00A862A2" w:rsidP="00837F2E">
            <w:pPr>
              <w:pStyle w:val="ListParagraph"/>
              <w:numPr>
                <w:ilvl w:val="0"/>
                <w:numId w:val="53"/>
              </w:numPr>
              <w:ind w:left="216" w:hanging="197"/>
              <w:rPr>
                <w:rFonts w:ascii="Tahoma" w:eastAsia="Batang" w:hAnsi="Tahoma" w:cs="Tahoma"/>
              </w:rPr>
            </w:pPr>
            <w:r w:rsidRPr="00CE081D">
              <w:rPr>
                <w:rFonts w:ascii="Tahoma" w:eastAsia="Batang" w:hAnsi="Tahoma" w:cs="Tahoma"/>
              </w:rPr>
              <w:t>First Revision</w:t>
            </w:r>
          </w:p>
        </w:tc>
      </w:tr>
      <w:tr w:rsidR="002B7E0D" w:rsidRPr="00CE081D" w14:paraId="6CC4CD6E" w14:textId="77777777" w:rsidTr="00F175D9">
        <w:tc>
          <w:tcPr>
            <w:tcW w:w="559" w:type="pct"/>
          </w:tcPr>
          <w:p w14:paraId="3969C116" w14:textId="5509D5EB" w:rsidR="002B7E0D" w:rsidRPr="00CE081D" w:rsidRDefault="002B7E0D" w:rsidP="003B467F">
            <w:pPr>
              <w:rPr>
                <w:rFonts w:ascii="Tahoma" w:eastAsia="Batang" w:hAnsi="Tahoma" w:cs="Tahoma"/>
              </w:rPr>
            </w:pPr>
            <w:r w:rsidRPr="00CE081D">
              <w:rPr>
                <w:rFonts w:ascii="Tahoma" w:eastAsia="Batang" w:hAnsi="Tahoma" w:cs="Tahoma"/>
              </w:rPr>
              <w:t>1.3</w:t>
            </w:r>
          </w:p>
        </w:tc>
        <w:tc>
          <w:tcPr>
            <w:tcW w:w="649" w:type="pct"/>
          </w:tcPr>
          <w:p w14:paraId="2921368B" w14:textId="75607401" w:rsidR="002B7E0D" w:rsidRPr="00CE081D" w:rsidRDefault="002B7E0D" w:rsidP="003B467F">
            <w:pPr>
              <w:rPr>
                <w:rFonts w:ascii="Tahoma" w:eastAsia="Batang" w:hAnsi="Tahoma" w:cs="Tahoma"/>
                <w:color w:val="000000" w:themeColor="text1"/>
              </w:rPr>
            </w:pPr>
            <w:r w:rsidRPr="00CE081D">
              <w:rPr>
                <w:rFonts w:ascii="Tahoma" w:eastAsia="Batang" w:hAnsi="Tahoma" w:cs="Tahoma"/>
                <w:color w:val="000000" w:themeColor="text1"/>
              </w:rPr>
              <w:t>28/10/2016</w:t>
            </w:r>
          </w:p>
        </w:tc>
        <w:tc>
          <w:tcPr>
            <w:tcW w:w="1068" w:type="pct"/>
          </w:tcPr>
          <w:p w14:paraId="7A364C42" w14:textId="104F5030" w:rsidR="002B7E0D" w:rsidRPr="00CE081D" w:rsidRDefault="002B7E0D" w:rsidP="003B467F">
            <w:pPr>
              <w:rPr>
                <w:rFonts w:ascii="Tahoma" w:eastAsia="Batang" w:hAnsi="Tahoma" w:cs="Tahoma"/>
              </w:rPr>
            </w:pPr>
            <w:proofErr w:type="spellStart"/>
            <w:r w:rsidRPr="00CE081D">
              <w:rPr>
                <w:rFonts w:ascii="Tahoma" w:eastAsia="Batang" w:hAnsi="Tahoma" w:cs="Tahoma"/>
              </w:rPr>
              <w:t>Dhimas</w:t>
            </w:r>
            <w:proofErr w:type="spellEnd"/>
            <w:r w:rsidRPr="00CE081D">
              <w:rPr>
                <w:rFonts w:ascii="Tahoma" w:eastAsia="Batang" w:hAnsi="Tahoma" w:cs="Tahoma"/>
              </w:rPr>
              <w:t xml:space="preserve"> </w:t>
            </w:r>
            <w:proofErr w:type="spellStart"/>
            <w:r w:rsidRPr="00CE081D">
              <w:rPr>
                <w:rFonts w:ascii="Tahoma" w:eastAsia="Batang" w:hAnsi="Tahoma" w:cs="Tahoma"/>
              </w:rPr>
              <w:t>Ernowo</w:t>
            </w:r>
            <w:proofErr w:type="spellEnd"/>
            <w:r w:rsidRPr="00CE081D">
              <w:rPr>
                <w:rFonts w:ascii="Tahoma" w:eastAsia="Batang" w:hAnsi="Tahoma" w:cs="Tahoma"/>
              </w:rPr>
              <w:t xml:space="preserve"> P.</w:t>
            </w:r>
          </w:p>
        </w:tc>
        <w:tc>
          <w:tcPr>
            <w:tcW w:w="1075" w:type="pct"/>
          </w:tcPr>
          <w:p w14:paraId="4CCB8415" w14:textId="369705C0" w:rsidR="002A6BC2" w:rsidRPr="00CE081D" w:rsidRDefault="002A6BC2" w:rsidP="00837F2E">
            <w:pPr>
              <w:pStyle w:val="ListParagraph"/>
              <w:numPr>
                <w:ilvl w:val="0"/>
                <w:numId w:val="52"/>
              </w:numPr>
              <w:ind w:left="318"/>
              <w:rPr>
                <w:rFonts w:ascii="Tahoma" w:eastAsia="Batang" w:hAnsi="Tahoma" w:cs="Tahoma"/>
              </w:rPr>
            </w:pPr>
            <w:r w:rsidRPr="00CE081D">
              <w:rPr>
                <w:rFonts w:ascii="Tahoma" w:eastAsia="Batang" w:hAnsi="Tahoma" w:cs="Tahoma"/>
              </w:rPr>
              <w:t>Scope of Work</w:t>
            </w:r>
          </w:p>
          <w:p w14:paraId="4DC404CC" w14:textId="77777777" w:rsidR="002B7E0D" w:rsidRPr="00CE081D" w:rsidRDefault="002B7E0D" w:rsidP="00837F2E">
            <w:pPr>
              <w:pStyle w:val="ListParagraph"/>
              <w:numPr>
                <w:ilvl w:val="0"/>
                <w:numId w:val="52"/>
              </w:numPr>
              <w:ind w:left="318"/>
              <w:rPr>
                <w:rFonts w:ascii="Tahoma" w:eastAsia="Batang" w:hAnsi="Tahoma" w:cs="Tahoma"/>
              </w:rPr>
            </w:pPr>
            <w:r w:rsidRPr="00CE081D">
              <w:rPr>
                <w:rFonts w:ascii="Tahoma" w:eastAsia="Batang" w:hAnsi="Tahoma" w:cs="Tahoma"/>
              </w:rPr>
              <w:t>Business Flow</w:t>
            </w:r>
          </w:p>
          <w:p w14:paraId="1018710C" w14:textId="2F664B6C" w:rsidR="002B7E0D" w:rsidRPr="00CE081D" w:rsidRDefault="002B7E0D" w:rsidP="00837F2E">
            <w:pPr>
              <w:pStyle w:val="ListParagraph"/>
              <w:numPr>
                <w:ilvl w:val="0"/>
                <w:numId w:val="52"/>
              </w:numPr>
              <w:ind w:left="318"/>
              <w:rPr>
                <w:rFonts w:ascii="Tahoma" w:eastAsia="Batang" w:hAnsi="Tahoma" w:cs="Tahoma"/>
              </w:rPr>
            </w:pPr>
            <w:r w:rsidRPr="00CE081D">
              <w:rPr>
                <w:rFonts w:ascii="Tahoma" w:eastAsia="Batang" w:hAnsi="Tahoma" w:cs="Tahoma"/>
              </w:rPr>
              <w:t>Use Case</w:t>
            </w:r>
          </w:p>
        </w:tc>
        <w:tc>
          <w:tcPr>
            <w:tcW w:w="454" w:type="pct"/>
          </w:tcPr>
          <w:p w14:paraId="14B59096" w14:textId="667269BD" w:rsidR="002B7E0D" w:rsidRPr="00CE081D" w:rsidRDefault="002B7E0D" w:rsidP="003B467F">
            <w:pPr>
              <w:rPr>
                <w:rFonts w:ascii="Tahoma" w:eastAsia="Batang" w:hAnsi="Tahoma" w:cs="Tahoma"/>
              </w:rPr>
            </w:pPr>
            <w:r w:rsidRPr="00CE081D">
              <w:rPr>
                <w:rFonts w:ascii="Tahoma" w:eastAsia="Batang" w:hAnsi="Tahoma" w:cs="Tahoma"/>
              </w:rPr>
              <w:t>68</w:t>
            </w:r>
          </w:p>
        </w:tc>
        <w:tc>
          <w:tcPr>
            <w:tcW w:w="1195" w:type="pct"/>
          </w:tcPr>
          <w:p w14:paraId="147878F3" w14:textId="32EEACDD" w:rsidR="002B7E0D" w:rsidRPr="00CE081D" w:rsidRDefault="002B7E0D" w:rsidP="00C37E9F">
            <w:pPr>
              <w:pStyle w:val="ListParagraph"/>
              <w:numPr>
                <w:ilvl w:val="0"/>
                <w:numId w:val="53"/>
              </w:numPr>
              <w:ind w:left="216" w:hanging="197"/>
              <w:rPr>
                <w:rFonts w:ascii="Tahoma" w:eastAsia="Batang" w:hAnsi="Tahoma" w:cs="Tahoma"/>
              </w:rPr>
            </w:pPr>
            <w:r w:rsidRPr="00CE081D">
              <w:rPr>
                <w:rFonts w:ascii="Tahoma" w:eastAsia="Batang" w:hAnsi="Tahoma" w:cs="Tahoma"/>
              </w:rPr>
              <w:t>Second Revision</w:t>
            </w:r>
          </w:p>
        </w:tc>
      </w:tr>
      <w:tr w:rsidR="00C37E9F" w:rsidRPr="00CE081D" w14:paraId="11F88B47" w14:textId="77777777" w:rsidTr="00F175D9">
        <w:tc>
          <w:tcPr>
            <w:tcW w:w="559" w:type="pct"/>
          </w:tcPr>
          <w:p w14:paraId="06CA074E" w14:textId="096A7088" w:rsidR="00C37E9F" w:rsidRPr="00CE081D" w:rsidRDefault="00C37E9F" w:rsidP="003B467F">
            <w:pPr>
              <w:rPr>
                <w:rFonts w:ascii="Tahoma" w:eastAsia="Batang" w:hAnsi="Tahoma" w:cs="Tahoma"/>
              </w:rPr>
            </w:pPr>
            <w:r w:rsidRPr="00CE081D">
              <w:rPr>
                <w:rFonts w:ascii="Tahoma" w:eastAsia="Batang" w:hAnsi="Tahoma" w:cs="Tahoma"/>
              </w:rPr>
              <w:t>1.4</w:t>
            </w:r>
          </w:p>
        </w:tc>
        <w:tc>
          <w:tcPr>
            <w:tcW w:w="649" w:type="pct"/>
          </w:tcPr>
          <w:p w14:paraId="0F86F70F" w14:textId="536BC781" w:rsidR="00C37E9F" w:rsidRPr="00CE081D" w:rsidRDefault="00C37E9F" w:rsidP="003B467F">
            <w:pPr>
              <w:rPr>
                <w:rFonts w:ascii="Tahoma" w:eastAsia="Batang" w:hAnsi="Tahoma" w:cs="Tahoma"/>
                <w:color w:val="000000" w:themeColor="text1"/>
              </w:rPr>
            </w:pPr>
            <w:r w:rsidRPr="00CE081D">
              <w:rPr>
                <w:rFonts w:ascii="Tahoma" w:eastAsia="Batang" w:hAnsi="Tahoma" w:cs="Tahoma"/>
                <w:color w:val="000000" w:themeColor="text1"/>
              </w:rPr>
              <w:t>1/11/2016</w:t>
            </w:r>
          </w:p>
        </w:tc>
        <w:tc>
          <w:tcPr>
            <w:tcW w:w="1068" w:type="pct"/>
          </w:tcPr>
          <w:p w14:paraId="47C0A502" w14:textId="68D17F3F" w:rsidR="00C37E9F" w:rsidRPr="00CE081D" w:rsidRDefault="00C37E9F" w:rsidP="003B467F">
            <w:pPr>
              <w:rPr>
                <w:rFonts w:ascii="Tahoma" w:eastAsia="Batang" w:hAnsi="Tahoma" w:cs="Tahoma"/>
              </w:rPr>
            </w:pPr>
            <w:proofErr w:type="spellStart"/>
            <w:r w:rsidRPr="00CE081D">
              <w:rPr>
                <w:rFonts w:ascii="Tahoma" w:eastAsia="Batang" w:hAnsi="Tahoma" w:cs="Tahoma"/>
              </w:rPr>
              <w:t>Dhimas</w:t>
            </w:r>
            <w:proofErr w:type="spellEnd"/>
            <w:r w:rsidRPr="00CE081D">
              <w:rPr>
                <w:rFonts w:ascii="Tahoma" w:eastAsia="Batang" w:hAnsi="Tahoma" w:cs="Tahoma"/>
              </w:rPr>
              <w:t xml:space="preserve"> </w:t>
            </w:r>
            <w:proofErr w:type="spellStart"/>
            <w:r w:rsidRPr="00CE081D">
              <w:rPr>
                <w:rFonts w:ascii="Tahoma" w:eastAsia="Batang" w:hAnsi="Tahoma" w:cs="Tahoma"/>
              </w:rPr>
              <w:t>Ernowo</w:t>
            </w:r>
            <w:proofErr w:type="spellEnd"/>
            <w:r w:rsidRPr="00CE081D">
              <w:rPr>
                <w:rFonts w:ascii="Tahoma" w:eastAsia="Batang" w:hAnsi="Tahoma" w:cs="Tahoma"/>
              </w:rPr>
              <w:t xml:space="preserve"> P.</w:t>
            </w:r>
          </w:p>
        </w:tc>
        <w:tc>
          <w:tcPr>
            <w:tcW w:w="1075" w:type="pct"/>
          </w:tcPr>
          <w:p w14:paraId="44871E29" w14:textId="480B767E" w:rsidR="00C37E9F" w:rsidRPr="00CE081D" w:rsidRDefault="00C37E9F" w:rsidP="00837F2E">
            <w:pPr>
              <w:pStyle w:val="ListParagraph"/>
              <w:numPr>
                <w:ilvl w:val="0"/>
                <w:numId w:val="52"/>
              </w:numPr>
              <w:ind w:left="318"/>
              <w:rPr>
                <w:rFonts w:ascii="Tahoma" w:eastAsia="Batang" w:hAnsi="Tahoma" w:cs="Tahoma"/>
              </w:rPr>
            </w:pPr>
            <w:r w:rsidRPr="00CE081D">
              <w:rPr>
                <w:rFonts w:ascii="Tahoma" w:eastAsia="Batang" w:hAnsi="Tahoma" w:cs="Tahoma"/>
              </w:rPr>
              <w:t>ERD</w:t>
            </w:r>
          </w:p>
        </w:tc>
        <w:tc>
          <w:tcPr>
            <w:tcW w:w="454" w:type="pct"/>
          </w:tcPr>
          <w:p w14:paraId="0E9CDBF8" w14:textId="4BE2A7EB" w:rsidR="00C37E9F" w:rsidRPr="00CE081D" w:rsidRDefault="00C37E9F" w:rsidP="003B467F">
            <w:pPr>
              <w:rPr>
                <w:rFonts w:ascii="Tahoma" w:eastAsia="Batang" w:hAnsi="Tahoma" w:cs="Tahoma"/>
              </w:rPr>
            </w:pPr>
            <w:r w:rsidRPr="00CE081D">
              <w:rPr>
                <w:rFonts w:ascii="Tahoma" w:eastAsia="Batang" w:hAnsi="Tahoma" w:cs="Tahoma"/>
              </w:rPr>
              <w:t>69</w:t>
            </w:r>
          </w:p>
        </w:tc>
        <w:tc>
          <w:tcPr>
            <w:tcW w:w="1195" w:type="pct"/>
          </w:tcPr>
          <w:p w14:paraId="32AF811A" w14:textId="322B9029" w:rsidR="00C37E9F" w:rsidRPr="00CE081D" w:rsidRDefault="00C37E9F" w:rsidP="00837F2E">
            <w:pPr>
              <w:pStyle w:val="ListParagraph"/>
              <w:numPr>
                <w:ilvl w:val="0"/>
                <w:numId w:val="53"/>
              </w:numPr>
              <w:ind w:left="216" w:hanging="197"/>
              <w:rPr>
                <w:rFonts w:ascii="Tahoma" w:eastAsia="Batang" w:hAnsi="Tahoma" w:cs="Tahoma"/>
              </w:rPr>
            </w:pPr>
            <w:r w:rsidRPr="00CE081D">
              <w:rPr>
                <w:rFonts w:ascii="Tahoma" w:eastAsia="Batang" w:hAnsi="Tahoma" w:cs="Tahoma"/>
              </w:rPr>
              <w:t>Additional Field on “Answer” Table</w:t>
            </w:r>
          </w:p>
        </w:tc>
      </w:tr>
      <w:tr w:rsidR="007371A6" w:rsidRPr="00CE081D" w14:paraId="536790CE" w14:textId="77777777" w:rsidTr="00F175D9">
        <w:tc>
          <w:tcPr>
            <w:tcW w:w="559" w:type="pct"/>
          </w:tcPr>
          <w:p w14:paraId="5A8297C6" w14:textId="472B0D8C" w:rsidR="007371A6" w:rsidRPr="00CE081D" w:rsidRDefault="007371A6" w:rsidP="003B467F">
            <w:pPr>
              <w:rPr>
                <w:rFonts w:ascii="Tahoma" w:eastAsia="Batang" w:hAnsi="Tahoma" w:cs="Tahoma"/>
              </w:rPr>
            </w:pPr>
            <w:r w:rsidRPr="00CE081D">
              <w:rPr>
                <w:rFonts w:ascii="Tahoma" w:eastAsia="Batang" w:hAnsi="Tahoma" w:cs="Tahoma"/>
              </w:rPr>
              <w:t>1.5</w:t>
            </w:r>
          </w:p>
        </w:tc>
        <w:tc>
          <w:tcPr>
            <w:tcW w:w="649" w:type="pct"/>
          </w:tcPr>
          <w:p w14:paraId="5F0572E7" w14:textId="59B37E1D" w:rsidR="007371A6" w:rsidRPr="00CE081D" w:rsidRDefault="007371A6" w:rsidP="003B467F">
            <w:pPr>
              <w:rPr>
                <w:rFonts w:ascii="Tahoma" w:eastAsia="Batang" w:hAnsi="Tahoma" w:cs="Tahoma"/>
                <w:color w:val="000000" w:themeColor="text1"/>
              </w:rPr>
            </w:pPr>
            <w:r w:rsidRPr="00CE081D">
              <w:rPr>
                <w:rFonts w:ascii="Tahoma" w:eastAsia="Batang" w:hAnsi="Tahoma" w:cs="Tahoma"/>
                <w:color w:val="000000" w:themeColor="text1"/>
              </w:rPr>
              <w:t>3/11/2016</w:t>
            </w:r>
          </w:p>
        </w:tc>
        <w:tc>
          <w:tcPr>
            <w:tcW w:w="1068" w:type="pct"/>
          </w:tcPr>
          <w:p w14:paraId="6F15EEF1" w14:textId="55F9F899" w:rsidR="007371A6" w:rsidRPr="00CE081D" w:rsidRDefault="007371A6" w:rsidP="003B467F">
            <w:pPr>
              <w:rPr>
                <w:rFonts w:ascii="Tahoma" w:eastAsia="Batang" w:hAnsi="Tahoma" w:cs="Tahoma"/>
              </w:rPr>
            </w:pPr>
            <w:proofErr w:type="spellStart"/>
            <w:r w:rsidRPr="00CE081D">
              <w:rPr>
                <w:rFonts w:ascii="Tahoma" w:eastAsia="Batang" w:hAnsi="Tahoma" w:cs="Tahoma"/>
              </w:rPr>
              <w:t>Dhimas</w:t>
            </w:r>
            <w:proofErr w:type="spellEnd"/>
            <w:r w:rsidRPr="00CE081D">
              <w:rPr>
                <w:rFonts w:ascii="Tahoma" w:eastAsia="Batang" w:hAnsi="Tahoma" w:cs="Tahoma"/>
              </w:rPr>
              <w:t xml:space="preserve"> </w:t>
            </w:r>
            <w:proofErr w:type="spellStart"/>
            <w:r w:rsidRPr="00CE081D">
              <w:rPr>
                <w:rFonts w:ascii="Tahoma" w:eastAsia="Batang" w:hAnsi="Tahoma" w:cs="Tahoma"/>
              </w:rPr>
              <w:t>Ernowo</w:t>
            </w:r>
            <w:proofErr w:type="spellEnd"/>
            <w:r w:rsidRPr="00CE081D">
              <w:rPr>
                <w:rFonts w:ascii="Tahoma" w:eastAsia="Batang" w:hAnsi="Tahoma" w:cs="Tahoma"/>
              </w:rPr>
              <w:t xml:space="preserve"> P.</w:t>
            </w:r>
          </w:p>
        </w:tc>
        <w:tc>
          <w:tcPr>
            <w:tcW w:w="1075" w:type="pct"/>
          </w:tcPr>
          <w:p w14:paraId="71C2EC28" w14:textId="77777777" w:rsidR="007371A6" w:rsidRPr="00CE081D" w:rsidRDefault="007371A6" w:rsidP="00837F2E">
            <w:pPr>
              <w:pStyle w:val="ListParagraph"/>
              <w:numPr>
                <w:ilvl w:val="0"/>
                <w:numId w:val="52"/>
              </w:numPr>
              <w:ind w:left="318"/>
              <w:rPr>
                <w:rFonts w:ascii="Tahoma" w:eastAsia="Batang" w:hAnsi="Tahoma" w:cs="Tahoma"/>
              </w:rPr>
            </w:pPr>
            <w:r w:rsidRPr="00CE081D">
              <w:rPr>
                <w:rFonts w:ascii="Tahoma" w:eastAsia="Batang" w:hAnsi="Tahoma" w:cs="Tahoma"/>
              </w:rPr>
              <w:t>Impacted System</w:t>
            </w:r>
          </w:p>
          <w:p w14:paraId="377C8A63" w14:textId="0F1F0616" w:rsidR="007371A6" w:rsidRPr="00CE081D" w:rsidRDefault="007371A6" w:rsidP="00837F2E">
            <w:pPr>
              <w:pStyle w:val="ListParagraph"/>
              <w:numPr>
                <w:ilvl w:val="0"/>
                <w:numId w:val="52"/>
              </w:numPr>
              <w:ind w:left="318"/>
              <w:rPr>
                <w:rFonts w:ascii="Tahoma" w:eastAsia="Batang" w:hAnsi="Tahoma" w:cs="Tahoma"/>
              </w:rPr>
            </w:pPr>
            <w:r w:rsidRPr="00CE081D">
              <w:rPr>
                <w:rFonts w:ascii="Tahoma" w:eastAsia="Batang" w:hAnsi="Tahoma" w:cs="Tahoma"/>
              </w:rPr>
              <w:t>System Interfaces</w:t>
            </w:r>
          </w:p>
        </w:tc>
        <w:tc>
          <w:tcPr>
            <w:tcW w:w="454" w:type="pct"/>
          </w:tcPr>
          <w:p w14:paraId="3FD5D51A" w14:textId="3E3FE8AA" w:rsidR="007371A6" w:rsidRPr="00CE081D" w:rsidRDefault="00A77E97" w:rsidP="003B467F">
            <w:pPr>
              <w:rPr>
                <w:rFonts w:ascii="Tahoma" w:eastAsia="Batang" w:hAnsi="Tahoma" w:cs="Tahoma"/>
              </w:rPr>
            </w:pPr>
            <w:r w:rsidRPr="00CE081D">
              <w:rPr>
                <w:rFonts w:ascii="Tahoma" w:eastAsia="Batang" w:hAnsi="Tahoma" w:cs="Tahoma"/>
              </w:rPr>
              <w:t>69</w:t>
            </w:r>
          </w:p>
        </w:tc>
        <w:tc>
          <w:tcPr>
            <w:tcW w:w="1195" w:type="pct"/>
          </w:tcPr>
          <w:p w14:paraId="34393B2E" w14:textId="77777777" w:rsidR="007371A6" w:rsidRPr="00CE081D" w:rsidRDefault="007371A6" w:rsidP="00837F2E">
            <w:pPr>
              <w:pStyle w:val="ListParagraph"/>
              <w:numPr>
                <w:ilvl w:val="0"/>
                <w:numId w:val="53"/>
              </w:numPr>
              <w:ind w:left="216" w:hanging="197"/>
              <w:rPr>
                <w:rFonts w:ascii="Tahoma" w:eastAsia="Batang" w:hAnsi="Tahoma" w:cs="Tahoma"/>
              </w:rPr>
            </w:pPr>
            <w:r w:rsidRPr="00CE081D">
              <w:rPr>
                <w:rFonts w:ascii="Tahoma" w:eastAsia="Batang" w:hAnsi="Tahoma" w:cs="Tahoma"/>
              </w:rPr>
              <w:t>Remove impacted system</w:t>
            </w:r>
          </w:p>
          <w:p w14:paraId="095D17D2" w14:textId="48E165ED" w:rsidR="00A77E97" w:rsidRPr="00CE081D" w:rsidRDefault="00A77E97" w:rsidP="00A77E97">
            <w:pPr>
              <w:pStyle w:val="ListParagraph"/>
              <w:numPr>
                <w:ilvl w:val="0"/>
                <w:numId w:val="53"/>
              </w:numPr>
              <w:ind w:left="216" w:hanging="197"/>
              <w:rPr>
                <w:rFonts w:ascii="Tahoma" w:eastAsia="Batang" w:hAnsi="Tahoma" w:cs="Tahoma"/>
              </w:rPr>
            </w:pPr>
            <w:r w:rsidRPr="00CE081D">
              <w:rPr>
                <w:rFonts w:ascii="Tahoma" w:eastAsia="Batang" w:hAnsi="Tahoma" w:cs="Tahoma"/>
              </w:rPr>
              <w:t>Update system interfaces fields &amp; entry</w:t>
            </w:r>
          </w:p>
        </w:tc>
      </w:tr>
    </w:tbl>
    <w:p w14:paraId="59521851" w14:textId="4E5893F2" w:rsidR="00E81CFF" w:rsidRPr="00CE081D" w:rsidRDefault="00E81CFF" w:rsidP="003B467F">
      <w:pPr>
        <w:rPr>
          <w:rFonts w:ascii="Tahoma" w:hAnsi="Tahoma" w:cs="Tahoma"/>
          <w:lang w:val="id-ID"/>
        </w:rPr>
      </w:pPr>
    </w:p>
    <w:p w14:paraId="3D7BB8C9" w14:textId="77777777" w:rsidR="00E81CFF" w:rsidRPr="00CE081D" w:rsidRDefault="00E81CFF" w:rsidP="003B467F">
      <w:pPr>
        <w:rPr>
          <w:rFonts w:ascii="Tahoma" w:hAnsi="Tahoma" w:cs="Tahoma"/>
          <w:lang w:val="id-ID"/>
        </w:rPr>
      </w:pPr>
    </w:p>
    <w:p w14:paraId="4E6CDD4C" w14:textId="77777777" w:rsidR="00E81CFF" w:rsidRPr="00CE081D" w:rsidRDefault="00E81CFF" w:rsidP="003B467F">
      <w:pPr>
        <w:rPr>
          <w:rFonts w:ascii="Tahoma" w:hAnsi="Tahoma" w:cs="Tahoma"/>
          <w:lang w:val="id-ID"/>
        </w:rPr>
      </w:pPr>
    </w:p>
    <w:p w14:paraId="41728420" w14:textId="77777777" w:rsidR="00E81CFF" w:rsidRPr="00CE081D" w:rsidRDefault="00E81CFF" w:rsidP="003B467F">
      <w:pPr>
        <w:rPr>
          <w:rFonts w:ascii="Tahoma" w:hAnsi="Tahoma" w:cs="Tahoma"/>
          <w:lang w:val="id-ID"/>
        </w:rPr>
      </w:pPr>
    </w:p>
    <w:p w14:paraId="61439F75" w14:textId="77777777" w:rsidR="00E81CFF" w:rsidRPr="00CE081D" w:rsidRDefault="00E81CFF" w:rsidP="003B467F">
      <w:pPr>
        <w:rPr>
          <w:rFonts w:ascii="Tahoma" w:hAnsi="Tahoma" w:cs="Tahoma"/>
          <w:lang w:val="id-ID"/>
        </w:rPr>
      </w:pPr>
    </w:p>
    <w:p w14:paraId="7A49318E" w14:textId="77777777" w:rsidR="00E81CFF" w:rsidRPr="00CE081D" w:rsidRDefault="00E81CFF" w:rsidP="003B467F">
      <w:pPr>
        <w:rPr>
          <w:rFonts w:ascii="Tahoma" w:hAnsi="Tahoma" w:cs="Tahoma"/>
          <w:lang w:val="id-ID"/>
        </w:rPr>
      </w:pPr>
    </w:p>
    <w:p w14:paraId="64FEFD8F" w14:textId="77777777" w:rsidR="00E81CFF" w:rsidRPr="00CE081D" w:rsidRDefault="00E81CFF" w:rsidP="003B467F">
      <w:pPr>
        <w:rPr>
          <w:rFonts w:ascii="Tahoma" w:hAnsi="Tahoma" w:cs="Tahoma"/>
          <w:lang w:val="id-ID"/>
        </w:rPr>
      </w:pPr>
    </w:p>
    <w:p w14:paraId="25524339" w14:textId="77777777" w:rsidR="00E81CFF" w:rsidRPr="00CE081D" w:rsidRDefault="00E81CFF" w:rsidP="003B467F">
      <w:pPr>
        <w:rPr>
          <w:rFonts w:ascii="Tahoma" w:hAnsi="Tahoma" w:cs="Tahoma"/>
          <w:lang w:val="id-ID"/>
        </w:rPr>
      </w:pPr>
    </w:p>
    <w:p w14:paraId="5FE9A73D" w14:textId="77777777" w:rsidR="00E81CFF" w:rsidRPr="00CE081D" w:rsidRDefault="00E81CFF" w:rsidP="003B467F">
      <w:pPr>
        <w:rPr>
          <w:rFonts w:ascii="Tahoma" w:hAnsi="Tahoma" w:cs="Tahoma"/>
          <w:lang w:val="id-ID"/>
        </w:rPr>
      </w:pPr>
    </w:p>
    <w:p w14:paraId="21C1BE95" w14:textId="77777777" w:rsidR="00E81CFF" w:rsidRPr="00CE081D" w:rsidRDefault="00E81CFF" w:rsidP="003B467F">
      <w:pPr>
        <w:rPr>
          <w:rFonts w:ascii="Tahoma" w:hAnsi="Tahoma" w:cs="Tahoma"/>
          <w:lang w:val="id-ID"/>
        </w:rPr>
      </w:pPr>
    </w:p>
    <w:p w14:paraId="20B9116E" w14:textId="77777777" w:rsidR="00E81CFF" w:rsidRPr="00CE081D" w:rsidRDefault="00E81CFF" w:rsidP="003B467F">
      <w:pPr>
        <w:rPr>
          <w:rFonts w:ascii="Tahoma" w:hAnsi="Tahoma" w:cs="Tahoma"/>
          <w:lang w:val="id-ID"/>
        </w:rPr>
      </w:pPr>
    </w:p>
    <w:p w14:paraId="76DE5E62" w14:textId="77777777" w:rsidR="00E81CFF" w:rsidRPr="00CE081D" w:rsidRDefault="00E81CFF" w:rsidP="003B467F">
      <w:pPr>
        <w:rPr>
          <w:rFonts w:ascii="Tahoma" w:hAnsi="Tahoma" w:cs="Tahoma"/>
          <w:lang w:val="id-ID"/>
        </w:rPr>
      </w:pPr>
    </w:p>
    <w:p w14:paraId="4BD7C2FF" w14:textId="77777777" w:rsidR="00E81CFF" w:rsidRPr="00CE081D" w:rsidRDefault="00E81CFF" w:rsidP="003B467F">
      <w:pPr>
        <w:rPr>
          <w:rFonts w:ascii="Tahoma" w:hAnsi="Tahoma" w:cs="Tahoma"/>
          <w:lang w:val="id-ID"/>
        </w:rPr>
      </w:pPr>
    </w:p>
    <w:p w14:paraId="2F6091F8" w14:textId="77777777" w:rsidR="00E81CFF" w:rsidRPr="00CE081D" w:rsidRDefault="00E81CFF" w:rsidP="003B467F">
      <w:pPr>
        <w:rPr>
          <w:rFonts w:ascii="Tahoma" w:hAnsi="Tahoma" w:cs="Tahoma"/>
          <w:lang w:val="id-ID"/>
        </w:rPr>
      </w:pPr>
    </w:p>
    <w:p w14:paraId="26CCAF10" w14:textId="77777777" w:rsidR="00E81CFF" w:rsidRPr="00CE081D" w:rsidRDefault="00E81CFF" w:rsidP="003B467F">
      <w:pPr>
        <w:rPr>
          <w:rFonts w:ascii="Tahoma" w:hAnsi="Tahoma" w:cs="Tahoma"/>
          <w:lang w:val="id-ID"/>
        </w:rPr>
      </w:pPr>
    </w:p>
    <w:p w14:paraId="1564B5BB" w14:textId="77777777" w:rsidR="00E81CFF" w:rsidRPr="00CE081D" w:rsidRDefault="00E81CFF" w:rsidP="003B467F">
      <w:pPr>
        <w:rPr>
          <w:rFonts w:ascii="Tahoma" w:hAnsi="Tahoma" w:cs="Tahoma"/>
          <w:lang w:val="id-ID"/>
        </w:rPr>
      </w:pPr>
    </w:p>
    <w:p w14:paraId="539C9442" w14:textId="77777777" w:rsidR="00E81CFF" w:rsidRPr="00CE081D" w:rsidRDefault="00E81CFF" w:rsidP="003B467F">
      <w:pPr>
        <w:rPr>
          <w:rFonts w:ascii="Tahoma" w:hAnsi="Tahoma" w:cs="Tahoma"/>
          <w:lang w:val="id-ID"/>
        </w:rPr>
      </w:pPr>
    </w:p>
    <w:p w14:paraId="38F09333" w14:textId="77777777" w:rsidR="00E81CFF" w:rsidRPr="00CE081D" w:rsidRDefault="00E81CFF" w:rsidP="003B467F">
      <w:pPr>
        <w:rPr>
          <w:rFonts w:ascii="Tahoma" w:hAnsi="Tahoma" w:cs="Tahoma"/>
          <w:lang w:val="id-ID"/>
        </w:rPr>
      </w:pPr>
    </w:p>
    <w:p w14:paraId="004BE299" w14:textId="77777777" w:rsidR="00E81CFF" w:rsidRPr="00CE081D" w:rsidRDefault="00E81CFF" w:rsidP="003B467F">
      <w:pPr>
        <w:rPr>
          <w:rFonts w:ascii="Tahoma" w:hAnsi="Tahoma" w:cs="Tahoma"/>
          <w:lang w:val="id-ID"/>
        </w:rPr>
      </w:pPr>
    </w:p>
    <w:p w14:paraId="7A40BD9A" w14:textId="77777777" w:rsidR="00E81CFF" w:rsidRPr="00CE081D" w:rsidRDefault="00E81CFF" w:rsidP="003B467F">
      <w:pPr>
        <w:rPr>
          <w:rFonts w:ascii="Tahoma" w:hAnsi="Tahoma" w:cs="Tahoma"/>
          <w:lang w:val="id-ID"/>
        </w:rPr>
      </w:pPr>
    </w:p>
    <w:p w14:paraId="20B6BBBA" w14:textId="77777777" w:rsidR="00E81CFF" w:rsidRPr="00CE081D" w:rsidRDefault="00E81CFF" w:rsidP="003B467F">
      <w:pPr>
        <w:rPr>
          <w:rFonts w:ascii="Tahoma" w:hAnsi="Tahoma" w:cs="Tahoma"/>
          <w:lang w:val="id-ID"/>
        </w:rPr>
      </w:pPr>
    </w:p>
    <w:p w14:paraId="1D4C9D53" w14:textId="77777777" w:rsidR="00E81CFF" w:rsidRPr="00CE081D" w:rsidRDefault="00E81CFF" w:rsidP="003B467F">
      <w:pPr>
        <w:rPr>
          <w:rFonts w:ascii="Tahoma" w:hAnsi="Tahoma" w:cs="Tahoma"/>
          <w:lang w:val="id-ID"/>
        </w:rPr>
      </w:pPr>
    </w:p>
    <w:p w14:paraId="1F3C28F5" w14:textId="77777777" w:rsidR="00E81CFF" w:rsidRPr="00CE081D" w:rsidRDefault="00E81CFF" w:rsidP="003B467F">
      <w:pPr>
        <w:rPr>
          <w:rFonts w:ascii="Tahoma" w:hAnsi="Tahoma" w:cs="Tahoma"/>
          <w:lang w:val="id-ID"/>
        </w:rPr>
      </w:pPr>
    </w:p>
    <w:p w14:paraId="1F3C5914" w14:textId="194EFDEC" w:rsidR="003B467F" w:rsidRPr="00CE081D" w:rsidRDefault="003B467F">
      <w:pPr>
        <w:rPr>
          <w:rFonts w:ascii="Tahoma" w:hAnsi="Tahoma" w:cs="Tahoma"/>
          <w:b/>
          <w:sz w:val="24"/>
          <w:lang w:val="id-ID"/>
        </w:rPr>
      </w:pPr>
      <w:bookmarkStart w:id="2" w:name="_Toc440359981"/>
      <w:bookmarkStart w:id="3" w:name="_Toc523210262"/>
    </w:p>
    <w:p w14:paraId="2310990C" w14:textId="77777777" w:rsidR="003E4287" w:rsidRDefault="003E4287">
      <w:pPr>
        <w:rPr>
          <w:rFonts w:ascii="Tahoma" w:hAnsi="Tahoma" w:cs="Tahoma"/>
          <w:b/>
          <w:sz w:val="24"/>
          <w:lang w:val="id-ID"/>
        </w:rPr>
      </w:pPr>
      <w:r>
        <w:rPr>
          <w:rFonts w:ascii="Tahoma" w:hAnsi="Tahoma" w:cs="Tahoma"/>
          <w:b/>
          <w:sz w:val="24"/>
          <w:lang w:val="id-ID"/>
        </w:rPr>
        <w:br w:type="page"/>
      </w:r>
    </w:p>
    <w:p w14:paraId="6932062A" w14:textId="2E162831" w:rsidR="007A696D" w:rsidRPr="005D0CF8" w:rsidRDefault="007A696D" w:rsidP="003B467F">
      <w:pPr>
        <w:pStyle w:val="CommentText"/>
        <w:rPr>
          <w:rFonts w:ascii="Tahoma" w:hAnsi="Tahoma" w:cs="Tahoma"/>
          <w:b/>
          <w:lang w:val="id-ID"/>
        </w:rPr>
      </w:pPr>
      <w:r w:rsidRPr="005D0CF8">
        <w:rPr>
          <w:rFonts w:ascii="Tahoma" w:hAnsi="Tahoma" w:cs="Tahoma"/>
          <w:b/>
          <w:lang w:val="id-ID"/>
        </w:rPr>
        <w:lastRenderedPageBreak/>
        <w:t>TABLE OF CONTENTS</w:t>
      </w:r>
      <w:bookmarkEnd w:id="2"/>
    </w:p>
    <w:p w14:paraId="3A3A27B2" w14:textId="77777777" w:rsidR="00C37E9F" w:rsidRPr="005D0CF8" w:rsidRDefault="003B467F">
      <w:pPr>
        <w:pStyle w:val="TOC1"/>
        <w:tabs>
          <w:tab w:val="left" w:pos="600"/>
          <w:tab w:val="right" w:leader="dot" w:pos="9350"/>
        </w:tabs>
        <w:rPr>
          <w:rFonts w:ascii="Tahoma" w:eastAsiaTheme="minorEastAsia" w:hAnsi="Tahoma" w:cs="Tahoma"/>
          <w:b w:val="0"/>
          <w:noProof/>
          <w:sz w:val="20"/>
          <w:szCs w:val="20"/>
          <w:lang w:eastAsia="ja-JP"/>
        </w:rPr>
      </w:pPr>
      <w:r w:rsidRPr="005D0CF8">
        <w:rPr>
          <w:rFonts w:ascii="Tahoma" w:hAnsi="Tahoma" w:cs="Tahoma"/>
          <w:b w:val="0"/>
          <w:bCs/>
          <w:caps/>
          <w:noProof/>
          <w:sz w:val="20"/>
          <w:szCs w:val="20"/>
          <w:lang w:val="id-ID"/>
        </w:rPr>
        <w:fldChar w:fldCharType="begin"/>
      </w:r>
      <w:r w:rsidRPr="005D0CF8">
        <w:rPr>
          <w:rFonts w:ascii="Tahoma" w:hAnsi="Tahoma" w:cs="Tahoma"/>
          <w:b w:val="0"/>
          <w:bCs/>
          <w:caps/>
          <w:noProof/>
          <w:sz w:val="20"/>
          <w:szCs w:val="20"/>
          <w:lang w:val="id-ID"/>
        </w:rPr>
        <w:instrText xml:space="preserve"> TOC \o "1-3" \h \z \u </w:instrText>
      </w:r>
      <w:r w:rsidRPr="005D0CF8">
        <w:rPr>
          <w:rFonts w:ascii="Tahoma" w:hAnsi="Tahoma" w:cs="Tahoma"/>
          <w:b w:val="0"/>
          <w:bCs/>
          <w:caps/>
          <w:noProof/>
          <w:sz w:val="20"/>
          <w:szCs w:val="20"/>
          <w:lang w:val="id-ID"/>
        </w:rPr>
        <w:fldChar w:fldCharType="separate"/>
      </w:r>
      <w:hyperlink w:anchor="_Toc465763545" w:history="1">
        <w:r w:rsidR="00C37E9F" w:rsidRPr="005D0CF8">
          <w:rPr>
            <w:rStyle w:val="Hyperlink"/>
            <w:rFonts w:ascii="Tahoma" w:hAnsi="Tahoma" w:cs="Tahoma"/>
            <w:noProof/>
            <w:sz w:val="20"/>
            <w:szCs w:val="20"/>
            <w:lang w:val="id-ID"/>
          </w:rPr>
          <w:t>1.</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Introduction</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_Toc465763545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7</w:t>
        </w:r>
        <w:r w:rsidR="00C37E9F" w:rsidRPr="005D0CF8">
          <w:rPr>
            <w:rFonts w:ascii="Tahoma" w:hAnsi="Tahoma" w:cs="Tahoma"/>
            <w:noProof/>
            <w:webHidden/>
            <w:sz w:val="20"/>
            <w:szCs w:val="20"/>
          </w:rPr>
          <w:fldChar w:fldCharType="end"/>
        </w:r>
      </w:hyperlink>
    </w:p>
    <w:p w14:paraId="6411A391" w14:textId="77777777" w:rsidR="00C37E9F" w:rsidRPr="005D0CF8" w:rsidRDefault="00B37E13">
      <w:pPr>
        <w:pStyle w:val="TOC2"/>
        <w:tabs>
          <w:tab w:val="left" w:pos="1000"/>
          <w:tab w:val="right" w:leader="dot" w:pos="9350"/>
        </w:tabs>
        <w:rPr>
          <w:rFonts w:ascii="Tahoma" w:eastAsiaTheme="minorEastAsia" w:hAnsi="Tahoma" w:cs="Tahoma"/>
          <w:b w:val="0"/>
          <w:noProof/>
          <w:sz w:val="20"/>
          <w:szCs w:val="20"/>
          <w:lang w:eastAsia="ja-JP"/>
        </w:rPr>
      </w:pPr>
      <w:hyperlink w:anchor="_Toc465763546" w:history="1">
        <w:r w:rsidR="00C37E9F" w:rsidRPr="005D0CF8">
          <w:rPr>
            <w:rStyle w:val="Hyperlink"/>
            <w:rFonts w:ascii="Tahoma" w:hAnsi="Tahoma" w:cs="Tahoma"/>
            <w:noProof/>
            <w:sz w:val="20"/>
            <w:szCs w:val="20"/>
            <w:lang w:val="id-ID"/>
          </w:rPr>
          <w:t>1.1.</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rPr>
          <w:t>Background of Request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_Toc465763546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7</w:t>
        </w:r>
        <w:r w:rsidR="00C37E9F" w:rsidRPr="005D0CF8">
          <w:rPr>
            <w:rFonts w:ascii="Tahoma" w:hAnsi="Tahoma" w:cs="Tahoma"/>
            <w:noProof/>
            <w:webHidden/>
            <w:sz w:val="20"/>
            <w:szCs w:val="20"/>
          </w:rPr>
          <w:fldChar w:fldCharType="end"/>
        </w:r>
      </w:hyperlink>
    </w:p>
    <w:p w14:paraId="13BCCB98"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547" w:history="1">
        <w:r w:rsidR="00C37E9F" w:rsidRPr="005D0CF8">
          <w:rPr>
            <w:rStyle w:val="Hyperlink"/>
            <w:rFonts w:ascii="Tahoma" w:hAnsi="Tahoma" w:cs="Tahoma"/>
            <w:noProof/>
            <w:sz w:val="20"/>
            <w:szCs w:val="20"/>
            <w:lang w:val="id-ID"/>
          </w:rPr>
          <w:t>1.1.1.</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lang w:val="id-ID"/>
          </w:rPr>
          <w:t>Functionality</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_Toc465763547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7</w:t>
        </w:r>
        <w:r w:rsidR="00C37E9F" w:rsidRPr="005D0CF8">
          <w:rPr>
            <w:rFonts w:ascii="Tahoma" w:hAnsi="Tahoma" w:cs="Tahoma"/>
            <w:noProof/>
            <w:webHidden/>
            <w:sz w:val="20"/>
            <w:szCs w:val="20"/>
          </w:rPr>
          <w:fldChar w:fldCharType="end"/>
        </w:r>
      </w:hyperlink>
    </w:p>
    <w:p w14:paraId="4CDB387F"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548" w:history="1">
        <w:r w:rsidR="00C37E9F" w:rsidRPr="005D0CF8">
          <w:rPr>
            <w:rStyle w:val="Hyperlink"/>
            <w:rFonts w:ascii="Tahoma" w:hAnsi="Tahoma" w:cs="Tahoma"/>
            <w:noProof/>
            <w:sz w:val="20"/>
            <w:szCs w:val="20"/>
            <w:lang w:val="id-ID"/>
          </w:rPr>
          <w:t>1.1.2.</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lang w:val="id-ID"/>
          </w:rPr>
          <w:t>Design Constraint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_Toc465763548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7</w:t>
        </w:r>
        <w:r w:rsidR="00C37E9F" w:rsidRPr="005D0CF8">
          <w:rPr>
            <w:rFonts w:ascii="Tahoma" w:hAnsi="Tahoma" w:cs="Tahoma"/>
            <w:noProof/>
            <w:webHidden/>
            <w:sz w:val="20"/>
            <w:szCs w:val="20"/>
          </w:rPr>
          <w:fldChar w:fldCharType="end"/>
        </w:r>
      </w:hyperlink>
    </w:p>
    <w:p w14:paraId="11133569"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549" w:history="1">
        <w:r w:rsidR="00C37E9F" w:rsidRPr="005D0CF8">
          <w:rPr>
            <w:rStyle w:val="Hyperlink"/>
            <w:rFonts w:ascii="Tahoma" w:hAnsi="Tahoma" w:cs="Tahoma"/>
            <w:noProof/>
            <w:sz w:val="20"/>
            <w:szCs w:val="20"/>
            <w:lang w:val="id-ID"/>
          </w:rPr>
          <w:t>1.1.3.</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lang w:val="id-ID"/>
          </w:rPr>
          <w:t>Consideration for Performance</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_Toc465763549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7</w:t>
        </w:r>
        <w:r w:rsidR="00C37E9F" w:rsidRPr="005D0CF8">
          <w:rPr>
            <w:rFonts w:ascii="Tahoma" w:hAnsi="Tahoma" w:cs="Tahoma"/>
            <w:noProof/>
            <w:webHidden/>
            <w:sz w:val="20"/>
            <w:szCs w:val="20"/>
          </w:rPr>
          <w:fldChar w:fldCharType="end"/>
        </w:r>
      </w:hyperlink>
    </w:p>
    <w:p w14:paraId="28F4A562" w14:textId="77777777" w:rsidR="00C37E9F" w:rsidRPr="005D0CF8" w:rsidRDefault="00B37E13">
      <w:pPr>
        <w:pStyle w:val="TOC2"/>
        <w:tabs>
          <w:tab w:val="left" w:pos="1000"/>
          <w:tab w:val="right" w:leader="dot" w:pos="9350"/>
        </w:tabs>
        <w:rPr>
          <w:rFonts w:ascii="Tahoma" w:eastAsiaTheme="minorEastAsia" w:hAnsi="Tahoma" w:cs="Tahoma"/>
          <w:b w:val="0"/>
          <w:noProof/>
          <w:sz w:val="20"/>
          <w:szCs w:val="20"/>
          <w:lang w:eastAsia="ja-JP"/>
        </w:rPr>
      </w:pPr>
      <w:hyperlink w:anchor="_Toc465763550" w:history="1">
        <w:r w:rsidR="00C37E9F" w:rsidRPr="005D0CF8">
          <w:rPr>
            <w:rStyle w:val="Hyperlink"/>
            <w:rFonts w:ascii="Tahoma" w:hAnsi="Tahoma" w:cs="Tahoma"/>
            <w:noProof/>
            <w:sz w:val="20"/>
            <w:szCs w:val="20"/>
            <w:lang w:val="id-ID"/>
          </w:rPr>
          <w:t>1.2.</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Scope of Work</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_Toc465763550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7</w:t>
        </w:r>
        <w:r w:rsidR="00C37E9F" w:rsidRPr="005D0CF8">
          <w:rPr>
            <w:rFonts w:ascii="Tahoma" w:hAnsi="Tahoma" w:cs="Tahoma"/>
            <w:noProof/>
            <w:webHidden/>
            <w:sz w:val="20"/>
            <w:szCs w:val="20"/>
          </w:rPr>
          <w:fldChar w:fldCharType="end"/>
        </w:r>
      </w:hyperlink>
    </w:p>
    <w:p w14:paraId="4C7968D5" w14:textId="77777777" w:rsidR="00C37E9F" w:rsidRPr="005D0CF8" w:rsidRDefault="00B37E13">
      <w:pPr>
        <w:pStyle w:val="TOC2"/>
        <w:tabs>
          <w:tab w:val="left" w:pos="1000"/>
          <w:tab w:val="right" w:leader="dot" w:pos="9350"/>
        </w:tabs>
        <w:rPr>
          <w:rFonts w:ascii="Tahoma" w:eastAsiaTheme="minorEastAsia" w:hAnsi="Tahoma" w:cs="Tahoma"/>
          <w:b w:val="0"/>
          <w:noProof/>
          <w:sz w:val="20"/>
          <w:szCs w:val="20"/>
          <w:lang w:eastAsia="ja-JP"/>
        </w:rPr>
      </w:pPr>
      <w:hyperlink w:anchor="_Toc465763551" w:history="1">
        <w:r w:rsidR="00C37E9F" w:rsidRPr="005D0CF8">
          <w:rPr>
            <w:rStyle w:val="Hyperlink"/>
            <w:rFonts w:ascii="Tahoma" w:hAnsi="Tahoma" w:cs="Tahoma"/>
            <w:noProof/>
            <w:sz w:val="20"/>
            <w:szCs w:val="20"/>
            <w:lang w:val="id-ID"/>
          </w:rPr>
          <w:t>1.3.</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Dependent/Related Projects</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_Toc465763551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9</w:t>
        </w:r>
        <w:r w:rsidR="00C37E9F" w:rsidRPr="005D0CF8">
          <w:rPr>
            <w:rFonts w:ascii="Tahoma" w:hAnsi="Tahoma" w:cs="Tahoma"/>
            <w:noProof/>
            <w:webHidden/>
            <w:sz w:val="20"/>
            <w:szCs w:val="20"/>
          </w:rPr>
          <w:fldChar w:fldCharType="end"/>
        </w:r>
      </w:hyperlink>
    </w:p>
    <w:p w14:paraId="68B7911D" w14:textId="77777777" w:rsidR="00C37E9F" w:rsidRPr="005D0CF8" w:rsidRDefault="00B37E13">
      <w:pPr>
        <w:pStyle w:val="TOC1"/>
        <w:tabs>
          <w:tab w:val="left" w:pos="600"/>
          <w:tab w:val="right" w:leader="dot" w:pos="9350"/>
        </w:tabs>
        <w:rPr>
          <w:rFonts w:ascii="Tahoma" w:eastAsiaTheme="minorEastAsia" w:hAnsi="Tahoma" w:cs="Tahoma"/>
          <w:b w:val="0"/>
          <w:noProof/>
          <w:sz w:val="20"/>
          <w:szCs w:val="20"/>
          <w:lang w:eastAsia="ja-JP"/>
        </w:rPr>
      </w:pPr>
      <w:hyperlink w:anchor="_Toc465763552" w:history="1">
        <w:r w:rsidR="00C37E9F" w:rsidRPr="005D0CF8">
          <w:rPr>
            <w:rStyle w:val="Hyperlink"/>
            <w:rFonts w:ascii="Tahoma" w:hAnsi="Tahoma" w:cs="Tahoma"/>
            <w:noProof/>
            <w:sz w:val="20"/>
            <w:szCs w:val="20"/>
            <w:lang w:val="id-ID"/>
          </w:rPr>
          <w:t>2.</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Business Requirement (BR)</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_Toc465763552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10</w:t>
        </w:r>
        <w:r w:rsidR="00C37E9F" w:rsidRPr="005D0CF8">
          <w:rPr>
            <w:rFonts w:ascii="Tahoma" w:hAnsi="Tahoma" w:cs="Tahoma"/>
            <w:noProof/>
            <w:webHidden/>
            <w:sz w:val="20"/>
            <w:szCs w:val="20"/>
          </w:rPr>
          <w:fldChar w:fldCharType="end"/>
        </w:r>
      </w:hyperlink>
    </w:p>
    <w:p w14:paraId="6546E84A" w14:textId="77777777" w:rsidR="00C37E9F" w:rsidRPr="005D0CF8" w:rsidRDefault="00B37E13">
      <w:pPr>
        <w:pStyle w:val="TOC1"/>
        <w:tabs>
          <w:tab w:val="left" w:pos="600"/>
          <w:tab w:val="right" w:leader="dot" w:pos="9350"/>
        </w:tabs>
        <w:rPr>
          <w:rFonts w:ascii="Tahoma" w:eastAsiaTheme="minorEastAsia" w:hAnsi="Tahoma" w:cs="Tahoma"/>
          <w:b w:val="0"/>
          <w:noProof/>
          <w:sz w:val="20"/>
          <w:szCs w:val="20"/>
          <w:lang w:eastAsia="ja-JP"/>
        </w:rPr>
      </w:pPr>
      <w:hyperlink w:anchor="_Toc465763553" w:history="1">
        <w:r w:rsidR="00C37E9F" w:rsidRPr="005D0CF8">
          <w:rPr>
            <w:rStyle w:val="Hyperlink"/>
            <w:rFonts w:ascii="Tahoma" w:hAnsi="Tahoma" w:cs="Tahoma"/>
            <w:noProof/>
            <w:sz w:val="20"/>
            <w:szCs w:val="20"/>
            <w:lang w:val="id-ID"/>
          </w:rPr>
          <w:t>3.</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Systems Overview</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_Toc465763553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11</w:t>
        </w:r>
        <w:r w:rsidR="00C37E9F" w:rsidRPr="005D0CF8">
          <w:rPr>
            <w:rFonts w:ascii="Tahoma" w:hAnsi="Tahoma" w:cs="Tahoma"/>
            <w:noProof/>
            <w:webHidden/>
            <w:sz w:val="20"/>
            <w:szCs w:val="20"/>
          </w:rPr>
          <w:fldChar w:fldCharType="end"/>
        </w:r>
      </w:hyperlink>
    </w:p>
    <w:p w14:paraId="6C4A4828" w14:textId="77777777" w:rsidR="00C37E9F" w:rsidRPr="005D0CF8" w:rsidRDefault="00B37E13">
      <w:pPr>
        <w:pStyle w:val="TOC2"/>
        <w:tabs>
          <w:tab w:val="left" w:pos="1000"/>
          <w:tab w:val="right" w:leader="dot" w:pos="9350"/>
        </w:tabs>
        <w:rPr>
          <w:rFonts w:ascii="Tahoma" w:eastAsiaTheme="minorEastAsia" w:hAnsi="Tahoma" w:cs="Tahoma"/>
          <w:b w:val="0"/>
          <w:noProof/>
          <w:sz w:val="20"/>
          <w:szCs w:val="20"/>
          <w:lang w:eastAsia="ja-JP"/>
        </w:rPr>
      </w:pPr>
      <w:hyperlink w:anchor="_Toc465763554" w:history="1">
        <w:r w:rsidR="00C37E9F" w:rsidRPr="005D0CF8">
          <w:rPr>
            <w:rStyle w:val="Hyperlink"/>
            <w:rFonts w:ascii="Tahoma" w:hAnsi="Tahoma" w:cs="Tahoma"/>
            <w:noProof/>
            <w:sz w:val="20"/>
            <w:szCs w:val="20"/>
            <w:lang w:val="id-ID"/>
          </w:rPr>
          <w:t>3.1.</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System Context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_Toc465763554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11</w:t>
        </w:r>
        <w:r w:rsidR="00C37E9F" w:rsidRPr="005D0CF8">
          <w:rPr>
            <w:rFonts w:ascii="Tahoma" w:hAnsi="Tahoma" w:cs="Tahoma"/>
            <w:noProof/>
            <w:webHidden/>
            <w:sz w:val="20"/>
            <w:szCs w:val="20"/>
          </w:rPr>
          <w:fldChar w:fldCharType="end"/>
        </w:r>
      </w:hyperlink>
    </w:p>
    <w:p w14:paraId="78BF083C" w14:textId="77777777" w:rsidR="00C37E9F" w:rsidRPr="005D0CF8" w:rsidRDefault="00B37E13">
      <w:pPr>
        <w:pStyle w:val="TOC2"/>
        <w:tabs>
          <w:tab w:val="left" w:pos="1000"/>
          <w:tab w:val="right" w:leader="dot" w:pos="9350"/>
        </w:tabs>
        <w:rPr>
          <w:rFonts w:ascii="Tahoma" w:eastAsiaTheme="minorEastAsia" w:hAnsi="Tahoma" w:cs="Tahoma"/>
          <w:b w:val="0"/>
          <w:noProof/>
          <w:sz w:val="20"/>
          <w:szCs w:val="20"/>
          <w:lang w:eastAsia="ja-JP"/>
        </w:rPr>
      </w:pPr>
      <w:hyperlink w:anchor="_Toc465763555" w:history="1">
        <w:r w:rsidR="00C37E9F" w:rsidRPr="005D0CF8">
          <w:rPr>
            <w:rStyle w:val="Hyperlink"/>
            <w:rFonts w:ascii="Tahoma" w:hAnsi="Tahoma" w:cs="Tahoma"/>
            <w:noProof/>
            <w:sz w:val="20"/>
            <w:szCs w:val="20"/>
            <w:lang w:val="id-ID"/>
          </w:rPr>
          <w:t>3.2.</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Impacted Systems</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_Toc465763555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11</w:t>
        </w:r>
        <w:r w:rsidR="00C37E9F" w:rsidRPr="005D0CF8">
          <w:rPr>
            <w:rFonts w:ascii="Tahoma" w:hAnsi="Tahoma" w:cs="Tahoma"/>
            <w:noProof/>
            <w:webHidden/>
            <w:sz w:val="20"/>
            <w:szCs w:val="20"/>
          </w:rPr>
          <w:fldChar w:fldCharType="end"/>
        </w:r>
      </w:hyperlink>
    </w:p>
    <w:p w14:paraId="53ABE09A" w14:textId="77777777" w:rsidR="00C37E9F" w:rsidRPr="005D0CF8" w:rsidRDefault="00B37E13">
      <w:pPr>
        <w:pStyle w:val="TOC1"/>
        <w:tabs>
          <w:tab w:val="left" w:pos="600"/>
          <w:tab w:val="right" w:leader="dot" w:pos="9350"/>
        </w:tabs>
        <w:rPr>
          <w:rFonts w:ascii="Tahoma" w:eastAsiaTheme="minorEastAsia" w:hAnsi="Tahoma" w:cs="Tahoma"/>
          <w:b w:val="0"/>
          <w:noProof/>
          <w:sz w:val="20"/>
          <w:szCs w:val="20"/>
          <w:lang w:eastAsia="ja-JP"/>
        </w:rPr>
      </w:pPr>
      <w:hyperlink w:anchor="_Toc465763556" w:history="1">
        <w:r w:rsidR="00C37E9F" w:rsidRPr="005D0CF8">
          <w:rPr>
            <w:rStyle w:val="Hyperlink"/>
            <w:rFonts w:ascii="Tahoma" w:hAnsi="Tahoma" w:cs="Tahoma"/>
            <w:noProof/>
            <w:sz w:val="20"/>
            <w:szCs w:val="20"/>
            <w:lang w:val="id-ID"/>
          </w:rPr>
          <w:t>4.</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Functional Requirements (FR)</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_Toc465763556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12</w:t>
        </w:r>
        <w:r w:rsidR="00C37E9F" w:rsidRPr="005D0CF8">
          <w:rPr>
            <w:rFonts w:ascii="Tahoma" w:hAnsi="Tahoma" w:cs="Tahoma"/>
            <w:noProof/>
            <w:webHidden/>
            <w:sz w:val="20"/>
            <w:szCs w:val="20"/>
          </w:rPr>
          <w:fldChar w:fldCharType="end"/>
        </w:r>
      </w:hyperlink>
    </w:p>
    <w:p w14:paraId="03D46910" w14:textId="77777777" w:rsidR="00C37E9F" w:rsidRPr="005D0CF8" w:rsidRDefault="00B37E13">
      <w:pPr>
        <w:pStyle w:val="TOC1"/>
        <w:tabs>
          <w:tab w:val="left" w:pos="600"/>
          <w:tab w:val="right" w:leader="dot" w:pos="9350"/>
        </w:tabs>
        <w:rPr>
          <w:rFonts w:ascii="Tahoma" w:eastAsiaTheme="minorEastAsia" w:hAnsi="Tahoma" w:cs="Tahoma"/>
          <w:b w:val="0"/>
          <w:noProof/>
          <w:sz w:val="20"/>
          <w:szCs w:val="20"/>
          <w:lang w:eastAsia="ja-JP"/>
        </w:rPr>
      </w:pPr>
      <w:hyperlink w:anchor="_Toc465763557" w:history="1">
        <w:r w:rsidR="00C37E9F" w:rsidRPr="005D0CF8">
          <w:rPr>
            <w:rStyle w:val="Hyperlink"/>
            <w:rFonts w:ascii="Tahoma" w:hAnsi="Tahoma" w:cs="Tahoma"/>
            <w:noProof/>
            <w:sz w:val="20"/>
            <w:szCs w:val="20"/>
          </w:rPr>
          <w:t>5.</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B</w:t>
        </w:r>
        <w:r w:rsidR="00C37E9F" w:rsidRPr="005D0CF8">
          <w:rPr>
            <w:rStyle w:val="Hyperlink"/>
            <w:rFonts w:ascii="Tahoma" w:hAnsi="Tahoma" w:cs="Tahoma"/>
            <w:noProof/>
            <w:sz w:val="20"/>
            <w:szCs w:val="20"/>
          </w:rPr>
          <w:t>usiness Flow (BF)</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_Toc465763557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13</w:t>
        </w:r>
        <w:r w:rsidR="00C37E9F" w:rsidRPr="005D0CF8">
          <w:rPr>
            <w:rFonts w:ascii="Tahoma" w:hAnsi="Tahoma" w:cs="Tahoma"/>
            <w:noProof/>
            <w:webHidden/>
            <w:sz w:val="20"/>
            <w:szCs w:val="20"/>
          </w:rPr>
          <w:fldChar w:fldCharType="end"/>
        </w:r>
      </w:hyperlink>
    </w:p>
    <w:p w14:paraId="06CF3A9F" w14:textId="77777777" w:rsidR="00C37E9F" w:rsidRPr="005D0CF8" w:rsidRDefault="00B37E13">
      <w:pPr>
        <w:pStyle w:val="TOC1"/>
        <w:tabs>
          <w:tab w:val="left" w:pos="600"/>
          <w:tab w:val="right" w:leader="dot" w:pos="9350"/>
        </w:tabs>
        <w:rPr>
          <w:rFonts w:ascii="Tahoma" w:eastAsiaTheme="minorEastAsia" w:hAnsi="Tahoma" w:cs="Tahoma"/>
          <w:b w:val="0"/>
          <w:noProof/>
          <w:sz w:val="20"/>
          <w:szCs w:val="20"/>
          <w:lang w:eastAsia="ja-JP"/>
        </w:rPr>
      </w:pPr>
      <w:hyperlink w:anchor="_Toc465763558" w:history="1">
        <w:r w:rsidR="00C37E9F" w:rsidRPr="005D0CF8">
          <w:rPr>
            <w:rStyle w:val="Hyperlink"/>
            <w:rFonts w:ascii="Tahoma" w:hAnsi="Tahoma" w:cs="Tahoma"/>
            <w:noProof/>
            <w:sz w:val="20"/>
            <w:szCs w:val="20"/>
            <w:lang w:val="id-ID"/>
          </w:rPr>
          <w:t>6.</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Non Functional Requirement</w:t>
        </w:r>
        <w:r w:rsidR="00C37E9F" w:rsidRPr="005D0CF8">
          <w:rPr>
            <w:rStyle w:val="Hyperlink"/>
            <w:rFonts w:ascii="Tahoma" w:hAnsi="Tahoma" w:cs="Tahoma"/>
            <w:noProof/>
            <w:sz w:val="20"/>
            <w:szCs w:val="20"/>
          </w:rPr>
          <w:t xml:space="preserve"> (NFR)</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_Toc465763558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24</w:t>
        </w:r>
        <w:r w:rsidR="00C37E9F" w:rsidRPr="005D0CF8">
          <w:rPr>
            <w:rFonts w:ascii="Tahoma" w:hAnsi="Tahoma" w:cs="Tahoma"/>
            <w:noProof/>
            <w:webHidden/>
            <w:sz w:val="20"/>
            <w:szCs w:val="20"/>
          </w:rPr>
          <w:fldChar w:fldCharType="end"/>
        </w:r>
      </w:hyperlink>
    </w:p>
    <w:p w14:paraId="570894E4" w14:textId="77777777" w:rsidR="00C37E9F" w:rsidRPr="005D0CF8" w:rsidRDefault="00B37E13">
      <w:pPr>
        <w:pStyle w:val="TOC2"/>
        <w:tabs>
          <w:tab w:val="left" w:pos="1000"/>
          <w:tab w:val="right" w:leader="dot" w:pos="9350"/>
        </w:tabs>
        <w:rPr>
          <w:rFonts w:ascii="Tahoma" w:eastAsiaTheme="minorEastAsia" w:hAnsi="Tahoma" w:cs="Tahoma"/>
          <w:b w:val="0"/>
          <w:noProof/>
          <w:sz w:val="20"/>
          <w:szCs w:val="20"/>
          <w:lang w:eastAsia="ja-JP"/>
        </w:rPr>
      </w:pPr>
      <w:hyperlink w:anchor="_Toc465763559" w:history="1">
        <w:r w:rsidR="00C37E9F" w:rsidRPr="005D0CF8">
          <w:rPr>
            <w:rStyle w:val="Hyperlink"/>
            <w:rFonts w:ascii="Tahoma" w:hAnsi="Tahoma" w:cs="Tahoma"/>
            <w:noProof/>
            <w:sz w:val="20"/>
            <w:szCs w:val="20"/>
            <w:lang w:val="id-ID"/>
          </w:rPr>
          <w:t>6.1.</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Hardware Interfaces</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_Toc465763559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24</w:t>
        </w:r>
        <w:r w:rsidR="00C37E9F" w:rsidRPr="005D0CF8">
          <w:rPr>
            <w:rFonts w:ascii="Tahoma" w:hAnsi="Tahoma" w:cs="Tahoma"/>
            <w:noProof/>
            <w:webHidden/>
            <w:sz w:val="20"/>
            <w:szCs w:val="20"/>
          </w:rPr>
          <w:fldChar w:fldCharType="end"/>
        </w:r>
      </w:hyperlink>
    </w:p>
    <w:p w14:paraId="7F44D254" w14:textId="77777777" w:rsidR="00C37E9F" w:rsidRPr="005D0CF8" w:rsidRDefault="00B37E13">
      <w:pPr>
        <w:pStyle w:val="TOC2"/>
        <w:tabs>
          <w:tab w:val="left" w:pos="1000"/>
          <w:tab w:val="right" w:leader="dot" w:pos="9350"/>
        </w:tabs>
        <w:rPr>
          <w:rFonts w:ascii="Tahoma" w:eastAsiaTheme="minorEastAsia" w:hAnsi="Tahoma" w:cs="Tahoma"/>
          <w:b w:val="0"/>
          <w:noProof/>
          <w:sz w:val="20"/>
          <w:szCs w:val="20"/>
          <w:lang w:eastAsia="ja-JP"/>
        </w:rPr>
      </w:pPr>
      <w:hyperlink w:anchor="_Toc465763560" w:history="1">
        <w:r w:rsidR="00C37E9F" w:rsidRPr="005D0CF8">
          <w:rPr>
            <w:rStyle w:val="Hyperlink"/>
            <w:rFonts w:ascii="Tahoma" w:hAnsi="Tahoma" w:cs="Tahoma"/>
            <w:noProof/>
            <w:sz w:val="20"/>
            <w:szCs w:val="20"/>
            <w:lang w:val="id-ID"/>
          </w:rPr>
          <w:t>6.2.</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Software Interfaces</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_Toc465763560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24</w:t>
        </w:r>
        <w:r w:rsidR="00C37E9F" w:rsidRPr="005D0CF8">
          <w:rPr>
            <w:rFonts w:ascii="Tahoma" w:hAnsi="Tahoma" w:cs="Tahoma"/>
            <w:noProof/>
            <w:webHidden/>
            <w:sz w:val="20"/>
            <w:szCs w:val="20"/>
          </w:rPr>
          <w:fldChar w:fldCharType="end"/>
        </w:r>
      </w:hyperlink>
    </w:p>
    <w:p w14:paraId="0E45E91D" w14:textId="77777777" w:rsidR="00C37E9F" w:rsidRPr="005D0CF8" w:rsidRDefault="00B37E13">
      <w:pPr>
        <w:pStyle w:val="TOC2"/>
        <w:tabs>
          <w:tab w:val="left" w:pos="1000"/>
          <w:tab w:val="right" w:leader="dot" w:pos="9350"/>
        </w:tabs>
        <w:rPr>
          <w:rFonts w:ascii="Tahoma" w:eastAsiaTheme="minorEastAsia" w:hAnsi="Tahoma" w:cs="Tahoma"/>
          <w:b w:val="0"/>
          <w:noProof/>
          <w:sz w:val="20"/>
          <w:szCs w:val="20"/>
          <w:lang w:eastAsia="ja-JP"/>
        </w:rPr>
      </w:pPr>
      <w:hyperlink w:anchor="_Toc465763561" w:history="1">
        <w:r w:rsidR="00C37E9F" w:rsidRPr="005D0CF8">
          <w:rPr>
            <w:rStyle w:val="Hyperlink"/>
            <w:rFonts w:ascii="Tahoma" w:hAnsi="Tahoma" w:cs="Tahoma"/>
            <w:noProof/>
            <w:sz w:val="20"/>
            <w:szCs w:val="20"/>
            <w:lang w:val="id-ID"/>
          </w:rPr>
          <w:t>6.3.</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System Interfaces</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_Toc465763561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24</w:t>
        </w:r>
        <w:r w:rsidR="00C37E9F" w:rsidRPr="005D0CF8">
          <w:rPr>
            <w:rFonts w:ascii="Tahoma" w:hAnsi="Tahoma" w:cs="Tahoma"/>
            <w:noProof/>
            <w:webHidden/>
            <w:sz w:val="20"/>
            <w:szCs w:val="20"/>
          </w:rPr>
          <w:fldChar w:fldCharType="end"/>
        </w:r>
      </w:hyperlink>
    </w:p>
    <w:p w14:paraId="2B0CB61C" w14:textId="77777777" w:rsidR="00C37E9F" w:rsidRPr="005D0CF8" w:rsidRDefault="00B37E13">
      <w:pPr>
        <w:pStyle w:val="TOC1"/>
        <w:tabs>
          <w:tab w:val="left" w:pos="600"/>
          <w:tab w:val="right" w:leader="dot" w:pos="9350"/>
        </w:tabs>
        <w:rPr>
          <w:rFonts w:ascii="Tahoma" w:eastAsiaTheme="minorEastAsia" w:hAnsi="Tahoma" w:cs="Tahoma"/>
          <w:b w:val="0"/>
          <w:noProof/>
          <w:sz w:val="20"/>
          <w:szCs w:val="20"/>
          <w:lang w:eastAsia="ja-JP"/>
        </w:rPr>
      </w:pPr>
      <w:hyperlink w:anchor="_Toc465763562" w:history="1">
        <w:r w:rsidR="00C37E9F" w:rsidRPr="005D0CF8">
          <w:rPr>
            <w:rStyle w:val="Hyperlink"/>
            <w:rFonts w:ascii="Tahoma" w:hAnsi="Tahoma" w:cs="Tahoma"/>
            <w:noProof/>
            <w:sz w:val="20"/>
            <w:szCs w:val="20"/>
            <w:lang w:val="id-ID"/>
          </w:rPr>
          <w:t>7.</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lang w:val="id-ID"/>
          </w:rPr>
          <w:t>Assumptions</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_Toc465763562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25</w:t>
        </w:r>
        <w:r w:rsidR="00C37E9F" w:rsidRPr="005D0CF8">
          <w:rPr>
            <w:rFonts w:ascii="Tahoma" w:hAnsi="Tahoma" w:cs="Tahoma"/>
            <w:noProof/>
            <w:webHidden/>
            <w:sz w:val="20"/>
            <w:szCs w:val="20"/>
          </w:rPr>
          <w:fldChar w:fldCharType="end"/>
        </w:r>
      </w:hyperlink>
    </w:p>
    <w:p w14:paraId="21B308F8" w14:textId="77777777" w:rsidR="00C37E9F" w:rsidRPr="005D0CF8" w:rsidRDefault="00B37E13">
      <w:pPr>
        <w:pStyle w:val="TOC1"/>
        <w:tabs>
          <w:tab w:val="left" w:pos="600"/>
          <w:tab w:val="right" w:leader="dot" w:pos="9350"/>
        </w:tabs>
        <w:rPr>
          <w:rFonts w:ascii="Tahoma" w:eastAsiaTheme="minorEastAsia" w:hAnsi="Tahoma" w:cs="Tahoma"/>
          <w:b w:val="0"/>
          <w:noProof/>
          <w:sz w:val="20"/>
          <w:szCs w:val="20"/>
          <w:lang w:eastAsia="ja-JP"/>
        </w:rPr>
      </w:pPr>
      <w:hyperlink w:anchor="_Toc465763563" w:history="1">
        <w:r w:rsidR="00C37E9F" w:rsidRPr="005D0CF8">
          <w:rPr>
            <w:rStyle w:val="Hyperlink"/>
            <w:rFonts w:ascii="Tahoma" w:hAnsi="Tahoma" w:cs="Tahoma"/>
            <w:noProof/>
            <w:sz w:val="20"/>
            <w:szCs w:val="20"/>
          </w:rPr>
          <w:t>8.</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rPr>
          <w:t>Use Case</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_Toc465763563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26</w:t>
        </w:r>
        <w:r w:rsidR="00C37E9F" w:rsidRPr="005D0CF8">
          <w:rPr>
            <w:rFonts w:ascii="Tahoma" w:hAnsi="Tahoma" w:cs="Tahoma"/>
            <w:noProof/>
            <w:webHidden/>
            <w:sz w:val="20"/>
            <w:szCs w:val="20"/>
          </w:rPr>
          <w:fldChar w:fldCharType="end"/>
        </w:r>
      </w:hyperlink>
    </w:p>
    <w:p w14:paraId="6C6BDFCB" w14:textId="77777777" w:rsidR="00C37E9F" w:rsidRPr="005D0CF8" w:rsidRDefault="00B37E13">
      <w:pPr>
        <w:pStyle w:val="TOC2"/>
        <w:tabs>
          <w:tab w:val="left" w:pos="800"/>
          <w:tab w:val="right" w:leader="dot" w:pos="9350"/>
        </w:tabs>
        <w:rPr>
          <w:rFonts w:ascii="Tahoma" w:eastAsiaTheme="minorEastAsia" w:hAnsi="Tahoma" w:cs="Tahoma"/>
          <w:b w:val="0"/>
          <w:noProof/>
          <w:sz w:val="20"/>
          <w:szCs w:val="20"/>
          <w:lang w:eastAsia="ja-JP"/>
        </w:rPr>
      </w:pPr>
      <w:hyperlink w:anchor="_Toc465763564" w:history="1">
        <w:r w:rsidR="00C37E9F" w:rsidRPr="005D0CF8">
          <w:rPr>
            <w:rStyle w:val="Hyperlink"/>
            <w:rFonts w:ascii="Tahoma" w:hAnsi="Tahoma" w:cs="Tahoma"/>
            <w:noProof/>
            <w:sz w:val="20"/>
            <w:szCs w:val="20"/>
          </w:rPr>
          <w:t>8.1.</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rPr>
          <w:t>User Authentication Module</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_Toc465763564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26</w:t>
        </w:r>
        <w:r w:rsidR="00C37E9F" w:rsidRPr="005D0CF8">
          <w:rPr>
            <w:rFonts w:ascii="Tahoma" w:hAnsi="Tahoma" w:cs="Tahoma"/>
            <w:noProof/>
            <w:webHidden/>
            <w:sz w:val="20"/>
            <w:szCs w:val="20"/>
          </w:rPr>
          <w:fldChar w:fldCharType="end"/>
        </w:r>
      </w:hyperlink>
    </w:p>
    <w:p w14:paraId="01755673"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565" w:history="1">
        <w:r w:rsidR="00C37E9F" w:rsidRPr="005D0CF8">
          <w:rPr>
            <w:rStyle w:val="Hyperlink"/>
            <w:rFonts w:ascii="Tahoma" w:hAnsi="Tahoma" w:cs="Tahoma"/>
            <w:noProof/>
            <w:sz w:val="20"/>
            <w:szCs w:val="20"/>
          </w:rPr>
          <w:t>8.1.1.</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Choose Environment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_Toc465763565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26</w:t>
        </w:r>
        <w:r w:rsidR="00C37E9F" w:rsidRPr="005D0CF8">
          <w:rPr>
            <w:rFonts w:ascii="Tahoma" w:hAnsi="Tahoma" w:cs="Tahoma"/>
            <w:noProof/>
            <w:webHidden/>
            <w:sz w:val="20"/>
            <w:szCs w:val="20"/>
          </w:rPr>
          <w:fldChar w:fldCharType="end"/>
        </w:r>
      </w:hyperlink>
    </w:p>
    <w:p w14:paraId="0D823C3E"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566" w:history="1">
        <w:r w:rsidR="00C37E9F" w:rsidRPr="005D0CF8">
          <w:rPr>
            <w:rStyle w:val="Hyperlink"/>
            <w:rFonts w:ascii="Tahoma" w:hAnsi="Tahoma" w:cs="Tahoma"/>
            <w:noProof/>
            <w:sz w:val="20"/>
            <w:szCs w:val="20"/>
          </w:rPr>
          <w:t>8.1.2.</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Login</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_Toc465763566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27</w:t>
        </w:r>
        <w:r w:rsidR="00C37E9F" w:rsidRPr="005D0CF8">
          <w:rPr>
            <w:rFonts w:ascii="Tahoma" w:hAnsi="Tahoma" w:cs="Tahoma"/>
            <w:noProof/>
            <w:webHidden/>
            <w:sz w:val="20"/>
            <w:szCs w:val="20"/>
          </w:rPr>
          <w:fldChar w:fldCharType="end"/>
        </w:r>
      </w:hyperlink>
    </w:p>
    <w:p w14:paraId="584DCE6C"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567" w:history="1">
        <w:r w:rsidR="00C37E9F" w:rsidRPr="005D0CF8">
          <w:rPr>
            <w:rStyle w:val="Hyperlink"/>
            <w:rFonts w:ascii="Tahoma" w:hAnsi="Tahoma" w:cs="Tahoma"/>
            <w:noProof/>
            <w:sz w:val="20"/>
            <w:szCs w:val="20"/>
          </w:rPr>
          <w:t>8.1.3.</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Update device token</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_Toc465763567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28</w:t>
        </w:r>
        <w:r w:rsidR="00C37E9F" w:rsidRPr="005D0CF8">
          <w:rPr>
            <w:rFonts w:ascii="Tahoma" w:hAnsi="Tahoma" w:cs="Tahoma"/>
            <w:noProof/>
            <w:webHidden/>
            <w:sz w:val="20"/>
            <w:szCs w:val="20"/>
          </w:rPr>
          <w:fldChar w:fldCharType="end"/>
        </w:r>
      </w:hyperlink>
    </w:p>
    <w:p w14:paraId="3BF4D78B"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568" w:history="1">
        <w:r w:rsidR="00C37E9F" w:rsidRPr="005D0CF8">
          <w:rPr>
            <w:rStyle w:val="Hyperlink"/>
            <w:rFonts w:ascii="Tahoma" w:hAnsi="Tahoma" w:cs="Tahoma"/>
            <w:noProof/>
            <w:sz w:val="20"/>
            <w:szCs w:val="20"/>
          </w:rPr>
          <w:t>8.1.4.</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Fetch System Parameter</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_Toc465763568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29</w:t>
        </w:r>
        <w:r w:rsidR="00C37E9F" w:rsidRPr="005D0CF8">
          <w:rPr>
            <w:rFonts w:ascii="Tahoma" w:hAnsi="Tahoma" w:cs="Tahoma"/>
            <w:noProof/>
            <w:webHidden/>
            <w:sz w:val="20"/>
            <w:szCs w:val="20"/>
          </w:rPr>
          <w:fldChar w:fldCharType="end"/>
        </w:r>
      </w:hyperlink>
    </w:p>
    <w:p w14:paraId="3AFDCA9C"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569" w:history="1">
        <w:r w:rsidR="00C37E9F" w:rsidRPr="005D0CF8">
          <w:rPr>
            <w:rStyle w:val="Hyperlink"/>
            <w:rFonts w:ascii="Tahoma" w:hAnsi="Tahoma" w:cs="Tahoma"/>
            <w:noProof/>
            <w:sz w:val="20"/>
            <w:szCs w:val="20"/>
          </w:rPr>
          <w:t>8.1.5.</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Forgot Password</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_Toc465763569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30</w:t>
        </w:r>
        <w:r w:rsidR="00C37E9F" w:rsidRPr="005D0CF8">
          <w:rPr>
            <w:rFonts w:ascii="Tahoma" w:hAnsi="Tahoma" w:cs="Tahoma"/>
            <w:noProof/>
            <w:webHidden/>
            <w:sz w:val="20"/>
            <w:szCs w:val="20"/>
          </w:rPr>
          <w:fldChar w:fldCharType="end"/>
        </w:r>
      </w:hyperlink>
    </w:p>
    <w:p w14:paraId="355297B7"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570" w:history="1">
        <w:r w:rsidR="00C37E9F" w:rsidRPr="005D0CF8">
          <w:rPr>
            <w:rStyle w:val="Hyperlink"/>
            <w:rFonts w:ascii="Tahoma" w:hAnsi="Tahoma" w:cs="Tahoma"/>
            <w:noProof/>
            <w:sz w:val="20"/>
            <w:szCs w:val="20"/>
          </w:rPr>
          <w:t>8.1.6.</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Fetch Project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_Toc465763570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31</w:t>
        </w:r>
        <w:r w:rsidR="00C37E9F" w:rsidRPr="005D0CF8">
          <w:rPr>
            <w:rFonts w:ascii="Tahoma" w:hAnsi="Tahoma" w:cs="Tahoma"/>
            <w:noProof/>
            <w:webHidden/>
            <w:sz w:val="20"/>
            <w:szCs w:val="20"/>
          </w:rPr>
          <w:fldChar w:fldCharType="end"/>
        </w:r>
      </w:hyperlink>
    </w:p>
    <w:p w14:paraId="3C93278A"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571" w:history="1">
        <w:r w:rsidR="00C37E9F" w:rsidRPr="005D0CF8">
          <w:rPr>
            <w:rStyle w:val="Hyperlink"/>
            <w:rFonts w:ascii="Tahoma" w:hAnsi="Tahoma" w:cs="Tahoma"/>
            <w:noProof/>
            <w:sz w:val="20"/>
            <w:szCs w:val="20"/>
          </w:rPr>
          <w:t>8.1.7.</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Fetch Survey</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_Toc465763571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34</w:t>
        </w:r>
        <w:r w:rsidR="00C37E9F" w:rsidRPr="005D0CF8">
          <w:rPr>
            <w:rFonts w:ascii="Tahoma" w:hAnsi="Tahoma" w:cs="Tahoma"/>
            <w:noProof/>
            <w:webHidden/>
            <w:sz w:val="20"/>
            <w:szCs w:val="20"/>
          </w:rPr>
          <w:fldChar w:fldCharType="end"/>
        </w:r>
      </w:hyperlink>
    </w:p>
    <w:p w14:paraId="7460ADB9"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572" w:history="1">
        <w:r w:rsidR="00C37E9F" w:rsidRPr="005D0CF8">
          <w:rPr>
            <w:rStyle w:val="Hyperlink"/>
            <w:rFonts w:ascii="Tahoma" w:hAnsi="Tahoma" w:cs="Tahoma"/>
            <w:noProof/>
            <w:sz w:val="20"/>
            <w:szCs w:val="20"/>
          </w:rPr>
          <w:t>8.1.8.</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Fetch Report Status</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_Toc465763572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35</w:t>
        </w:r>
        <w:r w:rsidR="00C37E9F" w:rsidRPr="005D0CF8">
          <w:rPr>
            <w:rFonts w:ascii="Tahoma" w:hAnsi="Tahoma" w:cs="Tahoma"/>
            <w:noProof/>
            <w:webHidden/>
            <w:sz w:val="20"/>
            <w:szCs w:val="20"/>
          </w:rPr>
          <w:fldChar w:fldCharType="end"/>
        </w:r>
      </w:hyperlink>
    </w:p>
    <w:p w14:paraId="3BF5952F"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573" w:history="1">
        <w:r w:rsidR="00C37E9F" w:rsidRPr="005D0CF8">
          <w:rPr>
            <w:rStyle w:val="Hyperlink"/>
            <w:rFonts w:ascii="Tahoma" w:hAnsi="Tahoma" w:cs="Tahoma"/>
            <w:noProof/>
            <w:sz w:val="20"/>
            <w:szCs w:val="20"/>
          </w:rPr>
          <w:t>8.1.9.</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Open Map View</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_Toc465763573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37</w:t>
        </w:r>
        <w:r w:rsidR="00C37E9F" w:rsidRPr="005D0CF8">
          <w:rPr>
            <w:rFonts w:ascii="Tahoma" w:hAnsi="Tahoma" w:cs="Tahoma"/>
            <w:noProof/>
            <w:webHidden/>
            <w:sz w:val="20"/>
            <w:szCs w:val="20"/>
          </w:rPr>
          <w:fldChar w:fldCharType="end"/>
        </w:r>
      </w:hyperlink>
    </w:p>
    <w:p w14:paraId="5768F308"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74" w:history="1">
        <w:r w:rsidR="00C37E9F" w:rsidRPr="005D0CF8">
          <w:rPr>
            <w:rStyle w:val="Hyperlink"/>
            <w:rFonts w:ascii="Tahoma" w:hAnsi="Tahoma" w:cs="Tahoma"/>
            <w:noProof/>
            <w:sz w:val="20"/>
            <w:szCs w:val="20"/>
          </w:rPr>
          <w:t>8.1.10.</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Sort Project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_Toc465763574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38</w:t>
        </w:r>
        <w:r w:rsidR="00C37E9F" w:rsidRPr="005D0CF8">
          <w:rPr>
            <w:rFonts w:ascii="Tahoma" w:hAnsi="Tahoma" w:cs="Tahoma"/>
            <w:noProof/>
            <w:webHidden/>
            <w:sz w:val="20"/>
            <w:szCs w:val="20"/>
          </w:rPr>
          <w:fldChar w:fldCharType="end"/>
        </w:r>
      </w:hyperlink>
    </w:p>
    <w:p w14:paraId="70405444"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75" w:history="1">
        <w:r w:rsidR="00C37E9F" w:rsidRPr="005D0CF8">
          <w:rPr>
            <w:rStyle w:val="Hyperlink"/>
            <w:rFonts w:ascii="Tahoma" w:hAnsi="Tahoma" w:cs="Tahoma"/>
            <w:noProof/>
            <w:sz w:val="20"/>
            <w:szCs w:val="20"/>
          </w:rPr>
          <w:t>8.1.11.</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Filter Project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_Toc465763575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39</w:t>
        </w:r>
        <w:r w:rsidR="00C37E9F" w:rsidRPr="005D0CF8">
          <w:rPr>
            <w:rFonts w:ascii="Tahoma" w:hAnsi="Tahoma" w:cs="Tahoma"/>
            <w:noProof/>
            <w:webHidden/>
            <w:sz w:val="20"/>
            <w:szCs w:val="20"/>
          </w:rPr>
          <w:fldChar w:fldCharType="end"/>
        </w:r>
      </w:hyperlink>
    </w:p>
    <w:p w14:paraId="6EEDB727"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76" w:history="1">
        <w:r w:rsidR="00C37E9F" w:rsidRPr="005D0CF8">
          <w:rPr>
            <w:rStyle w:val="Hyperlink"/>
            <w:rFonts w:ascii="Tahoma" w:hAnsi="Tahoma" w:cs="Tahoma"/>
            <w:noProof/>
            <w:sz w:val="20"/>
            <w:szCs w:val="20"/>
          </w:rPr>
          <w:t>8.1.12.</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Search Project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_Toc465763576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40</w:t>
        </w:r>
        <w:r w:rsidR="00C37E9F" w:rsidRPr="005D0CF8">
          <w:rPr>
            <w:rFonts w:ascii="Tahoma" w:hAnsi="Tahoma" w:cs="Tahoma"/>
            <w:noProof/>
            <w:webHidden/>
            <w:sz w:val="20"/>
            <w:szCs w:val="20"/>
          </w:rPr>
          <w:fldChar w:fldCharType="end"/>
        </w:r>
      </w:hyperlink>
    </w:p>
    <w:p w14:paraId="30983626"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77" w:history="1">
        <w:r w:rsidR="00C37E9F" w:rsidRPr="005D0CF8">
          <w:rPr>
            <w:rStyle w:val="Hyperlink"/>
            <w:rFonts w:ascii="Tahoma" w:hAnsi="Tahoma" w:cs="Tahoma"/>
            <w:noProof/>
            <w:sz w:val="20"/>
            <w:szCs w:val="20"/>
          </w:rPr>
          <w:t>8.1.13.</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Open Project Detail</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_Toc465763577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41</w:t>
        </w:r>
        <w:r w:rsidR="00C37E9F" w:rsidRPr="005D0CF8">
          <w:rPr>
            <w:rFonts w:ascii="Tahoma" w:hAnsi="Tahoma" w:cs="Tahoma"/>
            <w:noProof/>
            <w:webHidden/>
            <w:sz w:val="20"/>
            <w:szCs w:val="20"/>
          </w:rPr>
          <w:fldChar w:fldCharType="end"/>
        </w:r>
      </w:hyperlink>
    </w:p>
    <w:p w14:paraId="5A6227B2"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78" w:history="1">
        <w:r w:rsidR="00C37E9F" w:rsidRPr="005D0CF8">
          <w:rPr>
            <w:rStyle w:val="Hyperlink"/>
            <w:rFonts w:ascii="Tahoma" w:hAnsi="Tahoma" w:cs="Tahoma"/>
            <w:noProof/>
            <w:sz w:val="20"/>
            <w:szCs w:val="20"/>
          </w:rPr>
          <w:t>8.1.14.</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Open Project Attachment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_Toc465763578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42</w:t>
        </w:r>
        <w:r w:rsidR="00C37E9F" w:rsidRPr="005D0CF8">
          <w:rPr>
            <w:rFonts w:ascii="Tahoma" w:hAnsi="Tahoma" w:cs="Tahoma"/>
            <w:noProof/>
            <w:webHidden/>
            <w:sz w:val="20"/>
            <w:szCs w:val="20"/>
          </w:rPr>
          <w:fldChar w:fldCharType="end"/>
        </w:r>
      </w:hyperlink>
    </w:p>
    <w:p w14:paraId="0299B3FB"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79" w:history="1">
        <w:r w:rsidR="00C37E9F" w:rsidRPr="005D0CF8">
          <w:rPr>
            <w:rStyle w:val="Hyperlink"/>
            <w:rFonts w:ascii="Tahoma" w:hAnsi="Tahoma" w:cs="Tahoma"/>
            <w:noProof/>
            <w:sz w:val="20"/>
            <w:szCs w:val="20"/>
          </w:rPr>
          <w:t>8.1.15.</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Remove Closed Project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_Toc465763579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43</w:t>
        </w:r>
        <w:r w:rsidR="00C37E9F" w:rsidRPr="005D0CF8">
          <w:rPr>
            <w:rFonts w:ascii="Tahoma" w:hAnsi="Tahoma" w:cs="Tahoma"/>
            <w:noProof/>
            <w:webHidden/>
            <w:sz w:val="20"/>
            <w:szCs w:val="20"/>
          </w:rPr>
          <w:fldChar w:fldCharType="end"/>
        </w:r>
      </w:hyperlink>
    </w:p>
    <w:p w14:paraId="5D9A4F44"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80" w:history="1">
        <w:r w:rsidR="00C37E9F" w:rsidRPr="005D0CF8">
          <w:rPr>
            <w:rStyle w:val="Hyperlink"/>
            <w:rFonts w:ascii="Tahoma" w:hAnsi="Tahoma" w:cs="Tahoma"/>
            <w:noProof/>
            <w:sz w:val="20"/>
            <w:szCs w:val="20"/>
          </w:rPr>
          <w:t>8.1.16.</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Request On Hold</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_Toc465763580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44</w:t>
        </w:r>
        <w:r w:rsidR="00C37E9F" w:rsidRPr="005D0CF8">
          <w:rPr>
            <w:rFonts w:ascii="Tahoma" w:hAnsi="Tahoma" w:cs="Tahoma"/>
            <w:noProof/>
            <w:webHidden/>
            <w:sz w:val="20"/>
            <w:szCs w:val="20"/>
          </w:rPr>
          <w:fldChar w:fldCharType="end"/>
        </w:r>
      </w:hyperlink>
    </w:p>
    <w:p w14:paraId="03DFCE8F"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81" w:history="1">
        <w:r w:rsidR="00C37E9F" w:rsidRPr="005D0CF8">
          <w:rPr>
            <w:rStyle w:val="Hyperlink"/>
            <w:rFonts w:ascii="Tahoma" w:hAnsi="Tahoma" w:cs="Tahoma"/>
            <w:noProof/>
            <w:sz w:val="20"/>
            <w:szCs w:val="20"/>
          </w:rPr>
          <w:t>8.1.17.</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Send Message</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_Toc465763581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45</w:t>
        </w:r>
        <w:r w:rsidR="00C37E9F" w:rsidRPr="005D0CF8">
          <w:rPr>
            <w:rFonts w:ascii="Tahoma" w:hAnsi="Tahoma" w:cs="Tahoma"/>
            <w:noProof/>
            <w:webHidden/>
            <w:sz w:val="20"/>
            <w:szCs w:val="20"/>
          </w:rPr>
          <w:fldChar w:fldCharType="end"/>
        </w:r>
      </w:hyperlink>
    </w:p>
    <w:p w14:paraId="3C03E8D1"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82" w:history="1">
        <w:r w:rsidR="00C37E9F" w:rsidRPr="005D0CF8">
          <w:rPr>
            <w:rStyle w:val="Hyperlink"/>
            <w:rFonts w:ascii="Tahoma" w:hAnsi="Tahoma" w:cs="Tahoma"/>
            <w:noProof/>
            <w:sz w:val="20"/>
            <w:szCs w:val="20"/>
          </w:rPr>
          <w:t>8.1.18.</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Prepare Question</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_Toc465763582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47</w:t>
        </w:r>
        <w:r w:rsidR="00C37E9F" w:rsidRPr="005D0CF8">
          <w:rPr>
            <w:rFonts w:ascii="Tahoma" w:hAnsi="Tahoma" w:cs="Tahoma"/>
            <w:noProof/>
            <w:webHidden/>
            <w:sz w:val="20"/>
            <w:szCs w:val="20"/>
          </w:rPr>
          <w:fldChar w:fldCharType="end"/>
        </w:r>
      </w:hyperlink>
    </w:p>
    <w:p w14:paraId="7D075B7C"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83" w:history="1">
        <w:r w:rsidR="00C37E9F" w:rsidRPr="005D0CF8">
          <w:rPr>
            <w:rStyle w:val="Hyperlink"/>
            <w:rFonts w:ascii="Tahoma" w:hAnsi="Tahoma" w:cs="Tahoma"/>
            <w:noProof/>
            <w:sz w:val="20"/>
            <w:szCs w:val="20"/>
          </w:rPr>
          <w:t>8.1.19.</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Display Question</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_Toc465763583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48</w:t>
        </w:r>
        <w:r w:rsidR="00C37E9F" w:rsidRPr="005D0CF8">
          <w:rPr>
            <w:rFonts w:ascii="Tahoma" w:hAnsi="Tahoma" w:cs="Tahoma"/>
            <w:noProof/>
            <w:webHidden/>
            <w:sz w:val="20"/>
            <w:szCs w:val="20"/>
          </w:rPr>
          <w:fldChar w:fldCharType="end"/>
        </w:r>
      </w:hyperlink>
    </w:p>
    <w:p w14:paraId="1E4DA1C7"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84" w:history="1">
        <w:r w:rsidR="00C37E9F" w:rsidRPr="005D0CF8">
          <w:rPr>
            <w:rStyle w:val="Hyperlink"/>
            <w:rFonts w:ascii="Tahoma" w:hAnsi="Tahoma" w:cs="Tahoma"/>
            <w:noProof/>
            <w:sz w:val="20"/>
            <w:szCs w:val="20"/>
          </w:rPr>
          <w:t>8.1.20.</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Fill Answer</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_Toc465763584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49</w:t>
        </w:r>
        <w:r w:rsidR="00C37E9F" w:rsidRPr="005D0CF8">
          <w:rPr>
            <w:rFonts w:ascii="Tahoma" w:hAnsi="Tahoma" w:cs="Tahoma"/>
            <w:noProof/>
            <w:webHidden/>
            <w:sz w:val="20"/>
            <w:szCs w:val="20"/>
          </w:rPr>
          <w:fldChar w:fldCharType="end"/>
        </w:r>
      </w:hyperlink>
    </w:p>
    <w:p w14:paraId="23442157"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85" w:history="1">
        <w:r w:rsidR="00C37E9F" w:rsidRPr="005D0CF8">
          <w:rPr>
            <w:rStyle w:val="Hyperlink"/>
            <w:rFonts w:ascii="Tahoma" w:hAnsi="Tahoma" w:cs="Tahoma"/>
            <w:noProof/>
            <w:sz w:val="20"/>
            <w:szCs w:val="20"/>
          </w:rPr>
          <w:t>8.1.21.</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Validate Answer</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_Toc465763585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50</w:t>
        </w:r>
        <w:r w:rsidR="00C37E9F" w:rsidRPr="005D0CF8">
          <w:rPr>
            <w:rFonts w:ascii="Tahoma" w:hAnsi="Tahoma" w:cs="Tahoma"/>
            <w:noProof/>
            <w:webHidden/>
            <w:sz w:val="20"/>
            <w:szCs w:val="20"/>
          </w:rPr>
          <w:fldChar w:fldCharType="end"/>
        </w:r>
      </w:hyperlink>
    </w:p>
    <w:p w14:paraId="07BFDC7A"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86" w:history="1">
        <w:r w:rsidR="00C37E9F" w:rsidRPr="005D0CF8">
          <w:rPr>
            <w:rStyle w:val="Hyperlink"/>
            <w:rFonts w:ascii="Tahoma" w:hAnsi="Tahoma" w:cs="Tahoma"/>
            <w:noProof/>
            <w:sz w:val="20"/>
            <w:szCs w:val="20"/>
          </w:rPr>
          <w:t>8.1.22.</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Jump to Error Question</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_Toc465763586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51</w:t>
        </w:r>
        <w:r w:rsidR="00C37E9F" w:rsidRPr="005D0CF8">
          <w:rPr>
            <w:rFonts w:ascii="Tahoma" w:hAnsi="Tahoma" w:cs="Tahoma"/>
            <w:noProof/>
            <w:webHidden/>
            <w:sz w:val="20"/>
            <w:szCs w:val="20"/>
          </w:rPr>
          <w:fldChar w:fldCharType="end"/>
        </w:r>
      </w:hyperlink>
    </w:p>
    <w:p w14:paraId="6679EDF0"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87" w:history="1">
        <w:r w:rsidR="00C37E9F" w:rsidRPr="005D0CF8">
          <w:rPr>
            <w:rStyle w:val="Hyperlink"/>
            <w:rFonts w:ascii="Tahoma" w:hAnsi="Tahoma" w:cs="Tahoma"/>
            <w:noProof/>
            <w:sz w:val="20"/>
            <w:szCs w:val="20"/>
          </w:rPr>
          <w:t>8.1.23.</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Post Survey</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_Toc465763587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52</w:t>
        </w:r>
        <w:r w:rsidR="00C37E9F" w:rsidRPr="005D0CF8">
          <w:rPr>
            <w:rFonts w:ascii="Tahoma" w:hAnsi="Tahoma" w:cs="Tahoma"/>
            <w:noProof/>
            <w:webHidden/>
            <w:sz w:val="20"/>
            <w:szCs w:val="20"/>
          </w:rPr>
          <w:fldChar w:fldCharType="end"/>
        </w:r>
      </w:hyperlink>
    </w:p>
    <w:p w14:paraId="6EAA042D"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88" w:history="1">
        <w:r w:rsidR="00C37E9F" w:rsidRPr="005D0CF8">
          <w:rPr>
            <w:rStyle w:val="Hyperlink"/>
            <w:rFonts w:ascii="Tahoma" w:hAnsi="Tahoma" w:cs="Tahoma"/>
            <w:noProof/>
            <w:sz w:val="20"/>
            <w:szCs w:val="20"/>
          </w:rPr>
          <w:t>8.1.24.</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Upload offline forms</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_Toc465763588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53</w:t>
        </w:r>
        <w:r w:rsidR="00C37E9F" w:rsidRPr="005D0CF8">
          <w:rPr>
            <w:rFonts w:ascii="Tahoma" w:hAnsi="Tahoma" w:cs="Tahoma"/>
            <w:noProof/>
            <w:webHidden/>
            <w:sz w:val="20"/>
            <w:szCs w:val="20"/>
          </w:rPr>
          <w:fldChar w:fldCharType="end"/>
        </w:r>
      </w:hyperlink>
    </w:p>
    <w:p w14:paraId="0B6F1315"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89" w:history="1">
        <w:r w:rsidR="00C37E9F" w:rsidRPr="005D0CF8">
          <w:rPr>
            <w:rStyle w:val="Hyperlink"/>
            <w:rFonts w:ascii="Tahoma" w:hAnsi="Tahoma" w:cs="Tahoma"/>
            <w:noProof/>
            <w:sz w:val="20"/>
            <w:szCs w:val="20"/>
          </w:rPr>
          <w:t>8.1.25.</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Contact Us</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_Toc465763589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54</w:t>
        </w:r>
        <w:r w:rsidR="00C37E9F" w:rsidRPr="005D0CF8">
          <w:rPr>
            <w:rFonts w:ascii="Tahoma" w:hAnsi="Tahoma" w:cs="Tahoma"/>
            <w:noProof/>
            <w:webHidden/>
            <w:sz w:val="20"/>
            <w:szCs w:val="20"/>
          </w:rPr>
          <w:fldChar w:fldCharType="end"/>
        </w:r>
      </w:hyperlink>
    </w:p>
    <w:p w14:paraId="3F3BD349"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90" w:history="1">
        <w:r w:rsidR="00C37E9F" w:rsidRPr="005D0CF8">
          <w:rPr>
            <w:rStyle w:val="Hyperlink"/>
            <w:rFonts w:ascii="Tahoma" w:hAnsi="Tahoma" w:cs="Tahoma"/>
            <w:noProof/>
            <w:sz w:val="20"/>
            <w:szCs w:val="20"/>
          </w:rPr>
          <w:t>8.1.26.</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Change Password</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_Toc465763590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55</w:t>
        </w:r>
        <w:r w:rsidR="00C37E9F" w:rsidRPr="005D0CF8">
          <w:rPr>
            <w:rFonts w:ascii="Tahoma" w:hAnsi="Tahoma" w:cs="Tahoma"/>
            <w:noProof/>
            <w:webHidden/>
            <w:sz w:val="20"/>
            <w:szCs w:val="20"/>
          </w:rPr>
          <w:fldChar w:fldCharType="end"/>
        </w:r>
      </w:hyperlink>
    </w:p>
    <w:p w14:paraId="75257C5F"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91" w:history="1">
        <w:r w:rsidR="00C37E9F" w:rsidRPr="005D0CF8">
          <w:rPr>
            <w:rStyle w:val="Hyperlink"/>
            <w:rFonts w:ascii="Tahoma" w:hAnsi="Tahoma" w:cs="Tahoma"/>
            <w:noProof/>
            <w:sz w:val="20"/>
            <w:szCs w:val="20"/>
          </w:rPr>
          <w:t>8.1.27.</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Network Listener</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_Toc465763591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56</w:t>
        </w:r>
        <w:r w:rsidR="00C37E9F" w:rsidRPr="005D0CF8">
          <w:rPr>
            <w:rFonts w:ascii="Tahoma" w:hAnsi="Tahoma" w:cs="Tahoma"/>
            <w:noProof/>
            <w:webHidden/>
            <w:sz w:val="20"/>
            <w:szCs w:val="20"/>
          </w:rPr>
          <w:fldChar w:fldCharType="end"/>
        </w:r>
      </w:hyperlink>
    </w:p>
    <w:p w14:paraId="3A213515"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92" w:history="1">
        <w:r w:rsidR="00C37E9F" w:rsidRPr="005D0CF8">
          <w:rPr>
            <w:rStyle w:val="Hyperlink"/>
            <w:rFonts w:ascii="Tahoma" w:hAnsi="Tahoma" w:cs="Tahoma"/>
            <w:noProof/>
            <w:sz w:val="20"/>
            <w:szCs w:val="20"/>
          </w:rPr>
          <w:t>8.1.28.</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Send Location</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_Toc465763592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57</w:t>
        </w:r>
        <w:r w:rsidR="00C37E9F" w:rsidRPr="005D0CF8">
          <w:rPr>
            <w:rFonts w:ascii="Tahoma" w:hAnsi="Tahoma" w:cs="Tahoma"/>
            <w:noProof/>
            <w:webHidden/>
            <w:sz w:val="20"/>
            <w:szCs w:val="20"/>
          </w:rPr>
          <w:fldChar w:fldCharType="end"/>
        </w:r>
      </w:hyperlink>
    </w:p>
    <w:p w14:paraId="26FE481D"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93" w:history="1">
        <w:r w:rsidR="00C37E9F" w:rsidRPr="005D0CF8">
          <w:rPr>
            <w:rStyle w:val="Hyperlink"/>
            <w:rFonts w:ascii="Tahoma" w:hAnsi="Tahoma" w:cs="Tahoma"/>
            <w:noProof/>
            <w:sz w:val="20"/>
            <w:szCs w:val="20"/>
          </w:rPr>
          <w:t>8.1.29.</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Push Message Save</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_Toc465763593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57</w:t>
        </w:r>
        <w:r w:rsidR="00C37E9F" w:rsidRPr="005D0CF8">
          <w:rPr>
            <w:rFonts w:ascii="Tahoma" w:hAnsi="Tahoma" w:cs="Tahoma"/>
            <w:noProof/>
            <w:webHidden/>
            <w:sz w:val="20"/>
            <w:szCs w:val="20"/>
          </w:rPr>
          <w:fldChar w:fldCharType="end"/>
        </w:r>
      </w:hyperlink>
    </w:p>
    <w:p w14:paraId="04214014"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94" w:history="1">
        <w:r w:rsidR="00C37E9F" w:rsidRPr="005D0CF8">
          <w:rPr>
            <w:rStyle w:val="Hyperlink"/>
            <w:rFonts w:ascii="Tahoma" w:hAnsi="Tahoma" w:cs="Tahoma"/>
            <w:noProof/>
            <w:sz w:val="20"/>
            <w:szCs w:val="20"/>
          </w:rPr>
          <w:t>8.1.30.</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Display Notification Messages</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_Toc465763594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58</w:t>
        </w:r>
        <w:r w:rsidR="00C37E9F" w:rsidRPr="005D0CF8">
          <w:rPr>
            <w:rFonts w:ascii="Tahoma" w:hAnsi="Tahoma" w:cs="Tahoma"/>
            <w:noProof/>
            <w:webHidden/>
            <w:sz w:val="20"/>
            <w:szCs w:val="20"/>
          </w:rPr>
          <w:fldChar w:fldCharType="end"/>
        </w:r>
      </w:hyperlink>
    </w:p>
    <w:p w14:paraId="0AA3F3F2"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95" w:history="1">
        <w:r w:rsidR="00C37E9F" w:rsidRPr="005D0CF8">
          <w:rPr>
            <w:rStyle w:val="Hyperlink"/>
            <w:rFonts w:ascii="Tahoma" w:hAnsi="Tahoma" w:cs="Tahoma"/>
            <w:noProof/>
            <w:sz w:val="20"/>
            <w:szCs w:val="20"/>
          </w:rPr>
          <w:t>8.1.31.</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Display Inbox Detail Messages</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_Toc465763595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59</w:t>
        </w:r>
        <w:r w:rsidR="00C37E9F" w:rsidRPr="005D0CF8">
          <w:rPr>
            <w:rFonts w:ascii="Tahoma" w:hAnsi="Tahoma" w:cs="Tahoma"/>
            <w:noProof/>
            <w:webHidden/>
            <w:sz w:val="20"/>
            <w:szCs w:val="20"/>
          </w:rPr>
          <w:fldChar w:fldCharType="end"/>
        </w:r>
      </w:hyperlink>
    </w:p>
    <w:p w14:paraId="4ED232A0"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96" w:history="1">
        <w:r w:rsidR="00C37E9F" w:rsidRPr="005D0CF8">
          <w:rPr>
            <w:rStyle w:val="Hyperlink"/>
            <w:rFonts w:ascii="Tahoma" w:hAnsi="Tahoma" w:cs="Tahoma"/>
            <w:noProof/>
            <w:sz w:val="20"/>
            <w:szCs w:val="20"/>
          </w:rPr>
          <w:t>8.1.32.</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Edit Notification List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_Toc465763596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60</w:t>
        </w:r>
        <w:r w:rsidR="00C37E9F" w:rsidRPr="005D0CF8">
          <w:rPr>
            <w:rFonts w:ascii="Tahoma" w:hAnsi="Tahoma" w:cs="Tahoma"/>
            <w:noProof/>
            <w:webHidden/>
            <w:sz w:val="20"/>
            <w:szCs w:val="20"/>
          </w:rPr>
          <w:fldChar w:fldCharType="end"/>
        </w:r>
      </w:hyperlink>
    </w:p>
    <w:p w14:paraId="70ED084D"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97" w:history="1">
        <w:r w:rsidR="00C37E9F" w:rsidRPr="005D0CF8">
          <w:rPr>
            <w:rStyle w:val="Hyperlink"/>
            <w:rFonts w:ascii="Tahoma" w:hAnsi="Tahoma" w:cs="Tahoma"/>
            <w:noProof/>
            <w:sz w:val="20"/>
            <w:szCs w:val="20"/>
          </w:rPr>
          <w:t>8.1.33.</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Delete Selected Notification</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_Toc465763597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61</w:t>
        </w:r>
        <w:r w:rsidR="00C37E9F" w:rsidRPr="005D0CF8">
          <w:rPr>
            <w:rFonts w:ascii="Tahoma" w:hAnsi="Tahoma" w:cs="Tahoma"/>
            <w:noProof/>
            <w:webHidden/>
            <w:sz w:val="20"/>
            <w:szCs w:val="20"/>
          </w:rPr>
          <w:fldChar w:fldCharType="end"/>
        </w:r>
      </w:hyperlink>
    </w:p>
    <w:p w14:paraId="50646C8E"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98" w:history="1">
        <w:r w:rsidR="00C37E9F" w:rsidRPr="005D0CF8">
          <w:rPr>
            <w:rStyle w:val="Hyperlink"/>
            <w:rFonts w:ascii="Tahoma" w:hAnsi="Tahoma" w:cs="Tahoma"/>
            <w:noProof/>
            <w:sz w:val="20"/>
            <w:szCs w:val="20"/>
          </w:rPr>
          <w:t>8.1.34.</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Mark as Read Selected Notification</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_Toc465763598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62</w:t>
        </w:r>
        <w:r w:rsidR="00C37E9F" w:rsidRPr="005D0CF8">
          <w:rPr>
            <w:rFonts w:ascii="Tahoma" w:hAnsi="Tahoma" w:cs="Tahoma"/>
            <w:noProof/>
            <w:webHidden/>
            <w:sz w:val="20"/>
            <w:szCs w:val="20"/>
          </w:rPr>
          <w:fldChar w:fldCharType="end"/>
        </w:r>
      </w:hyperlink>
    </w:p>
    <w:p w14:paraId="37A563B8"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599" w:history="1">
        <w:r w:rsidR="00C37E9F" w:rsidRPr="005D0CF8">
          <w:rPr>
            <w:rStyle w:val="Hyperlink"/>
            <w:rFonts w:ascii="Tahoma" w:hAnsi="Tahoma" w:cs="Tahoma"/>
            <w:noProof/>
            <w:sz w:val="20"/>
            <w:szCs w:val="20"/>
          </w:rPr>
          <w:t>8.1.35.</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Notification Action</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_Toc465763599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62</w:t>
        </w:r>
        <w:r w:rsidR="00C37E9F" w:rsidRPr="005D0CF8">
          <w:rPr>
            <w:rFonts w:ascii="Tahoma" w:hAnsi="Tahoma" w:cs="Tahoma"/>
            <w:noProof/>
            <w:webHidden/>
            <w:sz w:val="20"/>
            <w:szCs w:val="20"/>
          </w:rPr>
          <w:fldChar w:fldCharType="end"/>
        </w:r>
      </w:hyperlink>
    </w:p>
    <w:p w14:paraId="5EEF6568" w14:textId="77777777" w:rsidR="00C37E9F" w:rsidRPr="005D0CF8" w:rsidRDefault="00B37E13">
      <w:pPr>
        <w:pStyle w:val="TOC1"/>
        <w:tabs>
          <w:tab w:val="left" w:pos="600"/>
          <w:tab w:val="right" w:leader="dot" w:pos="9350"/>
        </w:tabs>
        <w:rPr>
          <w:rFonts w:ascii="Tahoma" w:eastAsiaTheme="minorEastAsia" w:hAnsi="Tahoma" w:cs="Tahoma"/>
          <w:b w:val="0"/>
          <w:noProof/>
          <w:sz w:val="20"/>
          <w:szCs w:val="20"/>
          <w:lang w:eastAsia="ja-JP"/>
        </w:rPr>
      </w:pPr>
      <w:hyperlink w:anchor="_Toc465763600" w:history="1">
        <w:r w:rsidR="00C37E9F" w:rsidRPr="005D0CF8">
          <w:rPr>
            <w:rStyle w:val="Hyperlink"/>
            <w:rFonts w:ascii="Tahoma" w:hAnsi="Tahoma" w:cs="Tahoma"/>
            <w:noProof/>
            <w:sz w:val="20"/>
            <w:szCs w:val="20"/>
          </w:rPr>
          <w:t>9.</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rPr>
          <w:t>Design Database</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_Toc465763600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64</w:t>
        </w:r>
        <w:r w:rsidR="00C37E9F" w:rsidRPr="005D0CF8">
          <w:rPr>
            <w:rFonts w:ascii="Tahoma" w:hAnsi="Tahoma" w:cs="Tahoma"/>
            <w:noProof/>
            <w:webHidden/>
            <w:sz w:val="20"/>
            <w:szCs w:val="20"/>
          </w:rPr>
          <w:fldChar w:fldCharType="end"/>
        </w:r>
      </w:hyperlink>
    </w:p>
    <w:p w14:paraId="21121F46" w14:textId="77777777" w:rsidR="00C37E9F" w:rsidRPr="005D0CF8" w:rsidRDefault="00B37E13">
      <w:pPr>
        <w:pStyle w:val="TOC2"/>
        <w:tabs>
          <w:tab w:val="left" w:pos="800"/>
          <w:tab w:val="right" w:leader="dot" w:pos="9350"/>
        </w:tabs>
        <w:rPr>
          <w:rFonts w:ascii="Tahoma" w:eastAsiaTheme="minorEastAsia" w:hAnsi="Tahoma" w:cs="Tahoma"/>
          <w:b w:val="0"/>
          <w:noProof/>
          <w:sz w:val="20"/>
          <w:szCs w:val="20"/>
          <w:lang w:eastAsia="ja-JP"/>
        </w:rPr>
      </w:pPr>
      <w:hyperlink w:anchor="_Toc465763601" w:history="1">
        <w:r w:rsidR="00C37E9F" w:rsidRPr="005D0CF8">
          <w:rPr>
            <w:rStyle w:val="Hyperlink"/>
            <w:rFonts w:ascii="Tahoma" w:hAnsi="Tahoma" w:cs="Tahoma"/>
            <w:noProof/>
            <w:sz w:val="20"/>
            <w:szCs w:val="20"/>
          </w:rPr>
          <w:t>9.1.</w:t>
        </w:r>
        <w:r w:rsidR="00C37E9F" w:rsidRPr="005D0CF8">
          <w:rPr>
            <w:rFonts w:ascii="Tahoma" w:eastAsiaTheme="minorEastAsia" w:hAnsi="Tahoma" w:cs="Tahoma"/>
            <w:b w:val="0"/>
            <w:noProof/>
            <w:sz w:val="20"/>
            <w:szCs w:val="20"/>
            <w:lang w:eastAsia="ja-JP"/>
          </w:rPr>
          <w:tab/>
        </w:r>
        <w:r w:rsidR="00C37E9F" w:rsidRPr="005D0CF8">
          <w:rPr>
            <w:rStyle w:val="Hyperlink"/>
            <w:rFonts w:ascii="Tahoma" w:hAnsi="Tahoma" w:cs="Tahoma"/>
            <w:noProof/>
            <w:sz w:val="20"/>
            <w:szCs w:val="20"/>
          </w:rPr>
          <w:t>Entity Relationship Diagram</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_Toc465763601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64</w:t>
        </w:r>
        <w:r w:rsidR="00C37E9F" w:rsidRPr="005D0CF8">
          <w:rPr>
            <w:rFonts w:ascii="Tahoma" w:hAnsi="Tahoma" w:cs="Tahoma"/>
            <w:noProof/>
            <w:webHidden/>
            <w:sz w:val="20"/>
            <w:szCs w:val="20"/>
          </w:rPr>
          <w:fldChar w:fldCharType="end"/>
        </w:r>
      </w:hyperlink>
    </w:p>
    <w:p w14:paraId="4F4687C3"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602" w:history="1">
        <w:r w:rsidR="00C37E9F" w:rsidRPr="005D0CF8">
          <w:rPr>
            <w:rStyle w:val="Hyperlink"/>
            <w:rFonts w:ascii="Tahoma" w:hAnsi="Tahoma" w:cs="Tahoma"/>
            <w:noProof/>
            <w:sz w:val="20"/>
            <w:szCs w:val="20"/>
          </w:rPr>
          <w:t>9.1.1.</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Survey</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_Toc465763602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64</w:t>
        </w:r>
        <w:r w:rsidR="00C37E9F" w:rsidRPr="005D0CF8">
          <w:rPr>
            <w:rFonts w:ascii="Tahoma" w:hAnsi="Tahoma" w:cs="Tahoma"/>
            <w:noProof/>
            <w:webHidden/>
            <w:sz w:val="20"/>
            <w:szCs w:val="20"/>
          </w:rPr>
          <w:fldChar w:fldCharType="end"/>
        </w:r>
      </w:hyperlink>
    </w:p>
    <w:p w14:paraId="5FD31AAE"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603" w:history="1">
        <w:r w:rsidR="00C37E9F" w:rsidRPr="005D0CF8">
          <w:rPr>
            <w:rStyle w:val="Hyperlink"/>
            <w:rFonts w:ascii="Tahoma" w:hAnsi="Tahoma" w:cs="Tahoma"/>
            <w:noProof/>
            <w:sz w:val="20"/>
            <w:szCs w:val="20"/>
          </w:rPr>
          <w:t>9.1.2.</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Question Group</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_Toc465763603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65</w:t>
        </w:r>
        <w:r w:rsidR="00C37E9F" w:rsidRPr="005D0CF8">
          <w:rPr>
            <w:rFonts w:ascii="Tahoma" w:hAnsi="Tahoma" w:cs="Tahoma"/>
            <w:noProof/>
            <w:webHidden/>
            <w:sz w:val="20"/>
            <w:szCs w:val="20"/>
          </w:rPr>
          <w:fldChar w:fldCharType="end"/>
        </w:r>
      </w:hyperlink>
    </w:p>
    <w:p w14:paraId="40B3730E"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604" w:history="1">
        <w:r w:rsidR="00C37E9F" w:rsidRPr="005D0CF8">
          <w:rPr>
            <w:rStyle w:val="Hyperlink"/>
            <w:rFonts w:ascii="Tahoma" w:hAnsi="Tahoma" w:cs="Tahoma"/>
            <w:noProof/>
            <w:sz w:val="20"/>
            <w:szCs w:val="20"/>
          </w:rPr>
          <w:t>9.1.3.</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Question</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_Toc465763604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65</w:t>
        </w:r>
        <w:r w:rsidR="00C37E9F" w:rsidRPr="005D0CF8">
          <w:rPr>
            <w:rFonts w:ascii="Tahoma" w:hAnsi="Tahoma" w:cs="Tahoma"/>
            <w:noProof/>
            <w:webHidden/>
            <w:sz w:val="20"/>
            <w:szCs w:val="20"/>
          </w:rPr>
          <w:fldChar w:fldCharType="end"/>
        </w:r>
      </w:hyperlink>
    </w:p>
    <w:p w14:paraId="3F51C4DD"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605" w:history="1">
        <w:r w:rsidR="00C37E9F" w:rsidRPr="005D0CF8">
          <w:rPr>
            <w:rStyle w:val="Hyperlink"/>
            <w:rFonts w:ascii="Tahoma" w:hAnsi="Tahoma" w:cs="Tahoma"/>
            <w:noProof/>
            <w:sz w:val="20"/>
            <w:szCs w:val="20"/>
          </w:rPr>
          <w:t>9.1.4.</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Report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_Toc465763605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65</w:t>
        </w:r>
        <w:r w:rsidR="00C37E9F" w:rsidRPr="005D0CF8">
          <w:rPr>
            <w:rFonts w:ascii="Tahoma" w:hAnsi="Tahoma" w:cs="Tahoma"/>
            <w:noProof/>
            <w:webHidden/>
            <w:sz w:val="20"/>
            <w:szCs w:val="20"/>
          </w:rPr>
          <w:fldChar w:fldCharType="end"/>
        </w:r>
      </w:hyperlink>
    </w:p>
    <w:p w14:paraId="3EFA37E3"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606" w:history="1">
        <w:r w:rsidR="00C37E9F" w:rsidRPr="005D0CF8">
          <w:rPr>
            <w:rStyle w:val="Hyperlink"/>
            <w:rFonts w:ascii="Tahoma" w:hAnsi="Tahoma" w:cs="Tahoma"/>
            <w:noProof/>
            <w:sz w:val="20"/>
            <w:szCs w:val="20"/>
          </w:rPr>
          <w:t>9.1.5.</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Answer</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_Toc465763606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66</w:t>
        </w:r>
        <w:r w:rsidR="00C37E9F" w:rsidRPr="005D0CF8">
          <w:rPr>
            <w:rFonts w:ascii="Tahoma" w:hAnsi="Tahoma" w:cs="Tahoma"/>
            <w:noProof/>
            <w:webHidden/>
            <w:sz w:val="20"/>
            <w:szCs w:val="20"/>
          </w:rPr>
          <w:fldChar w:fldCharType="end"/>
        </w:r>
      </w:hyperlink>
    </w:p>
    <w:p w14:paraId="203EE4FF"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607" w:history="1">
        <w:r w:rsidR="00C37E9F" w:rsidRPr="005D0CF8">
          <w:rPr>
            <w:rStyle w:val="Hyperlink"/>
            <w:rFonts w:ascii="Tahoma" w:hAnsi="Tahoma" w:cs="Tahoma"/>
            <w:noProof/>
            <w:sz w:val="20"/>
            <w:szCs w:val="20"/>
          </w:rPr>
          <w:t>9.1.6.</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Project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_Toc465763607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66</w:t>
        </w:r>
        <w:r w:rsidR="00C37E9F" w:rsidRPr="005D0CF8">
          <w:rPr>
            <w:rFonts w:ascii="Tahoma" w:hAnsi="Tahoma" w:cs="Tahoma"/>
            <w:noProof/>
            <w:webHidden/>
            <w:sz w:val="20"/>
            <w:szCs w:val="20"/>
          </w:rPr>
          <w:fldChar w:fldCharType="end"/>
        </w:r>
      </w:hyperlink>
    </w:p>
    <w:p w14:paraId="27E3C2D6"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608" w:history="1">
        <w:r w:rsidR="00C37E9F" w:rsidRPr="005D0CF8">
          <w:rPr>
            <w:rStyle w:val="Hyperlink"/>
            <w:rFonts w:ascii="Tahoma" w:hAnsi="Tahoma" w:cs="Tahoma"/>
            <w:noProof/>
            <w:sz w:val="20"/>
            <w:szCs w:val="20"/>
          </w:rPr>
          <w:t>9.1.7.</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Attachment</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_Toc465763608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67</w:t>
        </w:r>
        <w:r w:rsidR="00C37E9F" w:rsidRPr="005D0CF8">
          <w:rPr>
            <w:rFonts w:ascii="Tahoma" w:hAnsi="Tahoma" w:cs="Tahoma"/>
            <w:noProof/>
            <w:webHidden/>
            <w:sz w:val="20"/>
            <w:szCs w:val="20"/>
          </w:rPr>
          <w:fldChar w:fldCharType="end"/>
        </w:r>
      </w:hyperlink>
    </w:p>
    <w:p w14:paraId="67B6480F"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609" w:history="1">
        <w:r w:rsidR="00C37E9F" w:rsidRPr="005D0CF8">
          <w:rPr>
            <w:rStyle w:val="Hyperlink"/>
            <w:rFonts w:ascii="Tahoma" w:hAnsi="Tahoma" w:cs="Tahoma"/>
            <w:noProof/>
            <w:sz w:val="20"/>
            <w:szCs w:val="20"/>
          </w:rPr>
          <w:t>9.1.8.</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Activity</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_Toc465763609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67</w:t>
        </w:r>
        <w:r w:rsidR="00C37E9F" w:rsidRPr="005D0CF8">
          <w:rPr>
            <w:rFonts w:ascii="Tahoma" w:hAnsi="Tahoma" w:cs="Tahoma"/>
            <w:noProof/>
            <w:webHidden/>
            <w:sz w:val="20"/>
            <w:szCs w:val="20"/>
          </w:rPr>
          <w:fldChar w:fldCharType="end"/>
        </w:r>
      </w:hyperlink>
    </w:p>
    <w:p w14:paraId="56F749C1" w14:textId="77777777" w:rsidR="00C37E9F" w:rsidRPr="005D0CF8" w:rsidRDefault="00B37E13">
      <w:pPr>
        <w:pStyle w:val="TOC3"/>
        <w:tabs>
          <w:tab w:val="left" w:pos="1200"/>
          <w:tab w:val="right" w:leader="dot" w:pos="9350"/>
        </w:tabs>
        <w:rPr>
          <w:rFonts w:ascii="Tahoma" w:eastAsiaTheme="minorEastAsia" w:hAnsi="Tahoma" w:cs="Tahoma"/>
          <w:noProof/>
          <w:sz w:val="20"/>
          <w:szCs w:val="20"/>
          <w:lang w:eastAsia="ja-JP"/>
        </w:rPr>
      </w:pPr>
      <w:hyperlink w:anchor="_Toc465763610" w:history="1">
        <w:r w:rsidR="00C37E9F" w:rsidRPr="005D0CF8">
          <w:rPr>
            <w:rStyle w:val="Hyperlink"/>
            <w:rFonts w:ascii="Tahoma" w:hAnsi="Tahoma" w:cs="Tahoma"/>
            <w:noProof/>
            <w:sz w:val="20"/>
            <w:szCs w:val="20"/>
          </w:rPr>
          <w:t>9.1.9.</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On Hold Category</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_Toc465763610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67</w:t>
        </w:r>
        <w:r w:rsidR="00C37E9F" w:rsidRPr="005D0CF8">
          <w:rPr>
            <w:rFonts w:ascii="Tahoma" w:hAnsi="Tahoma" w:cs="Tahoma"/>
            <w:noProof/>
            <w:webHidden/>
            <w:sz w:val="20"/>
            <w:szCs w:val="20"/>
          </w:rPr>
          <w:fldChar w:fldCharType="end"/>
        </w:r>
      </w:hyperlink>
    </w:p>
    <w:p w14:paraId="67D556F0"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611" w:history="1">
        <w:r w:rsidR="00C37E9F" w:rsidRPr="005D0CF8">
          <w:rPr>
            <w:rStyle w:val="Hyperlink"/>
            <w:rFonts w:ascii="Tahoma" w:hAnsi="Tahoma" w:cs="Tahoma"/>
            <w:noProof/>
            <w:sz w:val="20"/>
            <w:szCs w:val="20"/>
          </w:rPr>
          <w:t>9.1.10.</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Emergency Type</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_Toc465763611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67</w:t>
        </w:r>
        <w:r w:rsidR="00C37E9F" w:rsidRPr="005D0CF8">
          <w:rPr>
            <w:rFonts w:ascii="Tahoma" w:hAnsi="Tahoma" w:cs="Tahoma"/>
            <w:noProof/>
            <w:webHidden/>
            <w:sz w:val="20"/>
            <w:szCs w:val="20"/>
          </w:rPr>
          <w:fldChar w:fldCharType="end"/>
        </w:r>
      </w:hyperlink>
    </w:p>
    <w:p w14:paraId="7E752F9E"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612" w:history="1">
        <w:r w:rsidR="00C37E9F" w:rsidRPr="005D0CF8">
          <w:rPr>
            <w:rStyle w:val="Hyperlink"/>
            <w:rFonts w:ascii="Tahoma" w:hAnsi="Tahoma" w:cs="Tahoma"/>
            <w:noProof/>
            <w:sz w:val="20"/>
            <w:szCs w:val="20"/>
          </w:rPr>
          <w:t>9.1.11.</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Push Message</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_Toc465763612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68</w:t>
        </w:r>
        <w:r w:rsidR="00C37E9F" w:rsidRPr="005D0CF8">
          <w:rPr>
            <w:rFonts w:ascii="Tahoma" w:hAnsi="Tahoma" w:cs="Tahoma"/>
            <w:noProof/>
            <w:webHidden/>
            <w:sz w:val="20"/>
            <w:szCs w:val="20"/>
          </w:rPr>
          <w:fldChar w:fldCharType="end"/>
        </w:r>
      </w:hyperlink>
    </w:p>
    <w:p w14:paraId="70B0B8F5"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613" w:history="1">
        <w:r w:rsidR="00C37E9F" w:rsidRPr="005D0CF8">
          <w:rPr>
            <w:rStyle w:val="Hyperlink"/>
            <w:rFonts w:ascii="Tahoma" w:hAnsi="Tahoma" w:cs="Tahoma"/>
            <w:noProof/>
            <w:sz w:val="20"/>
            <w:szCs w:val="20"/>
          </w:rPr>
          <w:t>9.1.12.</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Pending On Hold</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_Toc465763613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68</w:t>
        </w:r>
        <w:r w:rsidR="00C37E9F" w:rsidRPr="005D0CF8">
          <w:rPr>
            <w:rFonts w:ascii="Tahoma" w:hAnsi="Tahoma" w:cs="Tahoma"/>
            <w:noProof/>
            <w:webHidden/>
            <w:sz w:val="20"/>
            <w:szCs w:val="20"/>
          </w:rPr>
          <w:fldChar w:fldCharType="end"/>
        </w:r>
      </w:hyperlink>
    </w:p>
    <w:p w14:paraId="46B472E2" w14:textId="77777777" w:rsidR="00C37E9F" w:rsidRPr="005D0CF8" w:rsidRDefault="00B37E13">
      <w:pPr>
        <w:pStyle w:val="TOC3"/>
        <w:tabs>
          <w:tab w:val="left" w:pos="1400"/>
          <w:tab w:val="right" w:leader="dot" w:pos="9350"/>
        </w:tabs>
        <w:rPr>
          <w:rFonts w:ascii="Tahoma" w:eastAsiaTheme="minorEastAsia" w:hAnsi="Tahoma" w:cs="Tahoma"/>
          <w:noProof/>
          <w:sz w:val="20"/>
          <w:szCs w:val="20"/>
          <w:lang w:eastAsia="ja-JP"/>
        </w:rPr>
      </w:pPr>
      <w:hyperlink w:anchor="_Toc465763614" w:history="1">
        <w:r w:rsidR="00C37E9F" w:rsidRPr="005D0CF8">
          <w:rPr>
            <w:rStyle w:val="Hyperlink"/>
            <w:rFonts w:ascii="Tahoma" w:hAnsi="Tahoma" w:cs="Tahoma"/>
            <w:noProof/>
            <w:sz w:val="20"/>
            <w:szCs w:val="20"/>
          </w:rPr>
          <w:t>9.1.13.</w:t>
        </w:r>
        <w:r w:rsidR="00C37E9F" w:rsidRPr="005D0CF8">
          <w:rPr>
            <w:rFonts w:ascii="Tahoma" w:eastAsiaTheme="minorEastAsia" w:hAnsi="Tahoma" w:cs="Tahoma"/>
            <w:noProof/>
            <w:sz w:val="20"/>
            <w:szCs w:val="20"/>
            <w:lang w:eastAsia="ja-JP"/>
          </w:rPr>
          <w:tab/>
        </w:r>
        <w:r w:rsidR="00C37E9F" w:rsidRPr="005D0CF8">
          <w:rPr>
            <w:rStyle w:val="Hyperlink"/>
            <w:rFonts w:ascii="Tahoma" w:hAnsi="Tahoma" w:cs="Tahoma"/>
            <w:noProof/>
            <w:sz w:val="20"/>
            <w:szCs w:val="20"/>
          </w:rPr>
          <w:t>Pending Message</w:t>
        </w:r>
        <w:r w:rsidR="00C37E9F" w:rsidRPr="005D0CF8">
          <w:rPr>
            <w:rFonts w:ascii="Tahoma" w:hAnsi="Tahoma" w:cs="Tahoma"/>
            <w:noProof/>
            <w:webHidden/>
            <w:sz w:val="20"/>
            <w:szCs w:val="20"/>
          </w:rPr>
          <w:tab/>
        </w:r>
        <w:r w:rsidR="00C37E9F" w:rsidRPr="005D0CF8">
          <w:rPr>
            <w:rFonts w:ascii="Tahoma" w:hAnsi="Tahoma" w:cs="Tahoma"/>
            <w:noProof/>
            <w:webHidden/>
            <w:sz w:val="20"/>
            <w:szCs w:val="20"/>
          </w:rPr>
          <w:fldChar w:fldCharType="begin"/>
        </w:r>
        <w:r w:rsidR="00C37E9F" w:rsidRPr="005D0CF8">
          <w:rPr>
            <w:rFonts w:ascii="Tahoma" w:hAnsi="Tahoma" w:cs="Tahoma"/>
            <w:noProof/>
            <w:webHidden/>
            <w:sz w:val="20"/>
            <w:szCs w:val="20"/>
          </w:rPr>
          <w:instrText xml:space="preserve"> PAGEREF _Toc465763614 \h </w:instrText>
        </w:r>
        <w:r w:rsidR="00C37E9F" w:rsidRPr="005D0CF8">
          <w:rPr>
            <w:rFonts w:ascii="Tahoma" w:hAnsi="Tahoma" w:cs="Tahoma"/>
            <w:noProof/>
            <w:webHidden/>
            <w:sz w:val="20"/>
            <w:szCs w:val="20"/>
          </w:rPr>
        </w:r>
        <w:r w:rsidR="00C37E9F" w:rsidRPr="005D0CF8">
          <w:rPr>
            <w:rFonts w:ascii="Tahoma" w:hAnsi="Tahoma" w:cs="Tahoma"/>
            <w:noProof/>
            <w:webHidden/>
            <w:sz w:val="20"/>
            <w:szCs w:val="20"/>
          </w:rPr>
          <w:fldChar w:fldCharType="separate"/>
        </w:r>
        <w:r w:rsidR="00C37E9F" w:rsidRPr="005D0CF8">
          <w:rPr>
            <w:rFonts w:ascii="Tahoma" w:hAnsi="Tahoma" w:cs="Tahoma"/>
            <w:noProof/>
            <w:webHidden/>
            <w:sz w:val="20"/>
            <w:szCs w:val="20"/>
          </w:rPr>
          <w:t>68</w:t>
        </w:r>
        <w:r w:rsidR="00C37E9F" w:rsidRPr="005D0CF8">
          <w:rPr>
            <w:rFonts w:ascii="Tahoma" w:hAnsi="Tahoma" w:cs="Tahoma"/>
            <w:noProof/>
            <w:webHidden/>
            <w:sz w:val="20"/>
            <w:szCs w:val="20"/>
          </w:rPr>
          <w:fldChar w:fldCharType="end"/>
        </w:r>
      </w:hyperlink>
    </w:p>
    <w:p w14:paraId="10943629" w14:textId="77777777" w:rsidR="007A696D" w:rsidRPr="00CE081D" w:rsidRDefault="003B467F" w:rsidP="003B467F">
      <w:pPr>
        <w:outlineLvl w:val="0"/>
        <w:rPr>
          <w:rFonts w:ascii="Tahoma" w:hAnsi="Tahoma" w:cs="Tahoma"/>
          <w:lang w:val="id-ID"/>
        </w:rPr>
      </w:pPr>
      <w:r w:rsidRPr="005D0CF8">
        <w:rPr>
          <w:rFonts w:ascii="Tahoma" w:hAnsi="Tahoma" w:cs="Tahoma"/>
          <w:b/>
          <w:bCs/>
          <w:caps/>
          <w:noProof/>
          <w:lang w:val="id-ID"/>
        </w:rPr>
        <w:fldChar w:fldCharType="end"/>
      </w:r>
    </w:p>
    <w:p w14:paraId="20EE8F79" w14:textId="77777777" w:rsidR="004D4631" w:rsidRPr="00CE081D" w:rsidRDefault="004D4631" w:rsidP="003B467F">
      <w:pPr>
        <w:rPr>
          <w:rFonts w:ascii="Tahoma" w:hAnsi="Tahoma" w:cs="Tahoma"/>
          <w:lang w:val="id-ID"/>
        </w:rPr>
      </w:pPr>
    </w:p>
    <w:p w14:paraId="7B02E0DB" w14:textId="77777777" w:rsidR="001C7491" w:rsidRPr="00CE081D" w:rsidRDefault="001C7491" w:rsidP="003B467F">
      <w:pPr>
        <w:rPr>
          <w:rFonts w:ascii="Tahoma" w:hAnsi="Tahoma" w:cs="Tahoma"/>
          <w:b/>
          <w:sz w:val="24"/>
          <w:lang w:val="id-ID"/>
        </w:rPr>
      </w:pPr>
      <w:r w:rsidRPr="00CE081D">
        <w:rPr>
          <w:rFonts w:ascii="Tahoma" w:hAnsi="Tahoma" w:cs="Tahoma"/>
          <w:b/>
          <w:sz w:val="24"/>
          <w:lang w:val="id-ID"/>
        </w:rPr>
        <w:br w:type="page"/>
      </w:r>
    </w:p>
    <w:p w14:paraId="387931D6" w14:textId="77777777" w:rsidR="006A5F86" w:rsidRPr="00CE081D" w:rsidRDefault="006917AF" w:rsidP="003B467F">
      <w:pPr>
        <w:rPr>
          <w:rFonts w:ascii="Tahoma" w:hAnsi="Tahoma" w:cs="Tahoma"/>
          <w:b/>
          <w:sz w:val="24"/>
        </w:rPr>
      </w:pPr>
      <w:r w:rsidRPr="00CE081D">
        <w:rPr>
          <w:rFonts w:ascii="Tahoma" w:hAnsi="Tahoma" w:cs="Tahoma"/>
          <w:b/>
          <w:sz w:val="24"/>
        </w:rPr>
        <w:lastRenderedPageBreak/>
        <w:t>L</w:t>
      </w:r>
      <w:r w:rsidR="00E46C78" w:rsidRPr="00CE081D">
        <w:rPr>
          <w:rFonts w:ascii="Tahoma" w:hAnsi="Tahoma" w:cs="Tahoma"/>
          <w:b/>
          <w:sz w:val="24"/>
        </w:rPr>
        <w:t>ist o</w:t>
      </w:r>
      <w:r w:rsidRPr="00CE081D">
        <w:rPr>
          <w:rFonts w:ascii="Tahoma" w:hAnsi="Tahoma" w:cs="Tahoma"/>
          <w:b/>
          <w:sz w:val="24"/>
        </w:rPr>
        <w:t>f Table</w:t>
      </w:r>
      <w:r w:rsidR="00E46C78" w:rsidRPr="00CE081D">
        <w:rPr>
          <w:rFonts w:ascii="Tahoma" w:hAnsi="Tahoma" w:cs="Tahoma"/>
          <w:b/>
          <w:sz w:val="24"/>
        </w:rPr>
        <w:t>s</w:t>
      </w:r>
    </w:p>
    <w:p w14:paraId="574E5BD8" w14:textId="77777777" w:rsidR="00A77E97" w:rsidRPr="00CE081D" w:rsidRDefault="00EF4DD3">
      <w:pPr>
        <w:pStyle w:val="TableofFigures"/>
        <w:tabs>
          <w:tab w:val="right" w:leader="dot" w:pos="9350"/>
        </w:tabs>
        <w:rPr>
          <w:rFonts w:ascii="Tahoma" w:eastAsiaTheme="minorEastAsia" w:hAnsi="Tahoma" w:cs="Tahoma"/>
          <w:noProof/>
          <w:sz w:val="24"/>
          <w:szCs w:val="24"/>
          <w:lang w:eastAsia="ja-JP"/>
        </w:rPr>
      </w:pPr>
      <w:r w:rsidRPr="00CE081D">
        <w:rPr>
          <w:rFonts w:ascii="Tahoma" w:hAnsi="Tahoma" w:cs="Tahoma"/>
          <w:b/>
          <w:sz w:val="24"/>
          <w:lang w:val="id-ID"/>
        </w:rPr>
        <w:fldChar w:fldCharType="begin"/>
      </w:r>
      <w:r w:rsidR="000B40AA" w:rsidRPr="00CE081D">
        <w:rPr>
          <w:rFonts w:ascii="Tahoma" w:hAnsi="Tahoma" w:cs="Tahoma"/>
          <w:b/>
          <w:sz w:val="24"/>
          <w:lang w:val="id-ID"/>
        </w:rPr>
        <w:instrText xml:space="preserve"> TOC \h \z \c "Tabel" </w:instrText>
      </w:r>
      <w:r w:rsidRPr="00CE081D">
        <w:rPr>
          <w:rFonts w:ascii="Tahoma" w:hAnsi="Tahoma" w:cs="Tahoma"/>
          <w:b/>
          <w:sz w:val="24"/>
          <w:lang w:val="id-ID"/>
        </w:rPr>
        <w:fldChar w:fldCharType="separate"/>
      </w:r>
      <w:hyperlink w:anchor="_Toc465952334" w:history="1">
        <w:r w:rsidR="00A77E97" w:rsidRPr="00CE081D">
          <w:rPr>
            <w:rStyle w:val="Hyperlink"/>
            <w:rFonts w:ascii="Tahoma" w:hAnsi="Tahoma" w:cs="Tahoma"/>
            <w:noProof/>
          </w:rPr>
          <w:t>Table 1 Dependent / Related Projects</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_Toc465952334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9</w:t>
        </w:r>
        <w:r w:rsidR="00A77E97" w:rsidRPr="00CE081D">
          <w:rPr>
            <w:rFonts w:ascii="Tahoma" w:hAnsi="Tahoma" w:cs="Tahoma"/>
            <w:noProof/>
            <w:webHidden/>
          </w:rPr>
          <w:fldChar w:fldCharType="end"/>
        </w:r>
      </w:hyperlink>
    </w:p>
    <w:p w14:paraId="74265E3C"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35" w:history="1">
        <w:r w:rsidR="00A77E97" w:rsidRPr="00CE081D">
          <w:rPr>
            <w:rStyle w:val="Hyperlink"/>
            <w:rFonts w:ascii="Tahoma" w:hAnsi="Tahoma" w:cs="Tahoma"/>
            <w:noProof/>
          </w:rPr>
          <w:t>Table 2 Requirement Summary</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_Toc465952335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10</w:t>
        </w:r>
        <w:r w:rsidR="00A77E97" w:rsidRPr="00CE081D">
          <w:rPr>
            <w:rFonts w:ascii="Tahoma" w:hAnsi="Tahoma" w:cs="Tahoma"/>
            <w:noProof/>
            <w:webHidden/>
          </w:rPr>
          <w:fldChar w:fldCharType="end"/>
        </w:r>
      </w:hyperlink>
    </w:p>
    <w:p w14:paraId="7EFA0BCB"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36" w:history="1">
        <w:r w:rsidR="00A77E97" w:rsidRPr="00CE081D">
          <w:rPr>
            <w:rStyle w:val="Hyperlink"/>
            <w:rFonts w:ascii="Tahoma" w:hAnsi="Tahoma" w:cs="Tahoma"/>
            <w:noProof/>
          </w:rPr>
          <w:t>Table 3 Functional Requirements</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_Toc465952336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12</w:t>
        </w:r>
        <w:r w:rsidR="00A77E97" w:rsidRPr="00CE081D">
          <w:rPr>
            <w:rFonts w:ascii="Tahoma" w:hAnsi="Tahoma" w:cs="Tahoma"/>
            <w:noProof/>
            <w:webHidden/>
          </w:rPr>
          <w:fldChar w:fldCharType="end"/>
        </w:r>
      </w:hyperlink>
    </w:p>
    <w:p w14:paraId="59A36F71"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37" w:history="1">
        <w:r w:rsidR="00A77E97" w:rsidRPr="00CE081D">
          <w:rPr>
            <w:rStyle w:val="Hyperlink"/>
            <w:rFonts w:ascii="Tahoma" w:hAnsi="Tahoma" w:cs="Tahoma"/>
            <w:noProof/>
          </w:rPr>
          <w:t>Table 4 Hardware Interfaces</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_Toc465952337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24</w:t>
        </w:r>
        <w:r w:rsidR="00A77E97" w:rsidRPr="00CE081D">
          <w:rPr>
            <w:rFonts w:ascii="Tahoma" w:hAnsi="Tahoma" w:cs="Tahoma"/>
            <w:noProof/>
            <w:webHidden/>
          </w:rPr>
          <w:fldChar w:fldCharType="end"/>
        </w:r>
      </w:hyperlink>
    </w:p>
    <w:p w14:paraId="6DF73643"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38" w:history="1">
        <w:r w:rsidR="00A77E97" w:rsidRPr="00CE081D">
          <w:rPr>
            <w:rStyle w:val="Hyperlink"/>
            <w:rFonts w:ascii="Tahoma" w:hAnsi="Tahoma" w:cs="Tahoma"/>
            <w:noProof/>
          </w:rPr>
          <w:t>Table 5 Software Interfaces</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_Toc465952338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24</w:t>
        </w:r>
        <w:r w:rsidR="00A77E97" w:rsidRPr="00CE081D">
          <w:rPr>
            <w:rFonts w:ascii="Tahoma" w:hAnsi="Tahoma" w:cs="Tahoma"/>
            <w:noProof/>
            <w:webHidden/>
          </w:rPr>
          <w:fldChar w:fldCharType="end"/>
        </w:r>
      </w:hyperlink>
    </w:p>
    <w:p w14:paraId="3FE99DFA"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39" w:history="1">
        <w:r w:rsidR="00A77E97" w:rsidRPr="00CE081D">
          <w:rPr>
            <w:rStyle w:val="Hyperlink"/>
            <w:rFonts w:ascii="Tahoma" w:hAnsi="Tahoma" w:cs="Tahoma"/>
            <w:noProof/>
          </w:rPr>
          <w:t>Table 6 System Interfaces</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_Toc465952339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24</w:t>
        </w:r>
        <w:r w:rsidR="00A77E97" w:rsidRPr="00CE081D">
          <w:rPr>
            <w:rFonts w:ascii="Tahoma" w:hAnsi="Tahoma" w:cs="Tahoma"/>
            <w:noProof/>
            <w:webHidden/>
          </w:rPr>
          <w:fldChar w:fldCharType="end"/>
        </w:r>
      </w:hyperlink>
    </w:p>
    <w:p w14:paraId="005E608F"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40" w:history="1">
        <w:r w:rsidR="00A77E97" w:rsidRPr="00CE081D">
          <w:rPr>
            <w:rStyle w:val="Hyperlink"/>
            <w:rFonts w:ascii="Tahoma" w:hAnsi="Tahoma" w:cs="Tahoma"/>
            <w:noProof/>
          </w:rPr>
          <w:t>Tabel 7  Survey Table</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_Toc465952340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64</w:t>
        </w:r>
        <w:r w:rsidR="00A77E97" w:rsidRPr="00CE081D">
          <w:rPr>
            <w:rFonts w:ascii="Tahoma" w:hAnsi="Tahoma" w:cs="Tahoma"/>
            <w:noProof/>
            <w:webHidden/>
          </w:rPr>
          <w:fldChar w:fldCharType="end"/>
        </w:r>
      </w:hyperlink>
    </w:p>
    <w:p w14:paraId="3FAAEE2B"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41" w:history="1">
        <w:r w:rsidR="00A77E97" w:rsidRPr="00CE081D">
          <w:rPr>
            <w:rStyle w:val="Hyperlink"/>
            <w:rFonts w:ascii="Tahoma" w:hAnsi="Tahoma" w:cs="Tahoma"/>
            <w:noProof/>
          </w:rPr>
          <w:t>Tabel 8 Question Group Table</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_Toc465952341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65</w:t>
        </w:r>
        <w:r w:rsidR="00A77E97" w:rsidRPr="00CE081D">
          <w:rPr>
            <w:rFonts w:ascii="Tahoma" w:hAnsi="Tahoma" w:cs="Tahoma"/>
            <w:noProof/>
            <w:webHidden/>
          </w:rPr>
          <w:fldChar w:fldCharType="end"/>
        </w:r>
      </w:hyperlink>
    </w:p>
    <w:p w14:paraId="1B7FC583"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42" w:history="1">
        <w:r w:rsidR="00A77E97" w:rsidRPr="00CE081D">
          <w:rPr>
            <w:rStyle w:val="Hyperlink"/>
            <w:rFonts w:ascii="Tahoma" w:hAnsi="Tahoma" w:cs="Tahoma"/>
            <w:noProof/>
          </w:rPr>
          <w:t>Tabel 9  Question Table</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_Toc465952342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65</w:t>
        </w:r>
        <w:r w:rsidR="00A77E97" w:rsidRPr="00CE081D">
          <w:rPr>
            <w:rFonts w:ascii="Tahoma" w:hAnsi="Tahoma" w:cs="Tahoma"/>
            <w:noProof/>
            <w:webHidden/>
          </w:rPr>
          <w:fldChar w:fldCharType="end"/>
        </w:r>
      </w:hyperlink>
    </w:p>
    <w:p w14:paraId="0FC8E4F2"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43" w:history="1">
        <w:r w:rsidR="00A77E97" w:rsidRPr="00CE081D">
          <w:rPr>
            <w:rStyle w:val="Hyperlink"/>
            <w:rFonts w:ascii="Tahoma" w:hAnsi="Tahoma" w:cs="Tahoma"/>
            <w:noProof/>
          </w:rPr>
          <w:t>Tabel 10  Report Table</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_Toc465952343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65</w:t>
        </w:r>
        <w:r w:rsidR="00A77E97" w:rsidRPr="00CE081D">
          <w:rPr>
            <w:rFonts w:ascii="Tahoma" w:hAnsi="Tahoma" w:cs="Tahoma"/>
            <w:noProof/>
            <w:webHidden/>
          </w:rPr>
          <w:fldChar w:fldCharType="end"/>
        </w:r>
      </w:hyperlink>
    </w:p>
    <w:p w14:paraId="2903CDCA"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44" w:history="1">
        <w:r w:rsidR="00A77E97" w:rsidRPr="00CE081D">
          <w:rPr>
            <w:rStyle w:val="Hyperlink"/>
            <w:rFonts w:ascii="Tahoma" w:hAnsi="Tahoma" w:cs="Tahoma"/>
            <w:noProof/>
          </w:rPr>
          <w:t>Tabel 11  Answer Table</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_Toc465952344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66</w:t>
        </w:r>
        <w:r w:rsidR="00A77E97" w:rsidRPr="00CE081D">
          <w:rPr>
            <w:rFonts w:ascii="Tahoma" w:hAnsi="Tahoma" w:cs="Tahoma"/>
            <w:noProof/>
            <w:webHidden/>
          </w:rPr>
          <w:fldChar w:fldCharType="end"/>
        </w:r>
      </w:hyperlink>
    </w:p>
    <w:p w14:paraId="11FA88DD"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45" w:history="1">
        <w:r w:rsidR="00A77E97" w:rsidRPr="00CE081D">
          <w:rPr>
            <w:rStyle w:val="Hyperlink"/>
            <w:rFonts w:ascii="Tahoma" w:hAnsi="Tahoma" w:cs="Tahoma"/>
            <w:noProof/>
          </w:rPr>
          <w:t>Tabel 12  Project Table</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_Toc465952345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66</w:t>
        </w:r>
        <w:r w:rsidR="00A77E97" w:rsidRPr="00CE081D">
          <w:rPr>
            <w:rFonts w:ascii="Tahoma" w:hAnsi="Tahoma" w:cs="Tahoma"/>
            <w:noProof/>
            <w:webHidden/>
          </w:rPr>
          <w:fldChar w:fldCharType="end"/>
        </w:r>
      </w:hyperlink>
    </w:p>
    <w:p w14:paraId="53614EE4"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46" w:history="1">
        <w:r w:rsidR="00A77E97" w:rsidRPr="00CE081D">
          <w:rPr>
            <w:rStyle w:val="Hyperlink"/>
            <w:rFonts w:ascii="Tahoma" w:hAnsi="Tahoma" w:cs="Tahoma"/>
            <w:noProof/>
          </w:rPr>
          <w:t>Tabel 13  Attachment Table</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_Toc465952346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67</w:t>
        </w:r>
        <w:r w:rsidR="00A77E97" w:rsidRPr="00CE081D">
          <w:rPr>
            <w:rFonts w:ascii="Tahoma" w:hAnsi="Tahoma" w:cs="Tahoma"/>
            <w:noProof/>
            <w:webHidden/>
          </w:rPr>
          <w:fldChar w:fldCharType="end"/>
        </w:r>
      </w:hyperlink>
    </w:p>
    <w:p w14:paraId="571C5B0A"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47" w:history="1">
        <w:r w:rsidR="00A77E97" w:rsidRPr="00CE081D">
          <w:rPr>
            <w:rStyle w:val="Hyperlink"/>
            <w:rFonts w:ascii="Tahoma" w:hAnsi="Tahoma" w:cs="Tahoma"/>
            <w:noProof/>
          </w:rPr>
          <w:t>Tabel 14  Activity Table</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_Toc465952347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67</w:t>
        </w:r>
        <w:r w:rsidR="00A77E97" w:rsidRPr="00CE081D">
          <w:rPr>
            <w:rFonts w:ascii="Tahoma" w:hAnsi="Tahoma" w:cs="Tahoma"/>
            <w:noProof/>
            <w:webHidden/>
          </w:rPr>
          <w:fldChar w:fldCharType="end"/>
        </w:r>
      </w:hyperlink>
    </w:p>
    <w:p w14:paraId="75DD8325"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48" w:history="1">
        <w:r w:rsidR="00A77E97" w:rsidRPr="00CE081D">
          <w:rPr>
            <w:rStyle w:val="Hyperlink"/>
            <w:rFonts w:ascii="Tahoma" w:hAnsi="Tahoma" w:cs="Tahoma"/>
            <w:noProof/>
          </w:rPr>
          <w:t>Tabel 15  On Hold Category Table</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_Toc465952348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67</w:t>
        </w:r>
        <w:r w:rsidR="00A77E97" w:rsidRPr="00CE081D">
          <w:rPr>
            <w:rFonts w:ascii="Tahoma" w:hAnsi="Tahoma" w:cs="Tahoma"/>
            <w:noProof/>
            <w:webHidden/>
          </w:rPr>
          <w:fldChar w:fldCharType="end"/>
        </w:r>
      </w:hyperlink>
    </w:p>
    <w:p w14:paraId="4DFD0D97"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49" w:history="1">
        <w:r w:rsidR="00A77E97" w:rsidRPr="00CE081D">
          <w:rPr>
            <w:rStyle w:val="Hyperlink"/>
            <w:rFonts w:ascii="Tahoma" w:hAnsi="Tahoma" w:cs="Tahoma"/>
            <w:noProof/>
          </w:rPr>
          <w:t>Tabel 16  Emergency Type Table</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_Toc465952349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67</w:t>
        </w:r>
        <w:r w:rsidR="00A77E97" w:rsidRPr="00CE081D">
          <w:rPr>
            <w:rFonts w:ascii="Tahoma" w:hAnsi="Tahoma" w:cs="Tahoma"/>
            <w:noProof/>
            <w:webHidden/>
          </w:rPr>
          <w:fldChar w:fldCharType="end"/>
        </w:r>
      </w:hyperlink>
    </w:p>
    <w:p w14:paraId="7FFF2A1A"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50" w:history="1">
        <w:r w:rsidR="00A77E97" w:rsidRPr="00CE081D">
          <w:rPr>
            <w:rStyle w:val="Hyperlink"/>
            <w:rFonts w:ascii="Tahoma" w:hAnsi="Tahoma" w:cs="Tahoma"/>
            <w:noProof/>
          </w:rPr>
          <w:t>Tabel 17  On Hold Category Table</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_Toc465952350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68</w:t>
        </w:r>
        <w:r w:rsidR="00A77E97" w:rsidRPr="00CE081D">
          <w:rPr>
            <w:rFonts w:ascii="Tahoma" w:hAnsi="Tahoma" w:cs="Tahoma"/>
            <w:noProof/>
            <w:webHidden/>
          </w:rPr>
          <w:fldChar w:fldCharType="end"/>
        </w:r>
      </w:hyperlink>
    </w:p>
    <w:p w14:paraId="7AFF15E3"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51" w:history="1">
        <w:r w:rsidR="00A77E97" w:rsidRPr="00CE081D">
          <w:rPr>
            <w:rStyle w:val="Hyperlink"/>
            <w:rFonts w:ascii="Tahoma" w:hAnsi="Tahoma" w:cs="Tahoma"/>
            <w:noProof/>
          </w:rPr>
          <w:t>Tabel 18  Pending On Hold Table</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_Toc465952351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68</w:t>
        </w:r>
        <w:r w:rsidR="00A77E97" w:rsidRPr="00CE081D">
          <w:rPr>
            <w:rFonts w:ascii="Tahoma" w:hAnsi="Tahoma" w:cs="Tahoma"/>
            <w:noProof/>
            <w:webHidden/>
          </w:rPr>
          <w:fldChar w:fldCharType="end"/>
        </w:r>
      </w:hyperlink>
    </w:p>
    <w:p w14:paraId="26F79BC7" w14:textId="77777777" w:rsidR="00A77E97" w:rsidRPr="00CE081D" w:rsidRDefault="00B37E13">
      <w:pPr>
        <w:pStyle w:val="TableofFigures"/>
        <w:tabs>
          <w:tab w:val="right" w:leader="dot" w:pos="9350"/>
        </w:tabs>
        <w:rPr>
          <w:rFonts w:ascii="Tahoma" w:eastAsiaTheme="minorEastAsia" w:hAnsi="Tahoma" w:cs="Tahoma"/>
          <w:noProof/>
          <w:sz w:val="24"/>
          <w:szCs w:val="24"/>
          <w:lang w:eastAsia="ja-JP"/>
        </w:rPr>
      </w:pPr>
      <w:hyperlink w:anchor="_Toc465952352" w:history="1">
        <w:r w:rsidR="00A77E97" w:rsidRPr="00CE081D">
          <w:rPr>
            <w:rStyle w:val="Hyperlink"/>
            <w:rFonts w:ascii="Tahoma" w:hAnsi="Tahoma" w:cs="Tahoma"/>
            <w:noProof/>
          </w:rPr>
          <w:t>Tabel 19  On Hold Category Table</w:t>
        </w:r>
        <w:r w:rsidR="00A77E97" w:rsidRPr="00CE081D">
          <w:rPr>
            <w:rFonts w:ascii="Tahoma" w:hAnsi="Tahoma" w:cs="Tahoma"/>
            <w:noProof/>
            <w:webHidden/>
          </w:rPr>
          <w:tab/>
        </w:r>
        <w:r w:rsidR="00A77E97" w:rsidRPr="00CE081D">
          <w:rPr>
            <w:rFonts w:ascii="Tahoma" w:hAnsi="Tahoma" w:cs="Tahoma"/>
            <w:noProof/>
            <w:webHidden/>
          </w:rPr>
          <w:fldChar w:fldCharType="begin"/>
        </w:r>
        <w:r w:rsidR="00A77E97" w:rsidRPr="00CE081D">
          <w:rPr>
            <w:rFonts w:ascii="Tahoma" w:hAnsi="Tahoma" w:cs="Tahoma"/>
            <w:noProof/>
            <w:webHidden/>
          </w:rPr>
          <w:instrText xml:space="preserve"> PAGEREF _Toc465952352 \h </w:instrText>
        </w:r>
        <w:r w:rsidR="00A77E97" w:rsidRPr="00CE081D">
          <w:rPr>
            <w:rFonts w:ascii="Tahoma" w:hAnsi="Tahoma" w:cs="Tahoma"/>
            <w:noProof/>
            <w:webHidden/>
          </w:rPr>
        </w:r>
        <w:r w:rsidR="00A77E97" w:rsidRPr="00CE081D">
          <w:rPr>
            <w:rFonts w:ascii="Tahoma" w:hAnsi="Tahoma" w:cs="Tahoma"/>
            <w:noProof/>
            <w:webHidden/>
          </w:rPr>
          <w:fldChar w:fldCharType="separate"/>
        </w:r>
        <w:r w:rsidR="00A77E97" w:rsidRPr="00CE081D">
          <w:rPr>
            <w:rFonts w:ascii="Tahoma" w:hAnsi="Tahoma" w:cs="Tahoma"/>
            <w:noProof/>
            <w:webHidden/>
          </w:rPr>
          <w:t>68</w:t>
        </w:r>
        <w:r w:rsidR="00A77E97" w:rsidRPr="00CE081D">
          <w:rPr>
            <w:rFonts w:ascii="Tahoma" w:hAnsi="Tahoma" w:cs="Tahoma"/>
            <w:noProof/>
            <w:webHidden/>
          </w:rPr>
          <w:fldChar w:fldCharType="end"/>
        </w:r>
      </w:hyperlink>
    </w:p>
    <w:p w14:paraId="3C44BE58" w14:textId="77777777" w:rsidR="006A5F86" w:rsidRPr="00CE081D" w:rsidRDefault="00EF4DD3" w:rsidP="003B467F">
      <w:pPr>
        <w:rPr>
          <w:rFonts w:ascii="Tahoma" w:hAnsi="Tahoma" w:cs="Tahoma"/>
          <w:b/>
          <w:sz w:val="24"/>
          <w:lang w:val="id-ID"/>
        </w:rPr>
      </w:pPr>
      <w:r w:rsidRPr="00CE081D">
        <w:rPr>
          <w:rFonts w:ascii="Tahoma" w:hAnsi="Tahoma" w:cs="Tahoma"/>
          <w:b/>
          <w:sz w:val="24"/>
          <w:lang w:val="id-ID"/>
        </w:rPr>
        <w:fldChar w:fldCharType="end"/>
      </w:r>
    </w:p>
    <w:p w14:paraId="34470A0A" w14:textId="4F150C6F" w:rsidR="004D4631" w:rsidRPr="00CE081D" w:rsidRDefault="00E46C78" w:rsidP="003B467F">
      <w:pPr>
        <w:rPr>
          <w:rFonts w:ascii="Tahoma" w:hAnsi="Tahoma" w:cs="Tahoma"/>
          <w:b/>
          <w:sz w:val="24"/>
        </w:rPr>
      </w:pPr>
      <w:r w:rsidRPr="00CE081D">
        <w:rPr>
          <w:rFonts w:ascii="Tahoma" w:hAnsi="Tahoma" w:cs="Tahoma"/>
          <w:b/>
          <w:sz w:val="24"/>
        </w:rPr>
        <w:t xml:space="preserve">List of </w:t>
      </w:r>
      <w:r w:rsidR="007C7EC4" w:rsidRPr="00CE081D">
        <w:rPr>
          <w:rFonts w:ascii="Tahoma" w:hAnsi="Tahoma" w:cs="Tahoma"/>
          <w:b/>
          <w:sz w:val="24"/>
        </w:rPr>
        <w:t>Figures</w:t>
      </w:r>
    </w:p>
    <w:p w14:paraId="5454B79B" w14:textId="77777777" w:rsidR="005D0CF8" w:rsidRDefault="00420DFE">
      <w:pPr>
        <w:pStyle w:val="TableofFigures"/>
        <w:tabs>
          <w:tab w:val="right" w:leader="dot" w:pos="9350"/>
        </w:tabs>
        <w:rPr>
          <w:rFonts w:asciiTheme="minorHAnsi" w:eastAsiaTheme="minorEastAsia" w:hAnsiTheme="minorHAnsi" w:cstheme="minorBidi"/>
          <w:noProof/>
          <w:sz w:val="22"/>
          <w:szCs w:val="22"/>
        </w:rPr>
      </w:pPr>
      <w:r w:rsidRPr="00CE081D">
        <w:rPr>
          <w:rFonts w:ascii="Tahoma" w:hAnsi="Tahoma" w:cs="Tahoma"/>
          <w:b/>
          <w:sz w:val="24"/>
          <w:lang w:val="id-ID"/>
        </w:rPr>
        <w:fldChar w:fldCharType="begin"/>
      </w:r>
      <w:r w:rsidRPr="00CE081D">
        <w:rPr>
          <w:rFonts w:ascii="Tahoma" w:hAnsi="Tahoma" w:cs="Tahoma"/>
          <w:b/>
          <w:sz w:val="24"/>
          <w:lang w:val="id-ID"/>
        </w:rPr>
        <w:instrText xml:space="preserve"> TOC \h \z \c "Figure" </w:instrText>
      </w:r>
      <w:r w:rsidRPr="00CE081D">
        <w:rPr>
          <w:rFonts w:ascii="Tahoma" w:hAnsi="Tahoma" w:cs="Tahoma"/>
          <w:b/>
          <w:sz w:val="24"/>
          <w:lang w:val="id-ID"/>
        </w:rPr>
        <w:fldChar w:fldCharType="separate"/>
      </w:r>
      <w:hyperlink w:anchor="_Toc466459235" w:history="1">
        <w:r w:rsidR="005D0CF8" w:rsidRPr="0017798A">
          <w:rPr>
            <w:rStyle w:val="Hyperlink"/>
            <w:rFonts w:ascii="Tahoma" w:hAnsi="Tahoma" w:cs="Tahoma"/>
            <w:noProof/>
          </w:rPr>
          <w:t>Figure 1 System Context</w:t>
        </w:r>
        <w:r w:rsidR="005D0CF8">
          <w:rPr>
            <w:noProof/>
            <w:webHidden/>
          </w:rPr>
          <w:tab/>
        </w:r>
        <w:r w:rsidR="005D0CF8">
          <w:rPr>
            <w:noProof/>
            <w:webHidden/>
          </w:rPr>
          <w:fldChar w:fldCharType="begin"/>
        </w:r>
        <w:r w:rsidR="005D0CF8">
          <w:rPr>
            <w:noProof/>
            <w:webHidden/>
          </w:rPr>
          <w:instrText xml:space="preserve"> PAGEREF _Toc466459235 \h </w:instrText>
        </w:r>
        <w:r w:rsidR="005D0CF8">
          <w:rPr>
            <w:noProof/>
            <w:webHidden/>
          </w:rPr>
        </w:r>
        <w:r w:rsidR="005D0CF8">
          <w:rPr>
            <w:noProof/>
            <w:webHidden/>
          </w:rPr>
          <w:fldChar w:fldCharType="separate"/>
        </w:r>
        <w:r w:rsidR="005D0CF8">
          <w:rPr>
            <w:noProof/>
            <w:webHidden/>
          </w:rPr>
          <w:t>12</w:t>
        </w:r>
        <w:r w:rsidR="005D0CF8">
          <w:rPr>
            <w:noProof/>
            <w:webHidden/>
          </w:rPr>
          <w:fldChar w:fldCharType="end"/>
        </w:r>
      </w:hyperlink>
    </w:p>
    <w:p w14:paraId="5114A314"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36" w:history="1">
        <w:r w:rsidR="005D0CF8" w:rsidRPr="0017798A">
          <w:rPr>
            <w:rStyle w:val="Hyperlink"/>
            <w:rFonts w:ascii="Tahoma" w:hAnsi="Tahoma" w:cs="Tahoma"/>
            <w:noProof/>
          </w:rPr>
          <w:t>Figure 2 Business Flow 1 – Choose Environment</w:t>
        </w:r>
        <w:r w:rsidR="005D0CF8">
          <w:rPr>
            <w:noProof/>
            <w:webHidden/>
          </w:rPr>
          <w:tab/>
        </w:r>
        <w:r w:rsidR="005D0CF8">
          <w:rPr>
            <w:noProof/>
            <w:webHidden/>
          </w:rPr>
          <w:fldChar w:fldCharType="begin"/>
        </w:r>
        <w:r w:rsidR="005D0CF8">
          <w:rPr>
            <w:noProof/>
            <w:webHidden/>
          </w:rPr>
          <w:instrText xml:space="preserve"> PAGEREF _Toc466459236 \h </w:instrText>
        </w:r>
        <w:r w:rsidR="005D0CF8">
          <w:rPr>
            <w:noProof/>
            <w:webHidden/>
          </w:rPr>
        </w:r>
        <w:r w:rsidR="005D0CF8">
          <w:rPr>
            <w:noProof/>
            <w:webHidden/>
          </w:rPr>
          <w:fldChar w:fldCharType="separate"/>
        </w:r>
        <w:r w:rsidR="005D0CF8">
          <w:rPr>
            <w:noProof/>
            <w:webHidden/>
          </w:rPr>
          <w:t>14</w:t>
        </w:r>
        <w:r w:rsidR="005D0CF8">
          <w:rPr>
            <w:noProof/>
            <w:webHidden/>
          </w:rPr>
          <w:fldChar w:fldCharType="end"/>
        </w:r>
      </w:hyperlink>
    </w:p>
    <w:p w14:paraId="1FC11414"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37" w:history="1">
        <w:r w:rsidR="005D0CF8" w:rsidRPr="0017798A">
          <w:rPr>
            <w:rStyle w:val="Hyperlink"/>
            <w:rFonts w:ascii="Tahoma" w:hAnsi="Tahoma" w:cs="Tahoma"/>
            <w:noProof/>
          </w:rPr>
          <w:t>Figure 3 Business Flow 2 - Login</w:t>
        </w:r>
        <w:r w:rsidR="005D0CF8">
          <w:rPr>
            <w:noProof/>
            <w:webHidden/>
          </w:rPr>
          <w:tab/>
        </w:r>
        <w:r w:rsidR="005D0CF8">
          <w:rPr>
            <w:noProof/>
            <w:webHidden/>
          </w:rPr>
          <w:fldChar w:fldCharType="begin"/>
        </w:r>
        <w:r w:rsidR="005D0CF8">
          <w:rPr>
            <w:noProof/>
            <w:webHidden/>
          </w:rPr>
          <w:instrText xml:space="preserve"> PAGEREF _Toc466459237 \h </w:instrText>
        </w:r>
        <w:r w:rsidR="005D0CF8">
          <w:rPr>
            <w:noProof/>
            <w:webHidden/>
          </w:rPr>
        </w:r>
        <w:r w:rsidR="005D0CF8">
          <w:rPr>
            <w:noProof/>
            <w:webHidden/>
          </w:rPr>
          <w:fldChar w:fldCharType="separate"/>
        </w:r>
        <w:r w:rsidR="005D0CF8">
          <w:rPr>
            <w:noProof/>
            <w:webHidden/>
          </w:rPr>
          <w:t>14</w:t>
        </w:r>
        <w:r w:rsidR="005D0CF8">
          <w:rPr>
            <w:noProof/>
            <w:webHidden/>
          </w:rPr>
          <w:fldChar w:fldCharType="end"/>
        </w:r>
      </w:hyperlink>
    </w:p>
    <w:p w14:paraId="4D2C06A0"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38" w:history="1">
        <w:r w:rsidR="005D0CF8" w:rsidRPr="0017798A">
          <w:rPr>
            <w:rStyle w:val="Hyperlink"/>
            <w:rFonts w:ascii="Tahoma" w:hAnsi="Tahoma" w:cs="Tahoma"/>
            <w:noProof/>
          </w:rPr>
          <w:t>Figure 4 Business Flow 3 – Update Device Token</w:t>
        </w:r>
        <w:r w:rsidR="005D0CF8">
          <w:rPr>
            <w:noProof/>
            <w:webHidden/>
          </w:rPr>
          <w:tab/>
        </w:r>
        <w:r w:rsidR="005D0CF8">
          <w:rPr>
            <w:noProof/>
            <w:webHidden/>
          </w:rPr>
          <w:fldChar w:fldCharType="begin"/>
        </w:r>
        <w:r w:rsidR="005D0CF8">
          <w:rPr>
            <w:noProof/>
            <w:webHidden/>
          </w:rPr>
          <w:instrText xml:space="preserve"> PAGEREF _Toc466459238 \h </w:instrText>
        </w:r>
        <w:r w:rsidR="005D0CF8">
          <w:rPr>
            <w:noProof/>
            <w:webHidden/>
          </w:rPr>
        </w:r>
        <w:r w:rsidR="005D0CF8">
          <w:rPr>
            <w:noProof/>
            <w:webHidden/>
          </w:rPr>
          <w:fldChar w:fldCharType="separate"/>
        </w:r>
        <w:r w:rsidR="005D0CF8">
          <w:rPr>
            <w:noProof/>
            <w:webHidden/>
          </w:rPr>
          <w:t>14</w:t>
        </w:r>
        <w:r w:rsidR="005D0CF8">
          <w:rPr>
            <w:noProof/>
            <w:webHidden/>
          </w:rPr>
          <w:fldChar w:fldCharType="end"/>
        </w:r>
      </w:hyperlink>
    </w:p>
    <w:p w14:paraId="2D070D48"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39" w:history="1">
        <w:r w:rsidR="005D0CF8" w:rsidRPr="0017798A">
          <w:rPr>
            <w:rStyle w:val="Hyperlink"/>
            <w:rFonts w:ascii="Tahoma" w:hAnsi="Tahoma" w:cs="Tahoma"/>
            <w:noProof/>
          </w:rPr>
          <w:t>Figure 5 Business Flow 4 – Fetch System Parameter</w:t>
        </w:r>
        <w:r w:rsidR="005D0CF8">
          <w:rPr>
            <w:noProof/>
            <w:webHidden/>
          </w:rPr>
          <w:tab/>
        </w:r>
        <w:r w:rsidR="005D0CF8">
          <w:rPr>
            <w:noProof/>
            <w:webHidden/>
          </w:rPr>
          <w:fldChar w:fldCharType="begin"/>
        </w:r>
        <w:r w:rsidR="005D0CF8">
          <w:rPr>
            <w:noProof/>
            <w:webHidden/>
          </w:rPr>
          <w:instrText xml:space="preserve"> PAGEREF _Toc466459239 \h </w:instrText>
        </w:r>
        <w:r w:rsidR="005D0CF8">
          <w:rPr>
            <w:noProof/>
            <w:webHidden/>
          </w:rPr>
        </w:r>
        <w:r w:rsidR="005D0CF8">
          <w:rPr>
            <w:noProof/>
            <w:webHidden/>
          </w:rPr>
          <w:fldChar w:fldCharType="separate"/>
        </w:r>
        <w:r w:rsidR="005D0CF8">
          <w:rPr>
            <w:noProof/>
            <w:webHidden/>
          </w:rPr>
          <w:t>14</w:t>
        </w:r>
        <w:r w:rsidR="005D0CF8">
          <w:rPr>
            <w:noProof/>
            <w:webHidden/>
          </w:rPr>
          <w:fldChar w:fldCharType="end"/>
        </w:r>
      </w:hyperlink>
    </w:p>
    <w:p w14:paraId="02953EE1"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40" w:history="1">
        <w:r w:rsidR="005D0CF8" w:rsidRPr="0017798A">
          <w:rPr>
            <w:rStyle w:val="Hyperlink"/>
            <w:rFonts w:ascii="Tahoma" w:hAnsi="Tahoma" w:cs="Tahoma"/>
            <w:noProof/>
          </w:rPr>
          <w:t>Figure 6 Business Flow 5 – Forgot Password</w:t>
        </w:r>
        <w:r w:rsidR="005D0CF8">
          <w:rPr>
            <w:noProof/>
            <w:webHidden/>
          </w:rPr>
          <w:tab/>
        </w:r>
        <w:r w:rsidR="005D0CF8">
          <w:rPr>
            <w:noProof/>
            <w:webHidden/>
          </w:rPr>
          <w:fldChar w:fldCharType="begin"/>
        </w:r>
        <w:r w:rsidR="005D0CF8">
          <w:rPr>
            <w:noProof/>
            <w:webHidden/>
          </w:rPr>
          <w:instrText xml:space="preserve"> PAGEREF _Toc466459240 \h </w:instrText>
        </w:r>
        <w:r w:rsidR="005D0CF8">
          <w:rPr>
            <w:noProof/>
            <w:webHidden/>
          </w:rPr>
        </w:r>
        <w:r w:rsidR="005D0CF8">
          <w:rPr>
            <w:noProof/>
            <w:webHidden/>
          </w:rPr>
          <w:fldChar w:fldCharType="separate"/>
        </w:r>
        <w:r w:rsidR="005D0CF8">
          <w:rPr>
            <w:noProof/>
            <w:webHidden/>
          </w:rPr>
          <w:t>15</w:t>
        </w:r>
        <w:r w:rsidR="005D0CF8">
          <w:rPr>
            <w:noProof/>
            <w:webHidden/>
          </w:rPr>
          <w:fldChar w:fldCharType="end"/>
        </w:r>
      </w:hyperlink>
    </w:p>
    <w:p w14:paraId="3299E84C"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41" w:history="1">
        <w:r w:rsidR="005D0CF8" w:rsidRPr="0017798A">
          <w:rPr>
            <w:rStyle w:val="Hyperlink"/>
            <w:rFonts w:ascii="Tahoma" w:hAnsi="Tahoma" w:cs="Tahoma"/>
            <w:noProof/>
          </w:rPr>
          <w:t>Figure 7 Business Flow 6 – Fetch Project</w:t>
        </w:r>
        <w:r w:rsidR="005D0CF8">
          <w:rPr>
            <w:noProof/>
            <w:webHidden/>
          </w:rPr>
          <w:tab/>
        </w:r>
        <w:r w:rsidR="005D0CF8">
          <w:rPr>
            <w:noProof/>
            <w:webHidden/>
          </w:rPr>
          <w:fldChar w:fldCharType="begin"/>
        </w:r>
        <w:r w:rsidR="005D0CF8">
          <w:rPr>
            <w:noProof/>
            <w:webHidden/>
          </w:rPr>
          <w:instrText xml:space="preserve"> PAGEREF _Toc466459241 \h </w:instrText>
        </w:r>
        <w:r w:rsidR="005D0CF8">
          <w:rPr>
            <w:noProof/>
            <w:webHidden/>
          </w:rPr>
        </w:r>
        <w:r w:rsidR="005D0CF8">
          <w:rPr>
            <w:noProof/>
            <w:webHidden/>
          </w:rPr>
          <w:fldChar w:fldCharType="separate"/>
        </w:r>
        <w:r w:rsidR="005D0CF8">
          <w:rPr>
            <w:noProof/>
            <w:webHidden/>
          </w:rPr>
          <w:t>15</w:t>
        </w:r>
        <w:r w:rsidR="005D0CF8">
          <w:rPr>
            <w:noProof/>
            <w:webHidden/>
          </w:rPr>
          <w:fldChar w:fldCharType="end"/>
        </w:r>
      </w:hyperlink>
    </w:p>
    <w:p w14:paraId="55718C0B"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42" w:history="1">
        <w:r w:rsidR="005D0CF8" w:rsidRPr="0017798A">
          <w:rPr>
            <w:rStyle w:val="Hyperlink"/>
            <w:rFonts w:ascii="Tahoma" w:hAnsi="Tahoma" w:cs="Tahoma"/>
            <w:noProof/>
          </w:rPr>
          <w:t>Figure 8 Business Flow 7 – Fetch Survey</w:t>
        </w:r>
        <w:r w:rsidR="005D0CF8">
          <w:rPr>
            <w:noProof/>
            <w:webHidden/>
          </w:rPr>
          <w:tab/>
        </w:r>
        <w:r w:rsidR="005D0CF8">
          <w:rPr>
            <w:noProof/>
            <w:webHidden/>
          </w:rPr>
          <w:fldChar w:fldCharType="begin"/>
        </w:r>
        <w:r w:rsidR="005D0CF8">
          <w:rPr>
            <w:noProof/>
            <w:webHidden/>
          </w:rPr>
          <w:instrText xml:space="preserve"> PAGEREF _Toc466459242 \h </w:instrText>
        </w:r>
        <w:r w:rsidR="005D0CF8">
          <w:rPr>
            <w:noProof/>
            <w:webHidden/>
          </w:rPr>
        </w:r>
        <w:r w:rsidR="005D0CF8">
          <w:rPr>
            <w:noProof/>
            <w:webHidden/>
          </w:rPr>
          <w:fldChar w:fldCharType="separate"/>
        </w:r>
        <w:r w:rsidR="005D0CF8">
          <w:rPr>
            <w:noProof/>
            <w:webHidden/>
          </w:rPr>
          <w:t>16</w:t>
        </w:r>
        <w:r w:rsidR="005D0CF8">
          <w:rPr>
            <w:noProof/>
            <w:webHidden/>
          </w:rPr>
          <w:fldChar w:fldCharType="end"/>
        </w:r>
      </w:hyperlink>
    </w:p>
    <w:p w14:paraId="00166A13"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43" w:history="1">
        <w:r w:rsidR="005D0CF8" w:rsidRPr="0017798A">
          <w:rPr>
            <w:rStyle w:val="Hyperlink"/>
            <w:rFonts w:ascii="Tahoma" w:hAnsi="Tahoma" w:cs="Tahoma"/>
            <w:noProof/>
          </w:rPr>
          <w:t>Figure 9 Business Flow 8 – Fetch Report Status</w:t>
        </w:r>
        <w:r w:rsidR="005D0CF8">
          <w:rPr>
            <w:noProof/>
            <w:webHidden/>
          </w:rPr>
          <w:tab/>
        </w:r>
        <w:r w:rsidR="005D0CF8">
          <w:rPr>
            <w:noProof/>
            <w:webHidden/>
          </w:rPr>
          <w:fldChar w:fldCharType="begin"/>
        </w:r>
        <w:r w:rsidR="005D0CF8">
          <w:rPr>
            <w:noProof/>
            <w:webHidden/>
          </w:rPr>
          <w:instrText xml:space="preserve"> PAGEREF _Toc466459243 \h </w:instrText>
        </w:r>
        <w:r w:rsidR="005D0CF8">
          <w:rPr>
            <w:noProof/>
            <w:webHidden/>
          </w:rPr>
        </w:r>
        <w:r w:rsidR="005D0CF8">
          <w:rPr>
            <w:noProof/>
            <w:webHidden/>
          </w:rPr>
          <w:fldChar w:fldCharType="separate"/>
        </w:r>
        <w:r w:rsidR="005D0CF8">
          <w:rPr>
            <w:noProof/>
            <w:webHidden/>
          </w:rPr>
          <w:t>16</w:t>
        </w:r>
        <w:r w:rsidR="005D0CF8">
          <w:rPr>
            <w:noProof/>
            <w:webHidden/>
          </w:rPr>
          <w:fldChar w:fldCharType="end"/>
        </w:r>
      </w:hyperlink>
    </w:p>
    <w:p w14:paraId="76F019D7"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44" w:history="1">
        <w:r w:rsidR="005D0CF8" w:rsidRPr="0017798A">
          <w:rPr>
            <w:rStyle w:val="Hyperlink"/>
            <w:rFonts w:ascii="Tahoma" w:hAnsi="Tahoma" w:cs="Tahoma"/>
            <w:noProof/>
          </w:rPr>
          <w:t>Figure 10 Business Flow 9 – Open Map View</w:t>
        </w:r>
        <w:r w:rsidR="005D0CF8">
          <w:rPr>
            <w:noProof/>
            <w:webHidden/>
          </w:rPr>
          <w:tab/>
        </w:r>
        <w:r w:rsidR="005D0CF8">
          <w:rPr>
            <w:noProof/>
            <w:webHidden/>
          </w:rPr>
          <w:fldChar w:fldCharType="begin"/>
        </w:r>
        <w:r w:rsidR="005D0CF8">
          <w:rPr>
            <w:noProof/>
            <w:webHidden/>
          </w:rPr>
          <w:instrText xml:space="preserve"> PAGEREF _Toc466459244 \h </w:instrText>
        </w:r>
        <w:r w:rsidR="005D0CF8">
          <w:rPr>
            <w:noProof/>
            <w:webHidden/>
          </w:rPr>
        </w:r>
        <w:r w:rsidR="005D0CF8">
          <w:rPr>
            <w:noProof/>
            <w:webHidden/>
          </w:rPr>
          <w:fldChar w:fldCharType="separate"/>
        </w:r>
        <w:r w:rsidR="005D0CF8">
          <w:rPr>
            <w:noProof/>
            <w:webHidden/>
          </w:rPr>
          <w:t>16</w:t>
        </w:r>
        <w:r w:rsidR="005D0CF8">
          <w:rPr>
            <w:noProof/>
            <w:webHidden/>
          </w:rPr>
          <w:fldChar w:fldCharType="end"/>
        </w:r>
      </w:hyperlink>
    </w:p>
    <w:p w14:paraId="741C3D1F"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45" w:history="1">
        <w:r w:rsidR="005D0CF8" w:rsidRPr="0017798A">
          <w:rPr>
            <w:rStyle w:val="Hyperlink"/>
            <w:rFonts w:ascii="Tahoma" w:hAnsi="Tahoma" w:cs="Tahoma"/>
            <w:noProof/>
          </w:rPr>
          <w:t>Figure 11 Business Flow 10 – Sort Project</w:t>
        </w:r>
        <w:r w:rsidR="005D0CF8">
          <w:rPr>
            <w:noProof/>
            <w:webHidden/>
          </w:rPr>
          <w:tab/>
        </w:r>
        <w:r w:rsidR="005D0CF8">
          <w:rPr>
            <w:noProof/>
            <w:webHidden/>
          </w:rPr>
          <w:fldChar w:fldCharType="begin"/>
        </w:r>
        <w:r w:rsidR="005D0CF8">
          <w:rPr>
            <w:noProof/>
            <w:webHidden/>
          </w:rPr>
          <w:instrText xml:space="preserve"> PAGEREF _Toc466459245 \h </w:instrText>
        </w:r>
        <w:r w:rsidR="005D0CF8">
          <w:rPr>
            <w:noProof/>
            <w:webHidden/>
          </w:rPr>
        </w:r>
        <w:r w:rsidR="005D0CF8">
          <w:rPr>
            <w:noProof/>
            <w:webHidden/>
          </w:rPr>
          <w:fldChar w:fldCharType="separate"/>
        </w:r>
        <w:r w:rsidR="005D0CF8">
          <w:rPr>
            <w:noProof/>
            <w:webHidden/>
          </w:rPr>
          <w:t>17</w:t>
        </w:r>
        <w:r w:rsidR="005D0CF8">
          <w:rPr>
            <w:noProof/>
            <w:webHidden/>
          </w:rPr>
          <w:fldChar w:fldCharType="end"/>
        </w:r>
      </w:hyperlink>
    </w:p>
    <w:p w14:paraId="7A61CB04"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46" w:history="1">
        <w:r w:rsidR="005D0CF8" w:rsidRPr="0017798A">
          <w:rPr>
            <w:rStyle w:val="Hyperlink"/>
            <w:rFonts w:ascii="Tahoma" w:hAnsi="Tahoma" w:cs="Tahoma"/>
            <w:noProof/>
          </w:rPr>
          <w:t>Figure 12 Business Flow 11 – Filter Project</w:t>
        </w:r>
        <w:r w:rsidR="005D0CF8">
          <w:rPr>
            <w:noProof/>
            <w:webHidden/>
          </w:rPr>
          <w:tab/>
        </w:r>
        <w:r w:rsidR="005D0CF8">
          <w:rPr>
            <w:noProof/>
            <w:webHidden/>
          </w:rPr>
          <w:fldChar w:fldCharType="begin"/>
        </w:r>
        <w:r w:rsidR="005D0CF8">
          <w:rPr>
            <w:noProof/>
            <w:webHidden/>
          </w:rPr>
          <w:instrText xml:space="preserve"> PAGEREF _Toc466459246 \h </w:instrText>
        </w:r>
        <w:r w:rsidR="005D0CF8">
          <w:rPr>
            <w:noProof/>
            <w:webHidden/>
          </w:rPr>
        </w:r>
        <w:r w:rsidR="005D0CF8">
          <w:rPr>
            <w:noProof/>
            <w:webHidden/>
          </w:rPr>
          <w:fldChar w:fldCharType="separate"/>
        </w:r>
        <w:r w:rsidR="005D0CF8">
          <w:rPr>
            <w:noProof/>
            <w:webHidden/>
          </w:rPr>
          <w:t>17</w:t>
        </w:r>
        <w:r w:rsidR="005D0CF8">
          <w:rPr>
            <w:noProof/>
            <w:webHidden/>
          </w:rPr>
          <w:fldChar w:fldCharType="end"/>
        </w:r>
      </w:hyperlink>
    </w:p>
    <w:p w14:paraId="14B642EE"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47" w:history="1">
        <w:r w:rsidR="005D0CF8" w:rsidRPr="0017798A">
          <w:rPr>
            <w:rStyle w:val="Hyperlink"/>
            <w:rFonts w:ascii="Tahoma" w:hAnsi="Tahoma" w:cs="Tahoma"/>
            <w:noProof/>
          </w:rPr>
          <w:t>Figure 13 Business Flow 12 – Search Project</w:t>
        </w:r>
        <w:r w:rsidR="005D0CF8">
          <w:rPr>
            <w:noProof/>
            <w:webHidden/>
          </w:rPr>
          <w:tab/>
        </w:r>
        <w:r w:rsidR="005D0CF8">
          <w:rPr>
            <w:noProof/>
            <w:webHidden/>
          </w:rPr>
          <w:fldChar w:fldCharType="begin"/>
        </w:r>
        <w:r w:rsidR="005D0CF8">
          <w:rPr>
            <w:noProof/>
            <w:webHidden/>
          </w:rPr>
          <w:instrText xml:space="preserve"> PAGEREF _Toc466459247 \h </w:instrText>
        </w:r>
        <w:r w:rsidR="005D0CF8">
          <w:rPr>
            <w:noProof/>
            <w:webHidden/>
          </w:rPr>
        </w:r>
        <w:r w:rsidR="005D0CF8">
          <w:rPr>
            <w:noProof/>
            <w:webHidden/>
          </w:rPr>
          <w:fldChar w:fldCharType="separate"/>
        </w:r>
        <w:r w:rsidR="005D0CF8">
          <w:rPr>
            <w:noProof/>
            <w:webHidden/>
          </w:rPr>
          <w:t>17</w:t>
        </w:r>
        <w:r w:rsidR="005D0CF8">
          <w:rPr>
            <w:noProof/>
            <w:webHidden/>
          </w:rPr>
          <w:fldChar w:fldCharType="end"/>
        </w:r>
      </w:hyperlink>
    </w:p>
    <w:p w14:paraId="2F325C49"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48" w:history="1">
        <w:r w:rsidR="005D0CF8" w:rsidRPr="0017798A">
          <w:rPr>
            <w:rStyle w:val="Hyperlink"/>
            <w:rFonts w:ascii="Tahoma" w:hAnsi="Tahoma" w:cs="Tahoma"/>
            <w:noProof/>
          </w:rPr>
          <w:t>Figure 14 Business Flow 13 – Open project detail</w:t>
        </w:r>
        <w:r w:rsidR="005D0CF8">
          <w:rPr>
            <w:noProof/>
            <w:webHidden/>
          </w:rPr>
          <w:tab/>
        </w:r>
        <w:r w:rsidR="005D0CF8">
          <w:rPr>
            <w:noProof/>
            <w:webHidden/>
          </w:rPr>
          <w:fldChar w:fldCharType="begin"/>
        </w:r>
        <w:r w:rsidR="005D0CF8">
          <w:rPr>
            <w:noProof/>
            <w:webHidden/>
          </w:rPr>
          <w:instrText xml:space="preserve"> PAGEREF _Toc466459248 \h </w:instrText>
        </w:r>
        <w:r w:rsidR="005D0CF8">
          <w:rPr>
            <w:noProof/>
            <w:webHidden/>
          </w:rPr>
        </w:r>
        <w:r w:rsidR="005D0CF8">
          <w:rPr>
            <w:noProof/>
            <w:webHidden/>
          </w:rPr>
          <w:fldChar w:fldCharType="separate"/>
        </w:r>
        <w:r w:rsidR="005D0CF8">
          <w:rPr>
            <w:noProof/>
            <w:webHidden/>
          </w:rPr>
          <w:t>17</w:t>
        </w:r>
        <w:r w:rsidR="005D0CF8">
          <w:rPr>
            <w:noProof/>
            <w:webHidden/>
          </w:rPr>
          <w:fldChar w:fldCharType="end"/>
        </w:r>
      </w:hyperlink>
    </w:p>
    <w:p w14:paraId="3A0B1C5C"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49" w:history="1">
        <w:r w:rsidR="005D0CF8" w:rsidRPr="0017798A">
          <w:rPr>
            <w:rStyle w:val="Hyperlink"/>
            <w:rFonts w:ascii="Tahoma" w:hAnsi="Tahoma" w:cs="Tahoma"/>
            <w:noProof/>
          </w:rPr>
          <w:t>Figure 15 Business Flow 14 – Open project attachment</w:t>
        </w:r>
        <w:r w:rsidR="005D0CF8">
          <w:rPr>
            <w:noProof/>
            <w:webHidden/>
          </w:rPr>
          <w:tab/>
        </w:r>
        <w:r w:rsidR="005D0CF8">
          <w:rPr>
            <w:noProof/>
            <w:webHidden/>
          </w:rPr>
          <w:fldChar w:fldCharType="begin"/>
        </w:r>
        <w:r w:rsidR="005D0CF8">
          <w:rPr>
            <w:noProof/>
            <w:webHidden/>
          </w:rPr>
          <w:instrText xml:space="preserve"> PAGEREF _Toc466459249 \h </w:instrText>
        </w:r>
        <w:r w:rsidR="005D0CF8">
          <w:rPr>
            <w:noProof/>
            <w:webHidden/>
          </w:rPr>
        </w:r>
        <w:r w:rsidR="005D0CF8">
          <w:rPr>
            <w:noProof/>
            <w:webHidden/>
          </w:rPr>
          <w:fldChar w:fldCharType="separate"/>
        </w:r>
        <w:r w:rsidR="005D0CF8">
          <w:rPr>
            <w:noProof/>
            <w:webHidden/>
          </w:rPr>
          <w:t>17</w:t>
        </w:r>
        <w:r w:rsidR="005D0CF8">
          <w:rPr>
            <w:noProof/>
            <w:webHidden/>
          </w:rPr>
          <w:fldChar w:fldCharType="end"/>
        </w:r>
      </w:hyperlink>
    </w:p>
    <w:p w14:paraId="574BC5F8"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50" w:history="1">
        <w:r w:rsidR="005D0CF8" w:rsidRPr="0017798A">
          <w:rPr>
            <w:rStyle w:val="Hyperlink"/>
            <w:rFonts w:ascii="Tahoma" w:hAnsi="Tahoma" w:cs="Tahoma"/>
            <w:noProof/>
          </w:rPr>
          <w:t>Figure 16 Business Flow 15 – Remove closed project</w:t>
        </w:r>
        <w:r w:rsidR="005D0CF8">
          <w:rPr>
            <w:noProof/>
            <w:webHidden/>
          </w:rPr>
          <w:tab/>
        </w:r>
        <w:r w:rsidR="005D0CF8">
          <w:rPr>
            <w:noProof/>
            <w:webHidden/>
          </w:rPr>
          <w:fldChar w:fldCharType="begin"/>
        </w:r>
        <w:r w:rsidR="005D0CF8">
          <w:rPr>
            <w:noProof/>
            <w:webHidden/>
          </w:rPr>
          <w:instrText xml:space="preserve"> PAGEREF _Toc466459250 \h </w:instrText>
        </w:r>
        <w:r w:rsidR="005D0CF8">
          <w:rPr>
            <w:noProof/>
            <w:webHidden/>
          </w:rPr>
        </w:r>
        <w:r w:rsidR="005D0CF8">
          <w:rPr>
            <w:noProof/>
            <w:webHidden/>
          </w:rPr>
          <w:fldChar w:fldCharType="separate"/>
        </w:r>
        <w:r w:rsidR="005D0CF8">
          <w:rPr>
            <w:noProof/>
            <w:webHidden/>
          </w:rPr>
          <w:t>18</w:t>
        </w:r>
        <w:r w:rsidR="005D0CF8">
          <w:rPr>
            <w:noProof/>
            <w:webHidden/>
          </w:rPr>
          <w:fldChar w:fldCharType="end"/>
        </w:r>
      </w:hyperlink>
    </w:p>
    <w:p w14:paraId="10F69F0D"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51" w:history="1">
        <w:r w:rsidR="005D0CF8" w:rsidRPr="0017798A">
          <w:rPr>
            <w:rStyle w:val="Hyperlink"/>
            <w:rFonts w:ascii="Tahoma" w:hAnsi="Tahoma" w:cs="Tahoma"/>
            <w:noProof/>
          </w:rPr>
          <w:t>Figure 17 Business Flow 16 – Request on hold</w:t>
        </w:r>
        <w:r w:rsidR="005D0CF8">
          <w:rPr>
            <w:noProof/>
            <w:webHidden/>
          </w:rPr>
          <w:tab/>
        </w:r>
        <w:r w:rsidR="005D0CF8">
          <w:rPr>
            <w:noProof/>
            <w:webHidden/>
          </w:rPr>
          <w:fldChar w:fldCharType="begin"/>
        </w:r>
        <w:r w:rsidR="005D0CF8">
          <w:rPr>
            <w:noProof/>
            <w:webHidden/>
          </w:rPr>
          <w:instrText xml:space="preserve"> PAGEREF _Toc466459251 \h </w:instrText>
        </w:r>
        <w:r w:rsidR="005D0CF8">
          <w:rPr>
            <w:noProof/>
            <w:webHidden/>
          </w:rPr>
        </w:r>
        <w:r w:rsidR="005D0CF8">
          <w:rPr>
            <w:noProof/>
            <w:webHidden/>
          </w:rPr>
          <w:fldChar w:fldCharType="separate"/>
        </w:r>
        <w:r w:rsidR="005D0CF8">
          <w:rPr>
            <w:noProof/>
            <w:webHidden/>
          </w:rPr>
          <w:t>18</w:t>
        </w:r>
        <w:r w:rsidR="005D0CF8">
          <w:rPr>
            <w:noProof/>
            <w:webHidden/>
          </w:rPr>
          <w:fldChar w:fldCharType="end"/>
        </w:r>
      </w:hyperlink>
    </w:p>
    <w:p w14:paraId="60407509"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52" w:history="1">
        <w:r w:rsidR="005D0CF8" w:rsidRPr="0017798A">
          <w:rPr>
            <w:rStyle w:val="Hyperlink"/>
            <w:rFonts w:ascii="Tahoma" w:hAnsi="Tahoma" w:cs="Tahoma"/>
            <w:noProof/>
          </w:rPr>
          <w:t>Figure 18 Business Flow 17 – Send Message</w:t>
        </w:r>
        <w:r w:rsidR="005D0CF8">
          <w:rPr>
            <w:noProof/>
            <w:webHidden/>
          </w:rPr>
          <w:tab/>
        </w:r>
        <w:r w:rsidR="005D0CF8">
          <w:rPr>
            <w:noProof/>
            <w:webHidden/>
          </w:rPr>
          <w:fldChar w:fldCharType="begin"/>
        </w:r>
        <w:r w:rsidR="005D0CF8">
          <w:rPr>
            <w:noProof/>
            <w:webHidden/>
          </w:rPr>
          <w:instrText xml:space="preserve"> PAGEREF _Toc466459252 \h </w:instrText>
        </w:r>
        <w:r w:rsidR="005D0CF8">
          <w:rPr>
            <w:noProof/>
            <w:webHidden/>
          </w:rPr>
        </w:r>
        <w:r w:rsidR="005D0CF8">
          <w:rPr>
            <w:noProof/>
            <w:webHidden/>
          </w:rPr>
          <w:fldChar w:fldCharType="separate"/>
        </w:r>
        <w:r w:rsidR="005D0CF8">
          <w:rPr>
            <w:noProof/>
            <w:webHidden/>
          </w:rPr>
          <w:t>18</w:t>
        </w:r>
        <w:r w:rsidR="005D0CF8">
          <w:rPr>
            <w:noProof/>
            <w:webHidden/>
          </w:rPr>
          <w:fldChar w:fldCharType="end"/>
        </w:r>
      </w:hyperlink>
    </w:p>
    <w:p w14:paraId="23D6C6C5"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53" w:history="1">
        <w:r w:rsidR="005D0CF8" w:rsidRPr="0017798A">
          <w:rPr>
            <w:rStyle w:val="Hyperlink"/>
            <w:rFonts w:ascii="Tahoma" w:hAnsi="Tahoma" w:cs="Tahoma"/>
            <w:noProof/>
          </w:rPr>
          <w:t>Figure 19 Business Flow 18 – Prepare Questions</w:t>
        </w:r>
        <w:r w:rsidR="005D0CF8">
          <w:rPr>
            <w:noProof/>
            <w:webHidden/>
          </w:rPr>
          <w:tab/>
        </w:r>
        <w:r w:rsidR="005D0CF8">
          <w:rPr>
            <w:noProof/>
            <w:webHidden/>
          </w:rPr>
          <w:fldChar w:fldCharType="begin"/>
        </w:r>
        <w:r w:rsidR="005D0CF8">
          <w:rPr>
            <w:noProof/>
            <w:webHidden/>
          </w:rPr>
          <w:instrText xml:space="preserve"> PAGEREF _Toc466459253 \h </w:instrText>
        </w:r>
        <w:r w:rsidR="005D0CF8">
          <w:rPr>
            <w:noProof/>
            <w:webHidden/>
          </w:rPr>
        </w:r>
        <w:r w:rsidR="005D0CF8">
          <w:rPr>
            <w:noProof/>
            <w:webHidden/>
          </w:rPr>
          <w:fldChar w:fldCharType="separate"/>
        </w:r>
        <w:r w:rsidR="005D0CF8">
          <w:rPr>
            <w:noProof/>
            <w:webHidden/>
          </w:rPr>
          <w:t>18</w:t>
        </w:r>
        <w:r w:rsidR="005D0CF8">
          <w:rPr>
            <w:noProof/>
            <w:webHidden/>
          </w:rPr>
          <w:fldChar w:fldCharType="end"/>
        </w:r>
      </w:hyperlink>
    </w:p>
    <w:p w14:paraId="019427A5"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54" w:history="1">
        <w:r w:rsidR="005D0CF8" w:rsidRPr="0017798A">
          <w:rPr>
            <w:rStyle w:val="Hyperlink"/>
            <w:rFonts w:ascii="Tahoma" w:hAnsi="Tahoma" w:cs="Tahoma"/>
            <w:noProof/>
          </w:rPr>
          <w:t>Figure 20 Business Flow 19 – Display Questions</w:t>
        </w:r>
        <w:r w:rsidR="005D0CF8">
          <w:rPr>
            <w:noProof/>
            <w:webHidden/>
          </w:rPr>
          <w:tab/>
        </w:r>
        <w:r w:rsidR="005D0CF8">
          <w:rPr>
            <w:noProof/>
            <w:webHidden/>
          </w:rPr>
          <w:fldChar w:fldCharType="begin"/>
        </w:r>
        <w:r w:rsidR="005D0CF8">
          <w:rPr>
            <w:noProof/>
            <w:webHidden/>
          </w:rPr>
          <w:instrText xml:space="preserve"> PAGEREF _Toc466459254 \h </w:instrText>
        </w:r>
        <w:r w:rsidR="005D0CF8">
          <w:rPr>
            <w:noProof/>
            <w:webHidden/>
          </w:rPr>
        </w:r>
        <w:r w:rsidR="005D0CF8">
          <w:rPr>
            <w:noProof/>
            <w:webHidden/>
          </w:rPr>
          <w:fldChar w:fldCharType="separate"/>
        </w:r>
        <w:r w:rsidR="005D0CF8">
          <w:rPr>
            <w:noProof/>
            <w:webHidden/>
          </w:rPr>
          <w:t>19</w:t>
        </w:r>
        <w:r w:rsidR="005D0CF8">
          <w:rPr>
            <w:noProof/>
            <w:webHidden/>
          </w:rPr>
          <w:fldChar w:fldCharType="end"/>
        </w:r>
      </w:hyperlink>
    </w:p>
    <w:p w14:paraId="2BC1A1A3"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55" w:history="1">
        <w:r w:rsidR="005D0CF8" w:rsidRPr="0017798A">
          <w:rPr>
            <w:rStyle w:val="Hyperlink"/>
            <w:rFonts w:ascii="Tahoma" w:hAnsi="Tahoma" w:cs="Tahoma"/>
            <w:noProof/>
          </w:rPr>
          <w:t>Figure 21 Business Flow 20 – Fill Answer on Numeric or Text Type Question</w:t>
        </w:r>
        <w:r w:rsidR="005D0CF8">
          <w:rPr>
            <w:noProof/>
            <w:webHidden/>
          </w:rPr>
          <w:tab/>
        </w:r>
        <w:r w:rsidR="005D0CF8">
          <w:rPr>
            <w:noProof/>
            <w:webHidden/>
          </w:rPr>
          <w:fldChar w:fldCharType="begin"/>
        </w:r>
        <w:r w:rsidR="005D0CF8">
          <w:rPr>
            <w:noProof/>
            <w:webHidden/>
          </w:rPr>
          <w:instrText xml:space="preserve"> PAGEREF _Toc466459255 \h </w:instrText>
        </w:r>
        <w:r w:rsidR="005D0CF8">
          <w:rPr>
            <w:noProof/>
            <w:webHidden/>
          </w:rPr>
        </w:r>
        <w:r w:rsidR="005D0CF8">
          <w:rPr>
            <w:noProof/>
            <w:webHidden/>
          </w:rPr>
          <w:fldChar w:fldCharType="separate"/>
        </w:r>
        <w:r w:rsidR="005D0CF8">
          <w:rPr>
            <w:noProof/>
            <w:webHidden/>
          </w:rPr>
          <w:t>19</w:t>
        </w:r>
        <w:r w:rsidR="005D0CF8">
          <w:rPr>
            <w:noProof/>
            <w:webHidden/>
          </w:rPr>
          <w:fldChar w:fldCharType="end"/>
        </w:r>
      </w:hyperlink>
    </w:p>
    <w:p w14:paraId="3E62A2A3"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56" w:history="1">
        <w:r w:rsidR="005D0CF8" w:rsidRPr="0017798A">
          <w:rPr>
            <w:rStyle w:val="Hyperlink"/>
            <w:rFonts w:ascii="Tahoma" w:hAnsi="Tahoma" w:cs="Tahoma"/>
            <w:noProof/>
          </w:rPr>
          <w:t>Figure 22 Business Flow 21 – Fill Answer on Dropdown Type Question</w:t>
        </w:r>
        <w:r w:rsidR="005D0CF8">
          <w:rPr>
            <w:noProof/>
            <w:webHidden/>
          </w:rPr>
          <w:tab/>
        </w:r>
        <w:r w:rsidR="005D0CF8">
          <w:rPr>
            <w:noProof/>
            <w:webHidden/>
          </w:rPr>
          <w:fldChar w:fldCharType="begin"/>
        </w:r>
        <w:r w:rsidR="005D0CF8">
          <w:rPr>
            <w:noProof/>
            <w:webHidden/>
          </w:rPr>
          <w:instrText xml:space="preserve"> PAGEREF _Toc466459256 \h </w:instrText>
        </w:r>
        <w:r w:rsidR="005D0CF8">
          <w:rPr>
            <w:noProof/>
            <w:webHidden/>
          </w:rPr>
        </w:r>
        <w:r w:rsidR="005D0CF8">
          <w:rPr>
            <w:noProof/>
            <w:webHidden/>
          </w:rPr>
          <w:fldChar w:fldCharType="separate"/>
        </w:r>
        <w:r w:rsidR="005D0CF8">
          <w:rPr>
            <w:noProof/>
            <w:webHidden/>
          </w:rPr>
          <w:t>19</w:t>
        </w:r>
        <w:r w:rsidR="005D0CF8">
          <w:rPr>
            <w:noProof/>
            <w:webHidden/>
          </w:rPr>
          <w:fldChar w:fldCharType="end"/>
        </w:r>
      </w:hyperlink>
    </w:p>
    <w:p w14:paraId="690623F0"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57" w:history="1">
        <w:r w:rsidR="005D0CF8" w:rsidRPr="0017798A">
          <w:rPr>
            <w:rStyle w:val="Hyperlink"/>
            <w:rFonts w:ascii="Tahoma" w:hAnsi="Tahoma" w:cs="Tahoma"/>
            <w:noProof/>
          </w:rPr>
          <w:t>Figure 23 Business Flow 22 – Take Photo</w:t>
        </w:r>
        <w:r w:rsidR="005D0CF8">
          <w:rPr>
            <w:noProof/>
            <w:webHidden/>
          </w:rPr>
          <w:tab/>
        </w:r>
        <w:r w:rsidR="005D0CF8">
          <w:rPr>
            <w:noProof/>
            <w:webHidden/>
          </w:rPr>
          <w:fldChar w:fldCharType="begin"/>
        </w:r>
        <w:r w:rsidR="005D0CF8">
          <w:rPr>
            <w:noProof/>
            <w:webHidden/>
          </w:rPr>
          <w:instrText xml:space="preserve"> PAGEREF _Toc466459257 \h </w:instrText>
        </w:r>
        <w:r w:rsidR="005D0CF8">
          <w:rPr>
            <w:noProof/>
            <w:webHidden/>
          </w:rPr>
        </w:r>
        <w:r w:rsidR="005D0CF8">
          <w:rPr>
            <w:noProof/>
            <w:webHidden/>
          </w:rPr>
          <w:fldChar w:fldCharType="separate"/>
        </w:r>
        <w:r w:rsidR="005D0CF8">
          <w:rPr>
            <w:noProof/>
            <w:webHidden/>
          </w:rPr>
          <w:t>19</w:t>
        </w:r>
        <w:r w:rsidR="005D0CF8">
          <w:rPr>
            <w:noProof/>
            <w:webHidden/>
          </w:rPr>
          <w:fldChar w:fldCharType="end"/>
        </w:r>
      </w:hyperlink>
    </w:p>
    <w:p w14:paraId="2B9D92BE"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58" w:history="1">
        <w:r w:rsidR="005D0CF8" w:rsidRPr="0017798A">
          <w:rPr>
            <w:rStyle w:val="Hyperlink"/>
            <w:rFonts w:ascii="Tahoma" w:hAnsi="Tahoma" w:cs="Tahoma"/>
            <w:noProof/>
          </w:rPr>
          <w:t>Figure 24 Business Flow 23 – Photo Options</w:t>
        </w:r>
        <w:r w:rsidR="005D0CF8">
          <w:rPr>
            <w:noProof/>
            <w:webHidden/>
          </w:rPr>
          <w:tab/>
        </w:r>
        <w:r w:rsidR="005D0CF8">
          <w:rPr>
            <w:noProof/>
            <w:webHidden/>
          </w:rPr>
          <w:fldChar w:fldCharType="begin"/>
        </w:r>
        <w:r w:rsidR="005D0CF8">
          <w:rPr>
            <w:noProof/>
            <w:webHidden/>
          </w:rPr>
          <w:instrText xml:space="preserve"> PAGEREF _Toc466459258 \h </w:instrText>
        </w:r>
        <w:r w:rsidR="005D0CF8">
          <w:rPr>
            <w:noProof/>
            <w:webHidden/>
          </w:rPr>
        </w:r>
        <w:r w:rsidR="005D0CF8">
          <w:rPr>
            <w:noProof/>
            <w:webHidden/>
          </w:rPr>
          <w:fldChar w:fldCharType="separate"/>
        </w:r>
        <w:r w:rsidR="005D0CF8">
          <w:rPr>
            <w:noProof/>
            <w:webHidden/>
          </w:rPr>
          <w:t>20</w:t>
        </w:r>
        <w:r w:rsidR="005D0CF8">
          <w:rPr>
            <w:noProof/>
            <w:webHidden/>
          </w:rPr>
          <w:fldChar w:fldCharType="end"/>
        </w:r>
      </w:hyperlink>
    </w:p>
    <w:p w14:paraId="571353B8"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59" w:history="1">
        <w:r w:rsidR="005D0CF8" w:rsidRPr="0017798A">
          <w:rPr>
            <w:rStyle w:val="Hyperlink"/>
            <w:rFonts w:ascii="Tahoma" w:hAnsi="Tahoma" w:cs="Tahoma"/>
            <w:noProof/>
          </w:rPr>
          <w:t>Figure 25 Business Flow 24 – Fill Answer on Calendar Type Question</w:t>
        </w:r>
        <w:r w:rsidR="005D0CF8">
          <w:rPr>
            <w:noProof/>
            <w:webHidden/>
          </w:rPr>
          <w:tab/>
        </w:r>
        <w:r w:rsidR="005D0CF8">
          <w:rPr>
            <w:noProof/>
            <w:webHidden/>
          </w:rPr>
          <w:fldChar w:fldCharType="begin"/>
        </w:r>
        <w:r w:rsidR="005D0CF8">
          <w:rPr>
            <w:noProof/>
            <w:webHidden/>
          </w:rPr>
          <w:instrText xml:space="preserve"> PAGEREF _Toc466459259 \h </w:instrText>
        </w:r>
        <w:r w:rsidR="005D0CF8">
          <w:rPr>
            <w:noProof/>
            <w:webHidden/>
          </w:rPr>
        </w:r>
        <w:r w:rsidR="005D0CF8">
          <w:rPr>
            <w:noProof/>
            <w:webHidden/>
          </w:rPr>
          <w:fldChar w:fldCharType="separate"/>
        </w:r>
        <w:r w:rsidR="005D0CF8">
          <w:rPr>
            <w:noProof/>
            <w:webHidden/>
          </w:rPr>
          <w:t>20</w:t>
        </w:r>
        <w:r w:rsidR="005D0CF8">
          <w:rPr>
            <w:noProof/>
            <w:webHidden/>
          </w:rPr>
          <w:fldChar w:fldCharType="end"/>
        </w:r>
      </w:hyperlink>
    </w:p>
    <w:p w14:paraId="1B7FABBD"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60" w:history="1">
        <w:r w:rsidR="005D0CF8" w:rsidRPr="0017798A">
          <w:rPr>
            <w:rStyle w:val="Hyperlink"/>
            <w:rFonts w:ascii="Tahoma" w:hAnsi="Tahoma" w:cs="Tahoma"/>
            <w:noProof/>
          </w:rPr>
          <w:t>Figure 26 Business Flow 25 – Fill Answer on File Type Question</w:t>
        </w:r>
        <w:r w:rsidR="005D0CF8">
          <w:rPr>
            <w:noProof/>
            <w:webHidden/>
          </w:rPr>
          <w:tab/>
        </w:r>
        <w:r w:rsidR="005D0CF8">
          <w:rPr>
            <w:noProof/>
            <w:webHidden/>
          </w:rPr>
          <w:fldChar w:fldCharType="begin"/>
        </w:r>
        <w:r w:rsidR="005D0CF8">
          <w:rPr>
            <w:noProof/>
            <w:webHidden/>
          </w:rPr>
          <w:instrText xml:space="preserve"> PAGEREF _Toc466459260 \h </w:instrText>
        </w:r>
        <w:r w:rsidR="005D0CF8">
          <w:rPr>
            <w:noProof/>
            <w:webHidden/>
          </w:rPr>
        </w:r>
        <w:r w:rsidR="005D0CF8">
          <w:rPr>
            <w:noProof/>
            <w:webHidden/>
          </w:rPr>
          <w:fldChar w:fldCharType="separate"/>
        </w:r>
        <w:r w:rsidR="005D0CF8">
          <w:rPr>
            <w:noProof/>
            <w:webHidden/>
          </w:rPr>
          <w:t>20</w:t>
        </w:r>
        <w:r w:rsidR="005D0CF8">
          <w:rPr>
            <w:noProof/>
            <w:webHidden/>
          </w:rPr>
          <w:fldChar w:fldCharType="end"/>
        </w:r>
      </w:hyperlink>
    </w:p>
    <w:p w14:paraId="0BEC28BC"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61" w:history="1">
        <w:r w:rsidR="005D0CF8" w:rsidRPr="0017798A">
          <w:rPr>
            <w:rStyle w:val="Hyperlink"/>
            <w:rFonts w:ascii="Tahoma" w:hAnsi="Tahoma" w:cs="Tahoma"/>
            <w:noProof/>
          </w:rPr>
          <w:t>Figure 27 Business Flow 26 – Fill Answer on File Type Question</w:t>
        </w:r>
        <w:r w:rsidR="005D0CF8">
          <w:rPr>
            <w:noProof/>
            <w:webHidden/>
          </w:rPr>
          <w:tab/>
        </w:r>
        <w:r w:rsidR="005D0CF8">
          <w:rPr>
            <w:noProof/>
            <w:webHidden/>
          </w:rPr>
          <w:fldChar w:fldCharType="begin"/>
        </w:r>
        <w:r w:rsidR="005D0CF8">
          <w:rPr>
            <w:noProof/>
            <w:webHidden/>
          </w:rPr>
          <w:instrText xml:space="preserve"> PAGEREF _Toc466459261 \h </w:instrText>
        </w:r>
        <w:r w:rsidR="005D0CF8">
          <w:rPr>
            <w:noProof/>
            <w:webHidden/>
          </w:rPr>
        </w:r>
        <w:r w:rsidR="005D0CF8">
          <w:rPr>
            <w:noProof/>
            <w:webHidden/>
          </w:rPr>
          <w:fldChar w:fldCharType="separate"/>
        </w:r>
        <w:r w:rsidR="005D0CF8">
          <w:rPr>
            <w:noProof/>
            <w:webHidden/>
          </w:rPr>
          <w:t>21</w:t>
        </w:r>
        <w:r w:rsidR="005D0CF8">
          <w:rPr>
            <w:noProof/>
            <w:webHidden/>
          </w:rPr>
          <w:fldChar w:fldCharType="end"/>
        </w:r>
      </w:hyperlink>
    </w:p>
    <w:p w14:paraId="7DE37B2D"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62" w:history="1">
        <w:r w:rsidR="005D0CF8" w:rsidRPr="0017798A">
          <w:rPr>
            <w:rStyle w:val="Hyperlink"/>
            <w:rFonts w:ascii="Tahoma" w:hAnsi="Tahoma" w:cs="Tahoma"/>
            <w:noProof/>
          </w:rPr>
          <w:t>Figure 28 Business Flow 27 – Jump to Rejected Question</w:t>
        </w:r>
        <w:r w:rsidR="005D0CF8">
          <w:rPr>
            <w:noProof/>
            <w:webHidden/>
          </w:rPr>
          <w:tab/>
        </w:r>
        <w:r w:rsidR="005D0CF8">
          <w:rPr>
            <w:noProof/>
            <w:webHidden/>
          </w:rPr>
          <w:fldChar w:fldCharType="begin"/>
        </w:r>
        <w:r w:rsidR="005D0CF8">
          <w:rPr>
            <w:noProof/>
            <w:webHidden/>
          </w:rPr>
          <w:instrText xml:space="preserve"> PAGEREF _Toc466459262 \h </w:instrText>
        </w:r>
        <w:r w:rsidR="005D0CF8">
          <w:rPr>
            <w:noProof/>
            <w:webHidden/>
          </w:rPr>
        </w:r>
        <w:r w:rsidR="005D0CF8">
          <w:rPr>
            <w:noProof/>
            <w:webHidden/>
          </w:rPr>
          <w:fldChar w:fldCharType="separate"/>
        </w:r>
        <w:r w:rsidR="005D0CF8">
          <w:rPr>
            <w:noProof/>
            <w:webHidden/>
          </w:rPr>
          <w:t>21</w:t>
        </w:r>
        <w:r w:rsidR="005D0CF8">
          <w:rPr>
            <w:noProof/>
            <w:webHidden/>
          </w:rPr>
          <w:fldChar w:fldCharType="end"/>
        </w:r>
      </w:hyperlink>
    </w:p>
    <w:p w14:paraId="1AF9671C"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63" w:history="1">
        <w:r w:rsidR="005D0CF8" w:rsidRPr="0017798A">
          <w:rPr>
            <w:rStyle w:val="Hyperlink"/>
            <w:rFonts w:ascii="Tahoma" w:hAnsi="Tahoma" w:cs="Tahoma"/>
            <w:noProof/>
          </w:rPr>
          <w:t>Figure 29 Business Flow 28 – Post Survey</w:t>
        </w:r>
        <w:r w:rsidR="005D0CF8">
          <w:rPr>
            <w:noProof/>
            <w:webHidden/>
          </w:rPr>
          <w:tab/>
        </w:r>
        <w:r w:rsidR="005D0CF8">
          <w:rPr>
            <w:noProof/>
            <w:webHidden/>
          </w:rPr>
          <w:fldChar w:fldCharType="begin"/>
        </w:r>
        <w:r w:rsidR="005D0CF8">
          <w:rPr>
            <w:noProof/>
            <w:webHidden/>
          </w:rPr>
          <w:instrText xml:space="preserve"> PAGEREF _Toc466459263 \h </w:instrText>
        </w:r>
        <w:r w:rsidR="005D0CF8">
          <w:rPr>
            <w:noProof/>
            <w:webHidden/>
          </w:rPr>
        </w:r>
        <w:r w:rsidR="005D0CF8">
          <w:rPr>
            <w:noProof/>
            <w:webHidden/>
          </w:rPr>
          <w:fldChar w:fldCharType="separate"/>
        </w:r>
        <w:r w:rsidR="005D0CF8">
          <w:rPr>
            <w:noProof/>
            <w:webHidden/>
          </w:rPr>
          <w:t>21</w:t>
        </w:r>
        <w:r w:rsidR="005D0CF8">
          <w:rPr>
            <w:noProof/>
            <w:webHidden/>
          </w:rPr>
          <w:fldChar w:fldCharType="end"/>
        </w:r>
      </w:hyperlink>
    </w:p>
    <w:p w14:paraId="6CF55717"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64" w:history="1">
        <w:r w:rsidR="005D0CF8" w:rsidRPr="0017798A">
          <w:rPr>
            <w:rStyle w:val="Hyperlink"/>
            <w:rFonts w:ascii="Tahoma" w:hAnsi="Tahoma" w:cs="Tahoma"/>
            <w:noProof/>
          </w:rPr>
          <w:t>Figure 30 Business Flow 29 – Upload Offline Survey</w:t>
        </w:r>
        <w:r w:rsidR="005D0CF8">
          <w:rPr>
            <w:noProof/>
            <w:webHidden/>
          </w:rPr>
          <w:tab/>
        </w:r>
        <w:r w:rsidR="005D0CF8">
          <w:rPr>
            <w:noProof/>
            <w:webHidden/>
          </w:rPr>
          <w:fldChar w:fldCharType="begin"/>
        </w:r>
        <w:r w:rsidR="005D0CF8">
          <w:rPr>
            <w:noProof/>
            <w:webHidden/>
          </w:rPr>
          <w:instrText xml:space="preserve"> PAGEREF _Toc466459264 \h </w:instrText>
        </w:r>
        <w:r w:rsidR="005D0CF8">
          <w:rPr>
            <w:noProof/>
            <w:webHidden/>
          </w:rPr>
        </w:r>
        <w:r w:rsidR="005D0CF8">
          <w:rPr>
            <w:noProof/>
            <w:webHidden/>
          </w:rPr>
          <w:fldChar w:fldCharType="separate"/>
        </w:r>
        <w:r w:rsidR="005D0CF8">
          <w:rPr>
            <w:noProof/>
            <w:webHidden/>
          </w:rPr>
          <w:t>21</w:t>
        </w:r>
        <w:r w:rsidR="005D0CF8">
          <w:rPr>
            <w:noProof/>
            <w:webHidden/>
          </w:rPr>
          <w:fldChar w:fldCharType="end"/>
        </w:r>
      </w:hyperlink>
    </w:p>
    <w:p w14:paraId="1B1AF6DB"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65" w:history="1">
        <w:r w:rsidR="005D0CF8" w:rsidRPr="0017798A">
          <w:rPr>
            <w:rStyle w:val="Hyperlink"/>
            <w:rFonts w:ascii="Tahoma" w:hAnsi="Tahoma" w:cs="Tahoma"/>
            <w:noProof/>
          </w:rPr>
          <w:t>Figure 31 Business Flow 30 – Upload Offline On Hold</w:t>
        </w:r>
        <w:r w:rsidR="005D0CF8">
          <w:rPr>
            <w:noProof/>
            <w:webHidden/>
          </w:rPr>
          <w:tab/>
        </w:r>
        <w:r w:rsidR="005D0CF8">
          <w:rPr>
            <w:noProof/>
            <w:webHidden/>
          </w:rPr>
          <w:fldChar w:fldCharType="begin"/>
        </w:r>
        <w:r w:rsidR="005D0CF8">
          <w:rPr>
            <w:noProof/>
            <w:webHidden/>
          </w:rPr>
          <w:instrText xml:space="preserve"> PAGEREF _Toc466459265 \h </w:instrText>
        </w:r>
        <w:r w:rsidR="005D0CF8">
          <w:rPr>
            <w:noProof/>
            <w:webHidden/>
          </w:rPr>
        </w:r>
        <w:r w:rsidR="005D0CF8">
          <w:rPr>
            <w:noProof/>
            <w:webHidden/>
          </w:rPr>
          <w:fldChar w:fldCharType="separate"/>
        </w:r>
        <w:r w:rsidR="005D0CF8">
          <w:rPr>
            <w:noProof/>
            <w:webHidden/>
          </w:rPr>
          <w:t>22</w:t>
        </w:r>
        <w:r w:rsidR="005D0CF8">
          <w:rPr>
            <w:noProof/>
            <w:webHidden/>
          </w:rPr>
          <w:fldChar w:fldCharType="end"/>
        </w:r>
      </w:hyperlink>
    </w:p>
    <w:p w14:paraId="747CFFCE"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66" w:history="1">
        <w:r w:rsidR="005D0CF8" w:rsidRPr="0017798A">
          <w:rPr>
            <w:rStyle w:val="Hyperlink"/>
            <w:rFonts w:ascii="Tahoma" w:hAnsi="Tahoma" w:cs="Tahoma"/>
            <w:noProof/>
          </w:rPr>
          <w:t>Figure 32 Business Flow 31 – Upload Offline Message</w:t>
        </w:r>
        <w:r w:rsidR="005D0CF8">
          <w:rPr>
            <w:noProof/>
            <w:webHidden/>
          </w:rPr>
          <w:tab/>
        </w:r>
        <w:r w:rsidR="005D0CF8">
          <w:rPr>
            <w:noProof/>
            <w:webHidden/>
          </w:rPr>
          <w:fldChar w:fldCharType="begin"/>
        </w:r>
        <w:r w:rsidR="005D0CF8">
          <w:rPr>
            <w:noProof/>
            <w:webHidden/>
          </w:rPr>
          <w:instrText xml:space="preserve"> PAGEREF _Toc466459266 \h </w:instrText>
        </w:r>
        <w:r w:rsidR="005D0CF8">
          <w:rPr>
            <w:noProof/>
            <w:webHidden/>
          </w:rPr>
        </w:r>
        <w:r w:rsidR="005D0CF8">
          <w:rPr>
            <w:noProof/>
            <w:webHidden/>
          </w:rPr>
          <w:fldChar w:fldCharType="separate"/>
        </w:r>
        <w:r w:rsidR="005D0CF8">
          <w:rPr>
            <w:noProof/>
            <w:webHidden/>
          </w:rPr>
          <w:t>22</w:t>
        </w:r>
        <w:r w:rsidR="005D0CF8">
          <w:rPr>
            <w:noProof/>
            <w:webHidden/>
          </w:rPr>
          <w:fldChar w:fldCharType="end"/>
        </w:r>
      </w:hyperlink>
    </w:p>
    <w:p w14:paraId="7A6E7047"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67" w:history="1">
        <w:r w:rsidR="005D0CF8" w:rsidRPr="0017798A">
          <w:rPr>
            <w:rStyle w:val="Hyperlink"/>
            <w:rFonts w:ascii="Tahoma" w:hAnsi="Tahoma" w:cs="Tahoma"/>
            <w:noProof/>
          </w:rPr>
          <w:t>Figure 33 Business Flow 32 – Contact Us</w:t>
        </w:r>
        <w:r w:rsidR="005D0CF8">
          <w:rPr>
            <w:noProof/>
            <w:webHidden/>
          </w:rPr>
          <w:tab/>
        </w:r>
        <w:r w:rsidR="005D0CF8">
          <w:rPr>
            <w:noProof/>
            <w:webHidden/>
          </w:rPr>
          <w:fldChar w:fldCharType="begin"/>
        </w:r>
        <w:r w:rsidR="005D0CF8">
          <w:rPr>
            <w:noProof/>
            <w:webHidden/>
          </w:rPr>
          <w:instrText xml:space="preserve"> PAGEREF _Toc466459267 \h </w:instrText>
        </w:r>
        <w:r w:rsidR="005D0CF8">
          <w:rPr>
            <w:noProof/>
            <w:webHidden/>
          </w:rPr>
        </w:r>
        <w:r w:rsidR="005D0CF8">
          <w:rPr>
            <w:noProof/>
            <w:webHidden/>
          </w:rPr>
          <w:fldChar w:fldCharType="separate"/>
        </w:r>
        <w:r w:rsidR="005D0CF8">
          <w:rPr>
            <w:noProof/>
            <w:webHidden/>
          </w:rPr>
          <w:t>22</w:t>
        </w:r>
        <w:r w:rsidR="005D0CF8">
          <w:rPr>
            <w:noProof/>
            <w:webHidden/>
          </w:rPr>
          <w:fldChar w:fldCharType="end"/>
        </w:r>
      </w:hyperlink>
    </w:p>
    <w:p w14:paraId="79D64A1A"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68" w:history="1">
        <w:r w:rsidR="005D0CF8" w:rsidRPr="0017798A">
          <w:rPr>
            <w:rStyle w:val="Hyperlink"/>
            <w:rFonts w:ascii="Tahoma" w:hAnsi="Tahoma" w:cs="Tahoma"/>
            <w:noProof/>
          </w:rPr>
          <w:t>Figure 34 Business Flow 33 – Change Password</w:t>
        </w:r>
        <w:r w:rsidR="005D0CF8">
          <w:rPr>
            <w:noProof/>
            <w:webHidden/>
          </w:rPr>
          <w:tab/>
        </w:r>
        <w:r w:rsidR="005D0CF8">
          <w:rPr>
            <w:noProof/>
            <w:webHidden/>
          </w:rPr>
          <w:fldChar w:fldCharType="begin"/>
        </w:r>
        <w:r w:rsidR="005D0CF8">
          <w:rPr>
            <w:noProof/>
            <w:webHidden/>
          </w:rPr>
          <w:instrText xml:space="preserve"> PAGEREF _Toc466459268 \h </w:instrText>
        </w:r>
        <w:r w:rsidR="005D0CF8">
          <w:rPr>
            <w:noProof/>
            <w:webHidden/>
          </w:rPr>
        </w:r>
        <w:r w:rsidR="005D0CF8">
          <w:rPr>
            <w:noProof/>
            <w:webHidden/>
          </w:rPr>
          <w:fldChar w:fldCharType="separate"/>
        </w:r>
        <w:r w:rsidR="005D0CF8">
          <w:rPr>
            <w:noProof/>
            <w:webHidden/>
          </w:rPr>
          <w:t>23</w:t>
        </w:r>
        <w:r w:rsidR="005D0CF8">
          <w:rPr>
            <w:noProof/>
            <w:webHidden/>
          </w:rPr>
          <w:fldChar w:fldCharType="end"/>
        </w:r>
      </w:hyperlink>
    </w:p>
    <w:p w14:paraId="2CE5C075"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69" w:history="1">
        <w:r w:rsidR="005D0CF8" w:rsidRPr="0017798A">
          <w:rPr>
            <w:rStyle w:val="Hyperlink"/>
            <w:rFonts w:ascii="Tahoma" w:hAnsi="Tahoma" w:cs="Tahoma"/>
            <w:noProof/>
          </w:rPr>
          <w:t>Figure 35 Business Flow 34 – Network Listener</w:t>
        </w:r>
        <w:r w:rsidR="005D0CF8">
          <w:rPr>
            <w:noProof/>
            <w:webHidden/>
          </w:rPr>
          <w:tab/>
        </w:r>
        <w:r w:rsidR="005D0CF8">
          <w:rPr>
            <w:noProof/>
            <w:webHidden/>
          </w:rPr>
          <w:fldChar w:fldCharType="begin"/>
        </w:r>
        <w:r w:rsidR="005D0CF8">
          <w:rPr>
            <w:noProof/>
            <w:webHidden/>
          </w:rPr>
          <w:instrText xml:space="preserve"> PAGEREF _Toc466459269 \h </w:instrText>
        </w:r>
        <w:r w:rsidR="005D0CF8">
          <w:rPr>
            <w:noProof/>
            <w:webHidden/>
          </w:rPr>
        </w:r>
        <w:r w:rsidR="005D0CF8">
          <w:rPr>
            <w:noProof/>
            <w:webHidden/>
          </w:rPr>
          <w:fldChar w:fldCharType="separate"/>
        </w:r>
        <w:r w:rsidR="005D0CF8">
          <w:rPr>
            <w:noProof/>
            <w:webHidden/>
          </w:rPr>
          <w:t>23</w:t>
        </w:r>
        <w:r w:rsidR="005D0CF8">
          <w:rPr>
            <w:noProof/>
            <w:webHidden/>
          </w:rPr>
          <w:fldChar w:fldCharType="end"/>
        </w:r>
      </w:hyperlink>
    </w:p>
    <w:p w14:paraId="05150978"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70" w:history="1">
        <w:r w:rsidR="005D0CF8" w:rsidRPr="0017798A">
          <w:rPr>
            <w:rStyle w:val="Hyperlink"/>
            <w:rFonts w:ascii="Tahoma" w:hAnsi="Tahoma" w:cs="Tahoma"/>
            <w:noProof/>
          </w:rPr>
          <w:t>Figure 36 Business Flow 35 – Validate GPS</w:t>
        </w:r>
        <w:r w:rsidR="005D0CF8">
          <w:rPr>
            <w:noProof/>
            <w:webHidden/>
          </w:rPr>
          <w:tab/>
        </w:r>
        <w:r w:rsidR="005D0CF8">
          <w:rPr>
            <w:noProof/>
            <w:webHidden/>
          </w:rPr>
          <w:fldChar w:fldCharType="begin"/>
        </w:r>
        <w:r w:rsidR="005D0CF8">
          <w:rPr>
            <w:noProof/>
            <w:webHidden/>
          </w:rPr>
          <w:instrText xml:space="preserve"> PAGEREF _Toc466459270 \h </w:instrText>
        </w:r>
        <w:r w:rsidR="005D0CF8">
          <w:rPr>
            <w:noProof/>
            <w:webHidden/>
          </w:rPr>
        </w:r>
        <w:r w:rsidR="005D0CF8">
          <w:rPr>
            <w:noProof/>
            <w:webHidden/>
          </w:rPr>
          <w:fldChar w:fldCharType="separate"/>
        </w:r>
        <w:r w:rsidR="005D0CF8">
          <w:rPr>
            <w:noProof/>
            <w:webHidden/>
          </w:rPr>
          <w:t>23</w:t>
        </w:r>
        <w:r w:rsidR="005D0CF8">
          <w:rPr>
            <w:noProof/>
            <w:webHidden/>
          </w:rPr>
          <w:fldChar w:fldCharType="end"/>
        </w:r>
      </w:hyperlink>
    </w:p>
    <w:p w14:paraId="13190694"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71" w:history="1">
        <w:r w:rsidR="005D0CF8" w:rsidRPr="0017798A">
          <w:rPr>
            <w:rStyle w:val="Hyperlink"/>
            <w:rFonts w:ascii="Tahoma" w:hAnsi="Tahoma" w:cs="Tahoma"/>
            <w:noProof/>
          </w:rPr>
          <w:t>Figure 37 Business Flow 36 – Send Location Silently</w:t>
        </w:r>
        <w:r w:rsidR="005D0CF8">
          <w:rPr>
            <w:noProof/>
            <w:webHidden/>
          </w:rPr>
          <w:tab/>
        </w:r>
        <w:r w:rsidR="005D0CF8">
          <w:rPr>
            <w:noProof/>
            <w:webHidden/>
          </w:rPr>
          <w:fldChar w:fldCharType="begin"/>
        </w:r>
        <w:r w:rsidR="005D0CF8">
          <w:rPr>
            <w:noProof/>
            <w:webHidden/>
          </w:rPr>
          <w:instrText xml:space="preserve"> PAGEREF _Toc466459271 \h </w:instrText>
        </w:r>
        <w:r w:rsidR="005D0CF8">
          <w:rPr>
            <w:noProof/>
            <w:webHidden/>
          </w:rPr>
        </w:r>
        <w:r w:rsidR="005D0CF8">
          <w:rPr>
            <w:noProof/>
            <w:webHidden/>
          </w:rPr>
          <w:fldChar w:fldCharType="separate"/>
        </w:r>
        <w:r w:rsidR="005D0CF8">
          <w:rPr>
            <w:noProof/>
            <w:webHidden/>
          </w:rPr>
          <w:t>23</w:t>
        </w:r>
        <w:r w:rsidR="005D0CF8">
          <w:rPr>
            <w:noProof/>
            <w:webHidden/>
          </w:rPr>
          <w:fldChar w:fldCharType="end"/>
        </w:r>
      </w:hyperlink>
    </w:p>
    <w:p w14:paraId="421E2845"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72" w:history="1">
        <w:r w:rsidR="005D0CF8" w:rsidRPr="0017798A">
          <w:rPr>
            <w:rStyle w:val="Hyperlink"/>
            <w:rFonts w:ascii="Tahoma" w:hAnsi="Tahoma" w:cs="Tahoma"/>
            <w:noProof/>
          </w:rPr>
          <w:t>Figure 38 Business Flow 37 – Push Notification Fetch</w:t>
        </w:r>
        <w:r w:rsidR="005D0CF8">
          <w:rPr>
            <w:noProof/>
            <w:webHidden/>
          </w:rPr>
          <w:tab/>
        </w:r>
        <w:r w:rsidR="005D0CF8">
          <w:rPr>
            <w:noProof/>
            <w:webHidden/>
          </w:rPr>
          <w:fldChar w:fldCharType="begin"/>
        </w:r>
        <w:r w:rsidR="005D0CF8">
          <w:rPr>
            <w:noProof/>
            <w:webHidden/>
          </w:rPr>
          <w:instrText xml:space="preserve"> PAGEREF _Toc466459272 \h </w:instrText>
        </w:r>
        <w:r w:rsidR="005D0CF8">
          <w:rPr>
            <w:noProof/>
            <w:webHidden/>
          </w:rPr>
        </w:r>
        <w:r w:rsidR="005D0CF8">
          <w:rPr>
            <w:noProof/>
            <w:webHidden/>
          </w:rPr>
          <w:fldChar w:fldCharType="separate"/>
        </w:r>
        <w:r w:rsidR="005D0CF8">
          <w:rPr>
            <w:noProof/>
            <w:webHidden/>
          </w:rPr>
          <w:t>24</w:t>
        </w:r>
        <w:r w:rsidR="005D0CF8">
          <w:rPr>
            <w:noProof/>
            <w:webHidden/>
          </w:rPr>
          <w:fldChar w:fldCharType="end"/>
        </w:r>
      </w:hyperlink>
    </w:p>
    <w:p w14:paraId="19FBA401"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73" w:history="1">
        <w:r w:rsidR="005D0CF8" w:rsidRPr="0017798A">
          <w:rPr>
            <w:rStyle w:val="Hyperlink"/>
            <w:rFonts w:ascii="Tahoma" w:hAnsi="Tahoma" w:cs="Tahoma"/>
            <w:noProof/>
          </w:rPr>
          <w:t>Figure 39 Business Flow 38 – Display Inbox</w:t>
        </w:r>
        <w:r w:rsidR="005D0CF8">
          <w:rPr>
            <w:noProof/>
            <w:webHidden/>
          </w:rPr>
          <w:tab/>
        </w:r>
        <w:r w:rsidR="005D0CF8">
          <w:rPr>
            <w:noProof/>
            <w:webHidden/>
          </w:rPr>
          <w:fldChar w:fldCharType="begin"/>
        </w:r>
        <w:r w:rsidR="005D0CF8">
          <w:rPr>
            <w:noProof/>
            <w:webHidden/>
          </w:rPr>
          <w:instrText xml:space="preserve"> PAGEREF _Toc466459273 \h </w:instrText>
        </w:r>
        <w:r w:rsidR="005D0CF8">
          <w:rPr>
            <w:noProof/>
            <w:webHidden/>
          </w:rPr>
        </w:r>
        <w:r w:rsidR="005D0CF8">
          <w:rPr>
            <w:noProof/>
            <w:webHidden/>
          </w:rPr>
          <w:fldChar w:fldCharType="separate"/>
        </w:r>
        <w:r w:rsidR="005D0CF8">
          <w:rPr>
            <w:noProof/>
            <w:webHidden/>
          </w:rPr>
          <w:t>24</w:t>
        </w:r>
        <w:r w:rsidR="005D0CF8">
          <w:rPr>
            <w:noProof/>
            <w:webHidden/>
          </w:rPr>
          <w:fldChar w:fldCharType="end"/>
        </w:r>
      </w:hyperlink>
    </w:p>
    <w:p w14:paraId="65CF7208"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74" w:history="1">
        <w:r w:rsidR="005D0CF8" w:rsidRPr="0017798A">
          <w:rPr>
            <w:rStyle w:val="Hyperlink"/>
            <w:rFonts w:ascii="Tahoma" w:hAnsi="Tahoma" w:cs="Tahoma"/>
            <w:noProof/>
          </w:rPr>
          <w:t>Figure 40 Business Flow 39 – Display Detail Message</w:t>
        </w:r>
        <w:r w:rsidR="005D0CF8">
          <w:rPr>
            <w:noProof/>
            <w:webHidden/>
          </w:rPr>
          <w:tab/>
        </w:r>
        <w:r w:rsidR="005D0CF8">
          <w:rPr>
            <w:noProof/>
            <w:webHidden/>
          </w:rPr>
          <w:fldChar w:fldCharType="begin"/>
        </w:r>
        <w:r w:rsidR="005D0CF8">
          <w:rPr>
            <w:noProof/>
            <w:webHidden/>
          </w:rPr>
          <w:instrText xml:space="preserve"> PAGEREF _Toc466459274 \h </w:instrText>
        </w:r>
        <w:r w:rsidR="005D0CF8">
          <w:rPr>
            <w:noProof/>
            <w:webHidden/>
          </w:rPr>
        </w:r>
        <w:r w:rsidR="005D0CF8">
          <w:rPr>
            <w:noProof/>
            <w:webHidden/>
          </w:rPr>
          <w:fldChar w:fldCharType="separate"/>
        </w:r>
        <w:r w:rsidR="005D0CF8">
          <w:rPr>
            <w:noProof/>
            <w:webHidden/>
          </w:rPr>
          <w:t>24</w:t>
        </w:r>
        <w:r w:rsidR="005D0CF8">
          <w:rPr>
            <w:noProof/>
            <w:webHidden/>
          </w:rPr>
          <w:fldChar w:fldCharType="end"/>
        </w:r>
      </w:hyperlink>
    </w:p>
    <w:p w14:paraId="62569B89"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75" w:history="1">
        <w:r w:rsidR="005D0CF8" w:rsidRPr="0017798A">
          <w:rPr>
            <w:rStyle w:val="Hyperlink"/>
            <w:rFonts w:ascii="Tahoma" w:hAnsi="Tahoma" w:cs="Tahoma"/>
            <w:noProof/>
          </w:rPr>
          <w:t>Figure 41 Business Flow 40 – Notification Action</w:t>
        </w:r>
        <w:r w:rsidR="005D0CF8">
          <w:rPr>
            <w:noProof/>
            <w:webHidden/>
          </w:rPr>
          <w:tab/>
        </w:r>
        <w:r w:rsidR="005D0CF8">
          <w:rPr>
            <w:noProof/>
            <w:webHidden/>
          </w:rPr>
          <w:fldChar w:fldCharType="begin"/>
        </w:r>
        <w:r w:rsidR="005D0CF8">
          <w:rPr>
            <w:noProof/>
            <w:webHidden/>
          </w:rPr>
          <w:instrText xml:space="preserve"> PAGEREF _Toc466459275 \h </w:instrText>
        </w:r>
        <w:r w:rsidR="005D0CF8">
          <w:rPr>
            <w:noProof/>
            <w:webHidden/>
          </w:rPr>
        </w:r>
        <w:r w:rsidR="005D0CF8">
          <w:rPr>
            <w:noProof/>
            <w:webHidden/>
          </w:rPr>
          <w:fldChar w:fldCharType="separate"/>
        </w:r>
        <w:r w:rsidR="005D0CF8">
          <w:rPr>
            <w:noProof/>
            <w:webHidden/>
          </w:rPr>
          <w:t>24</w:t>
        </w:r>
        <w:r w:rsidR="005D0CF8">
          <w:rPr>
            <w:noProof/>
            <w:webHidden/>
          </w:rPr>
          <w:fldChar w:fldCharType="end"/>
        </w:r>
      </w:hyperlink>
    </w:p>
    <w:p w14:paraId="2F99AF90" w14:textId="77777777" w:rsidR="005D0CF8" w:rsidRDefault="00B37E13">
      <w:pPr>
        <w:pStyle w:val="TableofFigures"/>
        <w:tabs>
          <w:tab w:val="right" w:leader="dot" w:pos="9350"/>
        </w:tabs>
        <w:rPr>
          <w:rFonts w:asciiTheme="minorHAnsi" w:eastAsiaTheme="minorEastAsia" w:hAnsiTheme="minorHAnsi" w:cstheme="minorBidi"/>
          <w:noProof/>
          <w:sz w:val="22"/>
          <w:szCs w:val="22"/>
        </w:rPr>
      </w:pPr>
      <w:hyperlink w:anchor="_Toc466459276" w:history="1">
        <w:r w:rsidR="005D0CF8" w:rsidRPr="0017798A">
          <w:rPr>
            <w:rStyle w:val="Hyperlink"/>
            <w:rFonts w:ascii="Tahoma" w:hAnsi="Tahoma" w:cs="Tahoma"/>
            <w:noProof/>
          </w:rPr>
          <w:t>Figure 42 Entity Relationsip Diagram</w:t>
        </w:r>
        <w:r w:rsidR="005D0CF8">
          <w:rPr>
            <w:noProof/>
            <w:webHidden/>
          </w:rPr>
          <w:tab/>
        </w:r>
        <w:r w:rsidR="005D0CF8">
          <w:rPr>
            <w:noProof/>
            <w:webHidden/>
          </w:rPr>
          <w:fldChar w:fldCharType="begin"/>
        </w:r>
        <w:r w:rsidR="005D0CF8">
          <w:rPr>
            <w:noProof/>
            <w:webHidden/>
          </w:rPr>
          <w:instrText xml:space="preserve"> PAGEREF _Toc466459276 \h </w:instrText>
        </w:r>
        <w:r w:rsidR="005D0CF8">
          <w:rPr>
            <w:noProof/>
            <w:webHidden/>
          </w:rPr>
        </w:r>
        <w:r w:rsidR="005D0CF8">
          <w:rPr>
            <w:noProof/>
            <w:webHidden/>
          </w:rPr>
          <w:fldChar w:fldCharType="separate"/>
        </w:r>
        <w:r w:rsidR="005D0CF8">
          <w:rPr>
            <w:noProof/>
            <w:webHidden/>
          </w:rPr>
          <w:t>66</w:t>
        </w:r>
        <w:r w:rsidR="005D0CF8">
          <w:rPr>
            <w:noProof/>
            <w:webHidden/>
          </w:rPr>
          <w:fldChar w:fldCharType="end"/>
        </w:r>
      </w:hyperlink>
    </w:p>
    <w:p w14:paraId="4A372A3E" w14:textId="40F92BFA" w:rsidR="00D025D8" w:rsidRPr="00CE081D" w:rsidRDefault="00420DFE" w:rsidP="00D025D8">
      <w:pPr>
        <w:rPr>
          <w:rFonts w:ascii="Tahoma" w:hAnsi="Tahoma" w:cs="Tahoma"/>
          <w:b/>
          <w:sz w:val="24"/>
          <w:lang w:val="id-ID"/>
        </w:rPr>
      </w:pPr>
      <w:r w:rsidRPr="00CE081D">
        <w:rPr>
          <w:rFonts w:ascii="Tahoma" w:hAnsi="Tahoma" w:cs="Tahoma"/>
          <w:b/>
          <w:sz w:val="24"/>
          <w:lang w:val="id-ID"/>
        </w:rPr>
        <w:fldChar w:fldCharType="end"/>
      </w:r>
    </w:p>
    <w:p w14:paraId="1D932308" w14:textId="77777777" w:rsidR="00E36D6F" w:rsidRPr="00CE081D" w:rsidRDefault="00E36D6F" w:rsidP="003B467F">
      <w:pPr>
        <w:rPr>
          <w:rFonts w:ascii="Tahoma" w:hAnsi="Tahoma" w:cs="Tahoma"/>
          <w:b/>
        </w:rPr>
      </w:pPr>
    </w:p>
    <w:p w14:paraId="30B3B848" w14:textId="77777777" w:rsidR="00E36D6F" w:rsidRPr="00CE081D" w:rsidRDefault="00E36D6F" w:rsidP="003B467F">
      <w:pPr>
        <w:rPr>
          <w:rFonts w:ascii="Tahoma" w:hAnsi="Tahoma" w:cs="Tahoma"/>
          <w:b/>
        </w:rPr>
      </w:pPr>
    </w:p>
    <w:p w14:paraId="79B17BD8" w14:textId="77777777" w:rsidR="009E3B6E" w:rsidRPr="00CE081D" w:rsidRDefault="009E3B6E" w:rsidP="003B467F">
      <w:pPr>
        <w:rPr>
          <w:rFonts w:ascii="Tahoma" w:hAnsi="Tahoma" w:cs="Tahoma"/>
          <w:b/>
        </w:rPr>
      </w:pPr>
    </w:p>
    <w:bookmarkEnd w:id="3"/>
    <w:p w14:paraId="28E8F792" w14:textId="77777777" w:rsidR="000B3CC6" w:rsidRPr="00CE081D" w:rsidRDefault="000B3CC6" w:rsidP="003B467F">
      <w:pPr>
        <w:rPr>
          <w:rFonts w:ascii="Tahoma" w:hAnsi="Tahoma" w:cs="Tahoma"/>
          <w:b/>
          <w:sz w:val="24"/>
        </w:rPr>
        <w:sectPr w:rsidR="000B3CC6" w:rsidRPr="00CE081D" w:rsidSect="005D0CF8">
          <w:headerReference w:type="default" r:id="rId8"/>
          <w:footerReference w:type="default" r:id="rId9"/>
          <w:headerReference w:type="first" r:id="rId10"/>
          <w:footerReference w:type="first" r:id="rId11"/>
          <w:pgSz w:w="12240" w:h="15840" w:code="1"/>
          <w:pgMar w:top="446" w:right="1440" w:bottom="1440" w:left="1440" w:header="720" w:footer="720" w:gutter="0"/>
          <w:cols w:space="720"/>
          <w:titlePg/>
          <w:docGrid w:linePitch="272"/>
        </w:sectPr>
      </w:pPr>
    </w:p>
    <w:p w14:paraId="0C6E5750" w14:textId="77777777" w:rsidR="007A696D" w:rsidRPr="00CE081D" w:rsidRDefault="00223BD6" w:rsidP="003B467F">
      <w:pPr>
        <w:pStyle w:val="Heading1"/>
        <w:tabs>
          <w:tab w:val="clear" w:pos="2736"/>
          <w:tab w:val="num" w:pos="810"/>
        </w:tabs>
        <w:ind w:left="806" w:hanging="734"/>
        <w:rPr>
          <w:rFonts w:ascii="Tahoma" w:hAnsi="Tahoma" w:cs="Tahoma"/>
          <w:lang w:val="id-ID"/>
        </w:rPr>
      </w:pPr>
      <w:bookmarkStart w:id="4" w:name="_Toc465763545"/>
      <w:r w:rsidRPr="00CE081D">
        <w:rPr>
          <w:rFonts w:ascii="Tahoma" w:hAnsi="Tahoma" w:cs="Tahoma"/>
          <w:lang w:val="id-ID"/>
        </w:rPr>
        <w:lastRenderedPageBreak/>
        <w:t>Introduction</w:t>
      </w:r>
      <w:bookmarkEnd w:id="4"/>
    </w:p>
    <w:p w14:paraId="00183F2E" w14:textId="77777777" w:rsidR="00223BD6" w:rsidRPr="00CE081D" w:rsidRDefault="00CE2789" w:rsidP="003B467F">
      <w:pPr>
        <w:pStyle w:val="Heading2"/>
        <w:ind w:left="900"/>
        <w:rPr>
          <w:rFonts w:ascii="Tahoma" w:hAnsi="Tahoma" w:cs="Tahoma"/>
          <w:lang w:val="id-ID"/>
        </w:rPr>
      </w:pPr>
      <w:bookmarkStart w:id="5" w:name="_Toc465763546"/>
      <w:bookmarkStart w:id="6" w:name="_Toc68401419"/>
      <w:r w:rsidRPr="00CE081D">
        <w:rPr>
          <w:rFonts w:ascii="Tahoma" w:hAnsi="Tahoma" w:cs="Tahoma"/>
        </w:rPr>
        <w:t>Background of Request</w:t>
      </w:r>
      <w:bookmarkEnd w:id="5"/>
    </w:p>
    <w:p w14:paraId="3D3C7425" w14:textId="77777777" w:rsidR="00786617" w:rsidRPr="00CE081D" w:rsidRDefault="00CE2789" w:rsidP="00271056">
      <w:pPr>
        <w:pStyle w:val="Heading3"/>
        <w:ind w:left="851"/>
        <w:rPr>
          <w:rFonts w:ascii="Tahoma" w:hAnsi="Tahoma" w:cs="Tahoma"/>
          <w:lang w:val="id-ID"/>
        </w:rPr>
      </w:pPr>
      <w:bookmarkStart w:id="7" w:name="_Toc465763547"/>
      <w:r w:rsidRPr="00CE081D">
        <w:rPr>
          <w:rFonts w:ascii="Tahoma" w:hAnsi="Tahoma" w:cs="Tahoma"/>
          <w:lang w:val="id-ID"/>
        </w:rPr>
        <w:t>Functionality</w:t>
      </w:r>
      <w:bookmarkEnd w:id="7"/>
    </w:p>
    <w:p w14:paraId="07F05E58" w14:textId="7877B550" w:rsidR="00385B37" w:rsidRPr="00CE081D" w:rsidRDefault="00BA4C35" w:rsidP="00384A3E">
      <w:pPr>
        <w:ind w:firstLine="450"/>
        <w:jc w:val="both"/>
        <w:rPr>
          <w:rFonts w:ascii="Tahoma" w:hAnsi="Tahoma" w:cs="Tahoma"/>
        </w:rPr>
      </w:pPr>
      <w:r w:rsidRPr="00CE081D">
        <w:rPr>
          <w:rFonts w:ascii="Tahoma" w:hAnsi="Tahoma" w:cs="Tahoma"/>
        </w:rPr>
        <w:t xml:space="preserve">Online Site </w:t>
      </w:r>
      <w:r w:rsidR="0058402A" w:rsidRPr="00CE081D">
        <w:rPr>
          <w:rFonts w:ascii="Tahoma" w:hAnsi="Tahoma" w:cs="Tahoma"/>
        </w:rPr>
        <w:t>Reporting (OSR</w:t>
      </w:r>
      <w:r w:rsidRPr="00CE081D">
        <w:rPr>
          <w:rFonts w:ascii="Tahoma" w:hAnsi="Tahoma" w:cs="Tahoma"/>
        </w:rPr>
        <w:t xml:space="preserve">) </w:t>
      </w:r>
      <w:r w:rsidR="00385B37" w:rsidRPr="00CE081D">
        <w:rPr>
          <w:rFonts w:ascii="Tahoma" w:hAnsi="Tahoma" w:cs="Tahoma"/>
        </w:rPr>
        <w:t>Mobile Application is an</w:t>
      </w:r>
      <w:r w:rsidR="0074093E" w:rsidRPr="00CE081D">
        <w:rPr>
          <w:rFonts w:ascii="Tahoma" w:hAnsi="Tahoma" w:cs="Tahoma"/>
        </w:rPr>
        <w:t xml:space="preserve"> Android based application </w:t>
      </w:r>
      <w:r w:rsidR="0078756A" w:rsidRPr="00CE081D">
        <w:rPr>
          <w:rFonts w:ascii="Tahoma" w:hAnsi="Tahoma" w:cs="Tahoma"/>
        </w:rPr>
        <w:t>for</w:t>
      </w:r>
      <w:r w:rsidR="0074093E" w:rsidRPr="00CE081D">
        <w:rPr>
          <w:rFonts w:ascii="Tahoma" w:hAnsi="Tahoma" w:cs="Tahoma"/>
        </w:rPr>
        <w:t xml:space="preserve"> </w:t>
      </w:r>
      <w:r w:rsidR="0078756A" w:rsidRPr="00CE081D">
        <w:rPr>
          <w:rFonts w:ascii="Tahoma" w:hAnsi="Tahoma" w:cs="Tahoma"/>
        </w:rPr>
        <w:t>helping</w:t>
      </w:r>
      <w:r w:rsidR="007858E8" w:rsidRPr="00CE081D">
        <w:rPr>
          <w:rFonts w:ascii="Tahoma" w:hAnsi="Tahoma" w:cs="Tahoma"/>
        </w:rPr>
        <w:t xml:space="preserve"> surveyor of</w:t>
      </w:r>
      <w:r w:rsidR="0078756A" w:rsidRPr="00CE081D">
        <w:rPr>
          <w:rFonts w:ascii="Tahoma" w:hAnsi="Tahoma" w:cs="Tahoma"/>
        </w:rPr>
        <w:t xml:space="preserve"> PT </w:t>
      </w:r>
      <w:proofErr w:type="spellStart"/>
      <w:r w:rsidR="0078756A" w:rsidRPr="00CE081D">
        <w:rPr>
          <w:rFonts w:ascii="Tahoma" w:hAnsi="Tahoma" w:cs="Tahoma"/>
        </w:rPr>
        <w:t>Profesional</w:t>
      </w:r>
      <w:proofErr w:type="spellEnd"/>
      <w:r w:rsidR="0078756A" w:rsidRPr="00CE081D">
        <w:rPr>
          <w:rFonts w:ascii="Tahoma" w:hAnsi="Tahoma" w:cs="Tahoma"/>
        </w:rPr>
        <w:t xml:space="preserve"> </w:t>
      </w:r>
      <w:proofErr w:type="spellStart"/>
      <w:r w:rsidR="0078756A" w:rsidRPr="00CE081D">
        <w:rPr>
          <w:rFonts w:ascii="Tahoma" w:hAnsi="Tahoma" w:cs="Tahoma"/>
        </w:rPr>
        <w:t>Telekomunikas</w:t>
      </w:r>
      <w:proofErr w:type="spellEnd"/>
      <w:r w:rsidR="0078756A" w:rsidRPr="00CE081D">
        <w:rPr>
          <w:rFonts w:ascii="Tahoma" w:hAnsi="Tahoma" w:cs="Tahoma"/>
        </w:rPr>
        <w:t xml:space="preserve"> Indonesia (</w:t>
      </w:r>
      <w:proofErr w:type="spellStart"/>
      <w:r w:rsidR="0078756A" w:rsidRPr="00CE081D">
        <w:rPr>
          <w:rFonts w:ascii="Tahoma" w:hAnsi="Tahoma" w:cs="Tahoma"/>
        </w:rPr>
        <w:t>Protelindo</w:t>
      </w:r>
      <w:proofErr w:type="spellEnd"/>
      <w:r w:rsidR="0078756A" w:rsidRPr="00CE081D">
        <w:rPr>
          <w:rFonts w:ascii="Tahoma" w:hAnsi="Tahoma" w:cs="Tahoma"/>
        </w:rPr>
        <w:t>)</w:t>
      </w:r>
      <w:r w:rsidR="00E36E6D" w:rsidRPr="00CE081D">
        <w:rPr>
          <w:rFonts w:ascii="Tahoma" w:hAnsi="Tahoma" w:cs="Tahoma"/>
        </w:rPr>
        <w:t>.</w:t>
      </w:r>
    </w:p>
    <w:p w14:paraId="297BE347" w14:textId="6E7C2921" w:rsidR="00DD02EB" w:rsidRPr="00CE081D" w:rsidRDefault="0058402A" w:rsidP="00BA4C35">
      <w:pPr>
        <w:ind w:firstLine="450"/>
        <w:jc w:val="both"/>
        <w:rPr>
          <w:rFonts w:ascii="Tahoma" w:hAnsi="Tahoma" w:cs="Tahoma"/>
        </w:rPr>
      </w:pPr>
      <w:r w:rsidRPr="00CE081D">
        <w:rPr>
          <w:rFonts w:ascii="Tahoma" w:hAnsi="Tahoma" w:cs="Tahoma"/>
        </w:rPr>
        <w:t>OSR</w:t>
      </w:r>
      <w:r w:rsidR="0078756A" w:rsidRPr="00CE081D">
        <w:rPr>
          <w:rFonts w:ascii="Tahoma" w:hAnsi="Tahoma" w:cs="Tahoma"/>
        </w:rPr>
        <w:t xml:space="preserve"> will have capabilities to </w:t>
      </w:r>
      <w:r w:rsidR="00BA4C35" w:rsidRPr="00CE081D">
        <w:rPr>
          <w:rFonts w:ascii="Tahoma" w:hAnsi="Tahoma" w:cs="Tahoma"/>
        </w:rPr>
        <w:t>display ongoing and approved project, map which displays the location of each project site, in app survey report as well as request to on hold any project and report emergency message.</w:t>
      </w:r>
    </w:p>
    <w:p w14:paraId="29388447" w14:textId="1A3530C3" w:rsidR="00BA4C35" w:rsidRPr="00CE081D" w:rsidRDefault="0058402A" w:rsidP="00BA4C35">
      <w:pPr>
        <w:ind w:firstLine="450"/>
        <w:jc w:val="both"/>
        <w:rPr>
          <w:rFonts w:ascii="Tahoma" w:hAnsi="Tahoma" w:cs="Tahoma"/>
        </w:rPr>
      </w:pPr>
      <w:r w:rsidRPr="00CE081D">
        <w:rPr>
          <w:rFonts w:ascii="Tahoma" w:hAnsi="Tahoma" w:cs="Tahoma"/>
        </w:rPr>
        <w:t>OSR</w:t>
      </w:r>
      <w:r w:rsidR="00DB3013" w:rsidRPr="00CE081D">
        <w:rPr>
          <w:rFonts w:ascii="Tahoma" w:hAnsi="Tahoma" w:cs="Tahoma"/>
        </w:rPr>
        <w:t xml:space="preserve"> </w:t>
      </w:r>
      <w:r w:rsidR="00BA4C35" w:rsidRPr="00CE081D">
        <w:rPr>
          <w:rFonts w:ascii="Tahoma" w:hAnsi="Tahoma" w:cs="Tahoma"/>
        </w:rPr>
        <w:t xml:space="preserve">will mostly use an advantage of GPS capabilities to capture user longitude, latitude, and </w:t>
      </w:r>
      <w:proofErr w:type="spellStart"/>
      <w:r w:rsidR="00BA4C35" w:rsidRPr="00CE081D">
        <w:rPr>
          <w:rFonts w:ascii="Tahoma" w:hAnsi="Tahoma" w:cs="Tahoma"/>
        </w:rPr>
        <w:t>datetime</w:t>
      </w:r>
      <w:proofErr w:type="spellEnd"/>
      <w:r w:rsidR="00BA4C35" w:rsidRPr="00CE081D">
        <w:rPr>
          <w:rFonts w:ascii="Tahoma" w:hAnsi="Tahoma" w:cs="Tahoma"/>
        </w:rPr>
        <w:t>.</w:t>
      </w:r>
    </w:p>
    <w:p w14:paraId="5D2ED8F0" w14:textId="77777777" w:rsidR="00786617" w:rsidRPr="00CE081D" w:rsidRDefault="00CD093A" w:rsidP="00271056">
      <w:pPr>
        <w:pStyle w:val="Heading3"/>
        <w:ind w:left="851"/>
        <w:rPr>
          <w:rFonts w:ascii="Tahoma" w:hAnsi="Tahoma" w:cs="Tahoma"/>
          <w:lang w:val="id-ID"/>
        </w:rPr>
      </w:pPr>
      <w:bookmarkStart w:id="8" w:name="_Toc465763548"/>
      <w:r w:rsidRPr="00CE081D">
        <w:rPr>
          <w:rFonts w:ascii="Tahoma" w:hAnsi="Tahoma" w:cs="Tahoma"/>
          <w:lang w:val="id-ID"/>
        </w:rPr>
        <w:t>Design Constraint</w:t>
      </w:r>
      <w:bookmarkEnd w:id="8"/>
    </w:p>
    <w:p w14:paraId="51786147" w14:textId="5BAAF44B" w:rsidR="00DD02EB" w:rsidRPr="00CE081D" w:rsidRDefault="00DD02EB" w:rsidP="004D7B45">
      <w:pPr>
        <w:ind w:firstLine="360"/>
        <w:rPr>
          <w:rFonts w:ascii="Tahoma" w:hAnsi="Tahoma" w:cs="Tahoma"/>
          <w:iCs/>
          <w:noProof/>
        </w:rPr>
      </w:pPr>
      <w:r w:rsidRPr="00CE081D">
        <w:rPr>
          <w:rFonts w:ascii="Tahoma" w:hAnsi="Tahoma" w:cs="Tahoma"/>
          <w:iCs/>
          <w:noProof/>
        </w:rPr>
        <w:t xml:space="preserve">Design Constraint for </w:t>
      </w:r>
      <w:r w:rsidR="0058402A" w:rsidRPr="00CE081D">
        <w:rPr>
          <w:rFonts w:ascii="Tahoma" w:hAnsi="Tahoma" w:cs="Tahoma"/>
          <w:iCs/>
          <w:noProof/>
        </w:rPr>
        <w:t>OSR</w:t>
      </w:r>
      <w:r w:rsidR="00BA4C35" w:rsidRPr="00CE081D">
        <w:rPr>
          <w:rFonts w:ascii="Tahoma" w:hAnsi="Tahoma" w:cs="Tahoma"/>
          <w:iCs/>
          <w:noProof/>
        </w:rPr>
        <w:t xml:space="preserve"> Mobile Application </w:t>
      </w:r>
      <w:r w:rsidR="00E26D69" w:rsidRPr="00CE081D">
        <w:rPr>
          <w:rFonts w:ascii="Tahoma" w:hAnsi="Tahoma" w:cs="Tahoma"/>
          <w:iCs/>
          <w:noProof/>
        </w:rPr>
        <w:t>is</w:t>
      </w:r>
      <w:r w:rsidRPr="00CE081D">
        <w:rPr>
          <w:rFonts w:ascii="Tahoma" w:hAnsi="Tahoma" w:cs="Tahoma"/>
          <w:iCs/>
          <w:noProof/>
        </w:rPr>
        <w:t xml:space="preserve"> defined as follow :</w:t>
      </w:r>
    </w:p>
    <w:p w14:paraId="1238C700" w14:textId="01D88816" w:rsidR="00DD02EB" w:rsidRPr="00CE081D" w:rsidRDefault="00BA4C35" w:rsidP="000B23E1">
      <w:pPr>
        <w:pStyle w:val="ListParagraph"/>
        <w:numPr>
          <w:ilvl w:val="0"/>
          <w:numId w:val="6"/>
        </w:numPr>
        <w:rPr>
          <w:rFonts w:ascii="Tahoma" w:hAnsi="Tahoma" w:cs="Tahoma"/>
          <w:iCs/>
          <w:noProof/>
        </w:rPr>
      </w:pPr>
      <w:r w:rsidRPr="00CE081D">
        <w:rPr>
          <w:rFonts w:ascii="Tahoma" w:hAnsi="Tahoma" w:cs="Tahoma"/>
          <w:iCs/>
          <w:noProof/>
        </w:rPr>
        <w:t>Application will be built on Android</w:t>
      </w:r>
      <w:r w:rsidR="002D2097" w:rsidRPr="00CE081D">
        <w:rPr>
          <w:rFonts w:ascii="Tahoma" w:hAnsi="Tahoma" w:cs="Tahoma"/>
          <w:iCs/>
          <w:noProof/>
        </w:rPr>
        <w:t xml:space="preserve"> Operating System</w:t>
      </w:r>
    </w:p>
    <w:p w14:paraId="2897F1C1" w14:textId="1EBF6780" w:rsidR="00DD02EB" w:rsidRPr="00CE081D" w:rsidRDefault="00DD02EB" w:rsidP="000B23E1">
      <w:pPr>
        <w:pStyle w:val="ListParagraph"/>
        <w:numPr>
          <w:ilvl w:val="0"/>
          <w:numId w:val="6"/>
        </w:numPr>
        <w:rPr>
          <w:rFonts w:ascii="Tahoma" w:hAnsi="Tahoma" w:cs="Tahoma"/>
          <w:iCs/>
          <w:noProof/>
        </w:rPr>
      </w:pPr>
      <w:r w:rsidRPr="00CE081D">
        <w:rPr>
          <w:rFonts w:ascii="Tahoma" w:hAnsi="Tahoma" w:cs="Tahoma"/>
          <w:iCs/>
          <w:noProof/>
        </w:rPr>
        <w:t>Application will run on tablet and smartphone platforms</w:t>
      </w:r>
    </w:p>
    <w:p w14:paraId="0334E199" w14:textId="015FAEE2" w:rsidR="00DD02EB" w:rsidRPr="00CE081D" w:rsidRDefault="00DD02EB" w:rsidP="000B23E1">
      <w:pPr>
        <w:pStyle w:val="ListParagraph"/>
        <w:numPr>
          <w:ilvl w:val="0"/>
          <w:numId w:val="6"/>
        </w:numPr>
        <w:rPr>
          <w:rFonts w:ascii="Tahoma" w:hAnsi="Tahoma" w:cs="Tahoma"/>
          <w:iCs/>
          <w:noProof/>
        </w:rPr>
      </w:pPr>
      <w:r w:rsidRPr="00CE081D">
        <w:rPr>
          <w:rFonts w:ascii="Tahoma" w:hAnsi="Tahoma" w:cs="Tahoma"/>
          <w:iCs/>
          <w:noProof/>
        </w:rPr>
        <w:t>Application device orientation is portrait only</w:t>
      </w:r>
    </w:p>
    <w:p w14:paraId="574A9E96" w14:textId="37E350F2" w:rsidR="00DF0EC8" w:rsidRPr="00CE081D" w:rsidRDefault="0093595F" w:rsidP="000B23E1">
      <w:pPr>
        <w:pStyle w:val="ListParagraph"/>
        <w:numPr>
          <w:ilvl w:val="0"/>
          <w:numId w:val="6"/>
        </w:numPr>
        <w:rPr>
          <w:rFonts w:ascii="Tahoma" w:hAnsi="Tahoma" w:cs="Tahoma"/>
          <w:iCs/>
          <w:noProof/>
        </w:rPr>
      </w:pPr>
      <w:r w:rsidRPr="00CE081D">
        <w:rPr>
          <w:rFonts w:ascii="Tahoma" w:hAnsi="Tahoma" w:cs="Tahoma"/>
          <w:iCs/>
          <w:noProof/>
        </w:rPr>
        <w:t>Application will run on minimum specification :</w:t>
      </w:r>
    </w:p>
    <w:p w14:paraId="0223F10E" w14:textId="14507982" w:rsidR="0093595F" w:rsidRPr="00CE081D" w:rsidRDefault="0093595F" w:rsidP="000B23E1">
      <w:pPr>
        <w:pStyle w:val="ListParagraph"/>
        <w:numPr>
          <w:ilvl w:val="1"/>
          <w:numId w:val="6"/>
        </w:numPr>
        <w:rPr>
          <w:rFonts w:ascii="Tahoma" w:hAnsi="Tahoma" w:cs="Tahoma"/>
          <w:iCs/>
          <w:noProof/>
        </w:rPr>
      </w:pPr>
      <w:r w:rsidRPr="00CE081D">
        <w:rPr>
          <w:rFonts w:ascii="Tahoma" w:hAnsi="Tahoma" w:cs="Tahoma"/>
          <w:iCs/>
          <w:noProof/>
        </w:rPr>
        <w:t>Operating Syste</w:t>
      </w:r>
      <w:r w:rsidR="002D2097" w:rsidRPr="00CE081D">
        <w:rPr>
          <w:rFonts w:ascii="Tahoma" w:hAnsi="Tahoma" w:cs="Tahoma"/>
          <w:iCs/>
          <w:noProof/>
        </w:rPr>
        <w:t>m</w:t>
      </w:r>
      <w:r w:rsidR="002D2097" w:rsidRPr="00CE081D">
        <w:rPr>
          <w:rFonts w:ascii="Tahoma" w:hAnsi="Tahoma" w:cs="Tahoma"/>
          <w:iCs/>
          <w:noProof/>
        </w:rPr>
        <w:tab/>
        <w:t>: Jelly Bean 4.2.2</w:t>
      </w:r>
    </w:p>
    <w:p w14:paraId="78299A42" w14:textId="4DDA5CB8" w:rsidR="0093595F" w:rsidRPr="00CE081D" w:rsidRDefault="002D2097" w:rsidP="000B23E1">
      <w:pPr>
        <w:pStyle w:val="ListParagraph"/>
        <w:numPr>
          <w:ilvl w:val="1"/>
          <w:numId w:val="6"/>
        </w:numPr>
        <w:rPr>
          <w:rFonts w:ascii="Tahoma" w:hAnsi="Tahoma" w:cs="Tahoma"/>
          <w:iCs/>
          <w:noProof/>
        </w:rPr>
      </w:pPr>
      <w:r w:rsidRPr="00CE081D">
        <w:rPr>
          <w:rFonts w:ascii="Tahoma" w:hAnsi="Tahoma" w:cs="Tahoma"/>
          <w:iCs/>
          <w:noProof/>
        </w:rPr>
        <w:t>Processor</w:t>
      </w:r>
      <w:r w:rsidRPr="00CE081D">
        <w:rPr>
          <w:rFonts w:ascii="Tahoma" w:hAnsi="Tahoma" w:cs="Tahoma"/>
          <w:iCs/>
          <w:noProof/>
        </w:rPr>
        <w:tab/>
      </w:r>
      <w:r w:rsidRPr="00CE081D">
        <w:rPr>
          <w:rFonts w:ascii="Tahoma" w:hAnsi="Tahoma" w:cs="Tahoma"/>
          <w:iCs/>
          <w:noProof/>
        </w:rPr>
        <w:tab/>
      </w:r>
      <w:r w:rsidR="0093595F" w:rsidRPr="00CE081D">
        <w:rPr>
          <w:rFonts w:ascii="Tahoma" w:hAnsi="Tahoma" w:cs="Tahoma"/>
          <w:iCs/>
          <w:noProof/>
        </w:rPr>
        <w:t xml:space="preserve">: </w:t>
      </w:r>
      <w:r w:rsidRPr="00CE081D">
        <w:rPr>
          <w:rFonts w:ascii="Tahoma" w:hAnsi="Tahoma" w:cs="Tahoma"/>
          <w:iCs/>
          <w:noProof/>
        </w:rPr>
        <w:t>Quad Core 1Ghz</w:t>
      </w:r>
    </w:p>
    <w:p w14:paraId="509DB94B" w14:textId="73E05BDF" w:rsidR="002D2097" w:rsidRPr="00CE081D" w:rsidRDefault="002D2097" w:rsidP="000B23E1">
      <w:pPr>
        <w:pStyle w:val="ListParagraph"/>
        <w:numPr>
          <w:ilvl w:val="1"/>
          <w:numId w:val="6"/>
        </w:numPr>
        <w:rPr>
          <w:rFonts w:ascii="Tahoma" w:hAnsi="Tahoma" w:cs="Tahoma"/>
          <w:iCs/>
          <w:noProof/>
        </w:rPr>
      </w:pPr>
      <w:r w:rsidRPr="00CE081D">
        <w:rPr>
          <w:rFonts w:ascii="Tahoma" w:hAnsi="Tahoma" w:cs="Tahoma"/>
          <w:iCs/>
          <w:noProof/>
        </w:rPr>
        <w:t>RAM</w:t>
      </w:r>
      <w:r w:rsidRPr="00CE081D">
        <w:rPr>
          <w:rFonts w:ascii="Tahoma" w:hAnsi="Tahoma" w:cs="Tahoma"/>
          <w:iCs/>
          <w:noProof/>
        </w:rPr>
        <w:tab/>
      </w:r>
      <w:r w:rsidRPr="00CE081D">
        <w:rPr>
          <w:rFonts w:ascii="Tahoma" w:hAnsi="Tahoma" w:cs="Tahoma"/>
          <w:iCs/>
          <w:noProof/>
        </w:rPr>
        <w:tab/>
      </w:r>
      <w:r w:rsidRPr="00CE081D">
        <w:rPr>
          <w:rFonts w:ascii="Tahoma" w:hAnsi="Tahoma" w:cs="Tahoma"/>
          <w:iCs/>
          <w:noProof/>
        </w:rPr>
        <w:tab/>
        <w:t>: 2GB</w:t>
      </w:r>
    </w:p>
    <w:p w14:paraId="0B015473" w14:textId="4C77EA11" w:rsidR="00DB3013" w:rsidRPr="00CE081D" w:rsidRDefault="002D2097" w:rsidP="000B23E1">
      <w:pPr>
        <w:pStyle w:val="ListParagraph"/>
        <w:numPr>
          <w:ilvl w:val="1"/>
          <w:numId w:val="6"/>
        </w:numPr>
        <w:rPr>
          <w:rFonts w:ascii="Tahoma" w:hAnsi="Tahoma" w:cs="Tahoma"/>
          <w:iCs/>
          <w:noProof/>
        </w:rPr>
      </w:pPr>
      <w:r w:rsidRPr="00CE081D">
        <w:rPr>
          <w:rFonts w:ascii="Tahoma" w:hAnsi="Tahoma" w:cs="Tahoma"/>
          <w:iCs/>
          <w:noProof/>
        </w:rPr>
        <w:t>Resolution</w:t>
      </w:r>
      <w:r w:rsidRPr="00CE081D">
        <w:rPr>
          <w:rFonts w:ascii="Tahoma" w:hAnsi="Tahoma" w:cs="Tahoma"/>
          <w:iCs/>
          <w:noProof/>
        </w:rPr>
        <w:tab/>
      </w:r>
      <w:r w:rsidRPr="00CE081D">
        <w:rPr>
          <w:rFonts w:ascii="Tahoma" w:hAnsi="Tahoma" w:cs="Tahoma"/>
          <w:iCs/>
          <w:noProof/>
        </w:rPr>
        <w:tab/>
        <w:t>: 480 x 800 for Smartphone, and 1024 x 600 for Tablet</w:t>
      </w:r>
    </w:p>
    <w:p w14:paraId="71081F88" w14:textId="5BB71B94" w:rsidR="000B547D" w:rsidRPr="00CE081D" w:rsidRDefault="00FB4CFF" w:rsidP="002D2097">
      <w:pPr>
        <w:pStyle w:val="Heading3"/>
        <w:ind w:left="851"/>
        <w:rPr>
          <w:rFonts w:ascii="Tahoma" w:hAnsi="Tahoma" w:cs="Tahoma"/>
          <w:noProof/>
          <w:lang w:val="id-ID"/>
        </w:rPr>
      </w:pPr>
      <w:bookmarkStart w:id="9" w:name="_Toc465763549"/>
      <w:r w:rsidRPr="00CE081D">
        <w:rPr>
          <w:rFonts w:ascii="Tahoma" w:hAnsi="Tahoma" w:cs="Tahoma"/>
          <w:noProof/>
          <w:lang w:val="id-ID"/>
        </w:rPr>
        <w:t>Consideration for Performance</w:t>
      </w:r>
      <w:bookmarkEnd w:id="9"/>
    </w:p>
    <w:p w14:paraId="6AFA065B" w14:textId="2A3B3883" w:rsidR="005C0A15" w:rsidRPr="00CE081D" w:rsidRDefault="004D7B45" w:rsidP="004D7B45">
      <w:pPr>
        <w:ind w:firstLine="360"/>
        <w:rPr>
          <w:rFonts w:ascii="Tahoma" w:hAnsi="Tahoma" w:cs="Tahoma"/>
        </w:rPr>
      </w:pPr>
      <w:r w:rsidRPr="00CE081D">
        <w:rPr>
          <w:rFonts w:ascii="Tahoma" w:hAnsi="Tahoma" w:cs="Tahoma"/>
        </w:rPr>
        <w:t>For performance consideration, this a</w:t>
      </w:r>
      <w:r w:rsidR="005C0A15" w:rsidRPr="00CE081D">
        <w:rPr>
          <w:rFonts w:ascii="Tahoma" w:hAnsi="Tahoma" w:cs="Tahoma"/>
        </w:rPr>
        <w:t>pplic</w:t>
      </w:r>
      <w:r w:rsidR="003D00C9">
        <w:rPr>
          <w:rFonts w:ascii="Tahoma" w:hAnsi="Tahoma" w:cs="Tahoma"/>
        </w:rPr>
        <w:t>ation is expected to</w:t>
      </w:r>
      <w:r w:rsidR="005C0A15" w:rsidRPr="00CE081D">
        <w:rPr>
          <w:rFonts w:ascii="Tahoma" w:hAnsi="Tahoma" w:cs="Tahoma"/>
        </w:rPr>
        <w:t>:</w:t>
      </w:r>
    </w:p>
    <w:p w14:paraId="2739B61E" w14:textId="1EA07D38" w:rsidR="005C0A15" w:rsidRPr="00CE081D" w:rsidRDefault="005C0A15" w:rsidP="000B23E1">
      <w:pPr>
        <w:pStyle w:val="ListParagraph"/>
        <w:numPr>
          <w:ilvl w:val="0"/>
          <w:numId w:val="7"/>
        </w:numPr>
        <w:rPr>
          <w:rFonts w:ascii="Tahoma" w:hAnsi="Tahoma" w:cs="Tahoma"/>
        </w:rPr>
      </w:pPr>
      <w:r w:rsidRPr="00CE081D">
        <w:rPr>
          <w:rFonts w:ascii="Tahoma" w:hAnsi="Tahoma" w:cs="Tahoma"/>
        </w:rPr>
        <w:t>Run well on slow 256kbps network</w:t>
      </w:r>
    </w:p>
    <w:p w14:paraId="5559CB15" w14:textId="17102643" w:rsidR="005C0A15" w:rsidRPr="00CE081D" w:rsidRDefault="005C0A15" w:rsidP="000B23E1">
      <w:pPr>
        <w:pStyle w:val="ListParagraph"/>
        <w:numPr>
          <w:ilvl w:val="0"/>
          <w:numId w:val="7"/>
        </w:numPr>
        <w:rPr>
          <w:rFonts w:ascii="Tahoma" w:hAnsi="Tahoma" w:cs="Tahoma"/>
        </w:rPr>
      </w:pPr>
      <w:r w:rsidRPr="00CE081D">
        <w:rPr>
          <w:rFonts w:ascii="Tahoma" w:hAnsi="Tahoma" w:cs="Tahoma"/>
        </w:rPr>
        <w:t>Optimize memory management</w:t>
      </w:r>
    </w:p>
    <w:p w14:paraId="06FA3FC9" w14:textId="27216B56" w:rsidR="00EB661C" w:rsidRPr="00CE081D" w:rsidRDefault="005C0A15" w:rsidP="000B23E1">
      <w:pPr>
        <w:pStyle w:val="ListParagraph"/>
        <w:numPr>
          <w:ilvl w:val="0"/>
          <w:numId w:val="7"/>
        </w:numPr>
        <w:rPr>
          <w:rFonts w:ascii="Tahoma" w:hAnsi="Tahoma" w:cs="Tahoma"/>
        </w:rPr>
      </w:pPr>
      <w:r w:rsidRPr="00CE081D">
        <w:rPr>
          <w:rFonts w:ascii="Tahoma" w:hAnsi="Tahoma" w:cs="Tahoma"/>
        </w:rPr>
        <w:t>Optimize battery consumption</w:t>
      </w:r>
    </w:p>
    <w:p w14:paraId="7EA79A92" w14:textId="4CFE1949" w:rsidR="003A2D4A" w:rsidRPr="00CE081D" w:rsidRDefault="007838A1" w:rsidP="000B23E1">
      <w:pPr>
        <w:pStyle w:val="ListParagraph"/>
        <w:numPr>
          <w:ilvl w:val="0"/>
          <w:numId w:val="7"/>
        </w:numPr>
        <w:rPr>
          <w:rFonts w:ascii="Tahoma" w:hAnsi="Tahoma" w:cs="Tahoma"/>
        </w:rPr>
      </w:pPr>
      <w:r w:rsidRPr="00CE081D">
        <w:rPr>
          <w:rFonts w:ascii="Tahoma" w:hAnsi="Tahoma" w:cs="Tahoma"/>
        </w:rPr>
        <w:t>When navigate between group of question, load time is no longer than 3 seconds</w:t>
      </w:r>
    </w:p>
    <w:p w14:paraId="4AE54791" w14:textId="77777777" w:rsidR="00223BD6" w:rsidRPr="00CE081D" w:rsidRDefault="00900F06" w:rsidP="003B467F">
      <w:pPr>
        <w:pStyle w:val="Heading2"/>
        <w:ind w:left="900"/>
        <w:rPr>
          <w:rFonts w:ascii="Tahoma" w:hAnsi="Tahoma" w:cs="Tahoma"/>
          <w:lang w:val="id-ID"/>
        </w:rPr>
      </w:pPr>
      <w:bookmarkStart w:id="10" w:name="_Toc465763550"/>
      <w:r w:rsidRPr="00CE081D">
        <w:rPr>
          <w:rFonts w:ascii="Tahoma" w:hAnsi="Tahoma" w:cs="Tahoma"/>
          <w:lang w:val="id-ID"/>
        </w:rPr>
        <w:t>Scop</w:t>
      </w:r>
      <w:r w:rsidR="00EB1C69" w:rsidRPr="00CE081D">
        <w:rPr>
          <w:rFonts w:ascii="Tahoma" w:hAnsi="Tahoma" w:cs="Tahoma"/>
          <w:lang w:val="id-ID"/>
        </w:rPr>
        <w:t>e of Work</w:t>
      </w:r>
      <w:bookmarkEnd w:id="10"/>
    </w:p>
    <w:p w14:paraId="14755A1A" w14:textId="6C236CC2" w:rsidR="007D2ACF" w:rsidRPr="00CE081D" w:rsidRDefault="00271056" w:rsidP="003B467F">
      <w:pPr>
        <w:rPr>
          <w:rFonts w:ascii="Tahoma" w:hAnsi="Tahoma" w:cs="Tahoma"/>
          <w:iCs/>
        </w:rPr>
      </w:pPr>
      <w:r w:rsidRPr="00CE081D">
        <w:rPr>
          <w:rFonts w:ascii="Tahoma" w:hAnsi="Tahoma" w:cs="Tahoma"/>
          <w:iCs/>
        </w:rPr>
        <w:t>Scope of Work of th</w:t>
      </w:r>
      <w:r w:rsidR="003D00C9">
        <w:rPr>
          <w:rFonts w:ascii="Tahoma" w:hAnsi="Tahoma" w:cs="Tahoma"/>
          <w:iCs/>
        </w:rPr>
        <w:t>is project is defined as follow</w:t>
      </w:r>
      <w:r w:rsidRPr="00CE081D">
        <w:rPr>
          <w:rFonts w:ascii="Tahoma" w:hAnsi="Tahoma" w:cs="Tahoma"/>
          <w:iCs/>
        </w:rPr>
        <w:t>:</w:t>
      </w:r>
    </w:p>
    <w:p w14:paraId="388F6A43" w14:textId="3765A3D9" w:rsidR="002C39D7" w:rsidRPr="00CE081D" w:rsidRDefault="00586EAF" w:rsidP="000B23E1">
      <w:pPr>
        <w:pStyle w:val="ListParagraph"/>
        <w:numPr>
          <w:ilvl w:val="0"/>
          <w:numId w:val="12"/>
        </w:numPr>
        <w:rPr>
          <w:rFonts w:ascii="Tahoma" w:hAnsi="Tahoma" w:cs="Tahoma"/>
        </w:rPr>
      </w:pPr>
      <w:r w:rsidRPr="00CE081D">
        <w:rPr>
          <w:rFonts w:ascii="Tahoma" w:hAnsi="Tahoma" w:cs="Tahoma"/>
        </w:rPr>
        <w:t>User Authentication</w:t>
      </w:r>
    </w:p>
    <w:p w14:paraId="6AD6396B" w14:textId="5EDC02D5" w:rsidR="00586EAF" w:rsidRPr="00CE081D" w:rsidRDefault="00586EAF" w:rsidP="000B23E1">
      <w:pPr>
        <w:pStyle w:val="ListParagraph"/>
        <w:numPr>
          <w:ilvl w:val="1"/>
          <w:numId w:val="12"/>
        </w:numPr>
        <w:rPr>
          <w:rFonts w:ascii="Tahoma" w:hAnsi="Tahoma" w:cs="Tahoma"/>
        </w:rPr>
      </w:pPr>
      <w:r w:rsidRPr="00CE081D">
        <w:rPr>
          <w:rFonts w:ascii="Tahoma" w:hAnsi="Tahoma" w:cs="Tahoma"/>
        </w:rPr>
        <w:t>Login (username, password)</w:t>
      </w:r>
    </w:p>
    <w:p w14:paraId="5BCBC659" w14:textId="586854D2" w:rsidR="00607887" w:rsidRPr="00CE081D" w:rsidRDefault="00C84F98" w:rsidP="000B23E1">
      <w:pPr>
        <w:pStyle w:val="ListParagraph"/>
        <w:numPr>
          <w:ilvl w:val="2"/>
          <w:numId w:val="12"/>
        </w:numPr>
        <w:rPr>
          <w:rFonts w:ascii="Tahoma" w:hAnsi="Tahoma" w:cs="Tahoma"/>
        </w:rPr>
      </w:pPr>
      <w:r w:rsidRPr="00CE081D">
        <w:rPr>
          <w:rFonts w:ascii="Tahoma" w:hAnsi="Tahoma" w:cs="Tahoma"/>
        </w:rPr>
        <w:t>Choose server environ</w:t>
      </w:r>
      <w:r w:rsidR="003D00C9">
        <w:rPr>
          <w:rFonts w:ascii="Tahoma" w:hAnsi="Tahoma" w:cs="Tahoma"/>
        </w:rPr>
        <w:t>ment</w:t>
      </w:r>
      <w:r w:rsidR="00607887" w:rsidRPr="00CE081D">
        <w:rPr>
          <w:rFonts w:ascii="Tahoma" w:hAnsi="Tahoma" w:cs="Tahoma"/>
        </w:rPr>
        <w:t>:</w:t>
      </w:r>
    </w:p>
    <w:p w14:paraId="314F3169" w14:textId="5E70BF74" w:rsidR="00C84F98" w:rsidRPr="00CE081D" w:rsidRDefault="00C84F98" w:rsidP="000B23E1">
      <w:pPr>
        <w:pStyle w:val="ListParagraph"/>
        <w:numPr>
          <w:ilvl w:val="3"/>
          <w:numId w:val="12"/>
        </w:numPr>
        <w:rPr>
          <w:rFonts w:ascii="Tahoma" w:hAnsi="Tahoma" w:cs="Tahoma"/>
        </w:rPr>
      </w:pPr>
      <w:r w:rsidRPr="00CE081D">
        <w:rPr>
          <w:rFonts w:ascii="Tahoma" w:hAnsi="Tahoma" w:cs="Tahoma"/>
        </w:rPr>
        <w:t>Production (default)</w:t>
      </w:r>
    </w:p>
    <w:p w14:paraId="34E2089A" w14:textId="5A418945" w:rsidR="00C84F98" w:rsidRPr="00CE081D" w:rsidRDefault="00C84F98" w:rsidP="000B23E1">
      <w:pPr>
        <w:pStyle w:val="ListParagraph"/>
        <w:numPr>
          <w:ilvl w:val="3"/>
          <w:numId w:val="12"/>
        </w:numPr>
        <w:rPr>
          <w:rFonts w:ascii="Tahoma" w:hAnsi="Tahoma" w:cs="Tahoma"/>
        </w:rPr>
      </w:pPr>
      <w:r w:rsidRPr="00CE081D">
        <w:rPr>
          <w:rFonts w:ascii="Tahoma" w:hAnsi="Tahoma" w:cs="Tahoma"/>
        </w:rPr>
        <w:t>Development</w:t>
      </w:r>
    </w:p>
    <w:p w14:paraId="266DB83B" w14:textId="1F3C141B" w:rsidR="00C84F98" w:rsidRPr="00CE081D" w:rsidRDefault="00C84F98" w:rsidP="000B23E1">
      <w:pPr>
        <w:pStyle w:val="ListParagraph"/>
        <w:numPr>
          <w:ilvl w:val="3"/>
          <w:numId w:val="12"/>
        </w:numPr>
        <w:rPr>
          <w:rFonts w:ascii="Tahoma" w:hAnsi="Tahoma" w:cs="Tahoma"/>
        </w:rPr>
      </w:pPr>
      <w:r w:rsidRPr="00CE081D">
        <w:rPr>
          <w:rFonts w:ascii="Tahoma" w:hAnsi="Tahoma" w:cs="Tahoma"/>
        </w:rPr>
        <w:t>Quality Control (Test)</w:t>
      </w:r>
    </w:p>
    <w:p w14:paraId="61428CE4" w14:textId="158E0778" w:rsidR="00586EAF" w:rsidRPr="00CE081D" w:rsidRDefault="00586EAF" w:rsidP="000B23E1">
      <w:pPr>
        <w:pStyle w:val="ListParagraph"/>
        <w:numPr>
          <w:ilvl w:val="1"/>
          <w:numId w:val="12"/>
        </w:numPr>
        <w:rPr>
          <w:rFonts w:ascii="Tahoma" w:hAnsi="Tahoma" w:cs="Tahoma"/>
        </w:rPr>
      </w:pPr>
      <w:r w:rsidRPr="00CE081D">
        <w:rPr>
          <w:rFonts w:ascii="Tahoma" w:hAnsi="Tahoma" w:cs="Tahoma"/>
        </w:rPr>
        <w:t>Forget Password (backend</w:t>
      </w:r>
      <w:r w:rsidR="00C60E9B" w:rsidRPr="00CE081D">
        <w:rPr>
          <w:rFonts w:ascii="Tahoma" w:hAnsi="Tahoma" w:cs="Tahoma"/>
        </w:rPr>
        <w:t xml:space="preserve"> will send link to user email, the email</w:t>
      </w:r>
      <w:r w:rsidR="00EA2F69" w:rsidRPr="00CE081D">
        <w:rPr>
          <w:rFonts w:ascii="Tahoma" w:hAnsi="Tahoma" w:cs="Tahoma"/>
        </w:rPr>
        <w:t xml:space="preserve"> then should be clicked by use</w:t>
      </w:r>
      <w:r w:rsidR="00E42AAD" w:rsidRPr="00CE081D">
        <w:rPr>
          <w:rFonts w:ascii="Tahoma" w:hAnsi="Tahoma" w:cs="Tahoma"/>
        </w:rPr>
        <w:t>r</w:t>
      </w:r>
      <w:r w:rsidR="00EA2F69" w:rsidRPr="00CE081D">
        <w:rPr>
          <w:rFonts w:ascii="Tahoma" w:hAnsi="Tahoma" w:cs="Tahoma"/>
        </w:rPr>
        <w:t xml:space="preserve"> </w:t>
      </w:r>
      <w:r w:rsidR="00E42AAD" w:rsidRPr="00CE081D">
        <w:rPr>
          <w:rFonts w:ascii="Tahoma" w:hAnsi="Tahoma" w:cs="Tahoma"/>
        </w:rPr>
        <w:t xml:space="preserve">in order </w:t>
      </w:r>
      <w:r w:rsidR="00EA2F69" w:rsidRPr="00CE081D">
        <w:rPr>
          <w:rFonts w:ascii="Tahoma" w:hAnsi="Tahoma" w:cs="Tahoma"/>
        </w:rPr>
        <w:t>to reset the password)</w:t>
      </w:r>
    </w:p>
    <w:p w14:paraId="7A62E72B" w14:textId="11CB0655" w:rsidR="00EA2F69" w:rsidRPr="00CE081D" w:rsidRDefault="00EA2F69" w:rsidP="000B23E1">
      <w:pPr>
        <w:pStyle w:val="ListParagraph"/>
        <w:numPr>
          <w:ilvl w:val="1"/>
          <w:numId w:val="12"/>
        </w:numPr>
        <w:rPr>
          <w:rFonts w:ascii="Tahoma" w:hAnsi="Tahoma" w:cs="Tahoma"/>
        </w:rPr>
      </w:pPr>
      <w:r w:rsidRPr="00CE081D">
        <w:rPr>
          <w:rFonts w:ascii="Tahoma" w:hAnsi="Tahoma" w:cs="Tahoma"/>
        </w:rPr>
        <w:t>Change Password</w:t>
      </w:r>
    </w:p>
    <w:p w14:paraId="46B1104C" w14:textId="12DBB78F" w:rsidR="00EA2F69" w:rsidRPr="00CE081D" w:rsidRDefault="00EA2F69" w:rsidP="000B23E1">
      <w:pPr>
        <w:pStyle w:val="ListParagraph"/>
        <w:numPr>
          <w:ilvl w:val="0"/>
          <w:numId w:val="12"/>
        </w:numPr>
        <w:rPr>
          <w:rFonts w:ascii="Tahoma" w:hAnsi="Tahoma" w:cs="Tahoma"/>
        </w:rPr>
      </w:pPr>
      <w:r w:rsidRPr="00CE081D">
        <w:rPr>
          <w:rFonts w:ascii="Tahoma" w:hAnsi="Tahoma" w:cs="Tahoma"/>
        </w:rPr>
        <w:t>Project Management</w:t>
      </w:r>
    </w:p>
    <w:p w14:paraId="34BEB2BC" w14:textId="6D6F085B" w:rsidR="00EA2F69" w:rsidRPr="00CE081D" w:rsidRDefault="00EA2F69" w:rsidP="000B23E1">
      <w:pPr>
        <w:pStyle w:val="ListParagraph"/>
        <w:numPr>
          <w:ilvl w:val="1"/>
          <w:numId w:val="12"/>
        </w:numPr>
        <w:rPr>
          <w:rFonts w:ascii="Tahoma" w:hAnsi="Tahoma" w:cs="Tahoma"/>
        </w:rPr>
      </w:pPr>
      <w:r w:rsidRPr="00CE081D">
        <w:rPr>
          <w:rFonts w:ascii="Tahoma" w:hAnsi="Tahoma" w:cs="Tahoma"/>
        </w:rPr>
        <w:t>Display list of Projects</w:t>
      </w:r>
    </w:p>
    <w:p w14:paraId="13B3A288" w14:textId="32AD7FF9" w:rsidR="00EA2F69" w:rsidRPr="00CE081D" w:rsidRDefault="00EA2F69" w:rsidP="000B23E1">
      <w:pPr>
        <w:pStyle w:val="ListParagraph"/>
        <w:numPr>
          <w:ilvl w:val="2"/>
          <w:numId w:val="12"/>
        </w:numPr>
        <w:rPr>
          <w:rFonts w:ascii="Tahoma" w:hAnsi="Tahoma" w:cs="Tahoma"/>
        </w:rPr>
      </w:pPr>
      <w:r w:rsidRPr="00CE081D">
        <w:rPr>
          <w:rFonts w:ascii="Tahoma" w:hAnsi="Tahoma" w:cs="Tahoma"/>
        </w:rPr>
        <w:t>Progress (will show on-progress project</w:t>
      </w:r>
      <w:r w:rsidR="00A03158" w:rsidRPr="00CE081D">
        <w:rPr>
          <w:rFonts w:ascii="Tahoma" w:hAnsi="Tahoma" w:cs="Tahoma"/>
        </w:rPr>
        <w:t>s</w:t>
      </w:r>
      <w:r w:rsidRPr="00CE081D">
        <w:rPr>
          <w:rFonts w:ascii="Tahoma" w:hAnsi="Tahoma" w:cs="Tahoma"/>
        </w:rPr>
        <w:t>)</w:t>
      </w:r>
    </w:p>
    <w:p w14:paraId="416D2072" w14:textId="45134EDF" w:rsidR="00EA2F69" w:rsidRPr="00CE081D" w:rsidRDefault="00EA2F69" w:rsidP="000B23E1">
      <w:pPr>
        <w:pStyle w:val="ListParagraph"/>
        <w:numPr>
          <w:ilvl w:val="2"/>
          <w:numId w:val="12"/>
        </w:numPr>
        <w:rPr>
          <w:rFonts w:ascii="Tahoma" w:hAnsi="Tahoma" w:cs="Tahoma"/>
        </w:rPr>
      </w:pPr>
      <w:r w:rsidRPr="00CE081D">
        <w:rPr>
          <w:rFonts w:ascii="Tahoma" w:hAnsi="Tahoma" w:cs="Tahoma"/>
        </w:rPr>
        <w:lastRenderedPageBreak/>
        <w:t>Approved (will show approved project</w:t>
      </w:r>
      <w:r w:rsidR="00A03158" w:rsidRPr="00CE081D">
        <w:rPr>
          <w:rFonts w:ascii="Tahoma" w:hAnsi="Tahoma" w:cs="Tahoma"/>
        </w:rPr>
        <w:t>s</w:t>
      </w:r>
      <w:r w:rsidRPr="00CE081D">
        <w:rPr>
          <w:rFonts w:ascii="Tahoma" w:hAnsi="Tahoma" w:cs="Tahoma"/>
        </w:rPr>
        <w:t>)</w:t>
      </w:r>
    </w:p>
    <w:p w14:paraId="68FC03AF" w14:textId="667270A6" w:rsidR="00EA2F69" w:rsidRPr="00CE081D" w:rsidRDefault="00EA2F69" w:rsidP="000B23E1">
      <w:pPr>
        <w:pStyle w:val="ListParagraph"/>
        <w:numPr>
          <w:ilvl w:val="2"/>
          <w:numId w:val="12"/>
        </w:numPr>
        <w:rPr>
          <w:rFonts w:ascii="Tahoma" w:hAnsi="Tahoma" w:cs="Tahoma"/>
        </w:rPr>
      </w:pPr>
      <w:r w:rsidRPr="00CE081D">
        <w:rPr>
          <w:rFonts w:ascii="Tahoma" w:hAnsi="Tahoma" w:cs="Tahoma"/>
        </w:rPr>
        <w:t>All (will show both on-progress and approved projects)</w:t>
      </w:r>
    </w:p>
    <w:p w14:paraId="4F587CE0" w14:textId="15301C7A" w:rsidR="00EA2F69" w:rsidRPr="00CE081D" w:rsidRDefault="00EA2F69" w:rsidP="000B23E1">
      <w:pPr>
        <w:pStyle w:val="ListParagraph"/>
        <w:numPr>
          <w:ilvl w:val="1"/>
          <w:numId w:val="12"/>
        </w:numPr>
        <w:rPr>
          <w:rFonts w:ascii="Tahoma" w:hAnsi="Tahoma" w:cs="Tahoma"/>
        </w:rPr>
      </w:pPr>
      <w:r w:rsidRPr="00CE081D">
        <w:rPr>
          <w:rFonts w:ascii="Tahoma" w:hAnsi="Tahoma" w:cs="Tahoma"/>
        </w:rPr>
        <w:t>Quick Search + Matched keyword highlight</w:t>
      </w:r>
    </w:p>
    <w:p w14:paraId="7E2CBBDE" w14:textId="04897258" w:rsidR="00EA2F69" w:rsidRPr="00CE081D" w:rsidRDefault="00EA2F69" w:rsidP="000B23E1">
      <w:pPr>
        <w:pStyle w:val="ListParagraph"/>
        <w:numPr>
          <w:ilvl w:val="1"/>
          <w:numId w:val="12"/>
        </w:numPr>
        <w:rPr>
          <w:rFonts w:ascii="Tahoma" w:hAnsi="Tahoma" w:cs="Tahoma"/>
        </w:rPr>
      </w:pPr>
      <w:r w:rsidRPr="00CE081D">
        <w:rPr>
          <w:rFonts w:ascii="Tahoma" w:hAnsi="Tahoma" w:cs="Tahoma"/>
        </w:rPr>
        <w:t>Sorting (Nearest target date, nearest report date, nearest distance, site ID, client)</w:t>
      </w:r>
    </w:p>
    <w:p w14:paraId="5B20632C" w14:textId="10C58B92" w:rsidR="00EA2F69" w:rsidRPr="00CE081D" w:rsidRDefault="00EA2F69" w:rsidP="000B23E1">
      <w:pPr>
        <w:pStyle w:val="ListParagraph"/>
        <w:numPr>
          <w:ilvl w:val="1"/>
          <w:numId w:val="12"/>
        </w:numPr>
        <w:rPr>
          <w:rFonts w:ascii="Tahoma" w:hAnsi="Tahoma" w:cs="Tahoma"/>
        </w:rPr>
      </w:pPr>
      <w:r w:rsidRPr="00CE081D">
        <w:rPr>
          <w:rFonts w:ascii="Tahoma" w:hAnsi="Tahoma" w:cs="Tahoma"/>
        </w:rPr>
        <w:t xml:space="preserve">Filtering (plan survey </w:t>
      </w:r>
      <w:r w:rsidR="00A03158" w:rsidRPr="00CE081D">
        <w:rPr>
          <w:rFonts w:ascii="Tahoma" w:hAnsi="Tahoma" w:cs="Tahoma"/>
        </w:rPr>
        <w:t xml:space="preserve">start and end </w:t>
      </w:r>
      <w:r w:rsidRPr="00CE081D">
        <w:rPr>
          <w:rFonts w:ascii="Tahoma" w:hAnsi="Tahoma" w:cs="Tahoma"/>
        </w:rPr>
        <w:t>date, region, priority)</w:t>
      </w:r>
    </w:p>
    <w:p w14:paraId="3385E979" w14:textId="73A92806" w:rsidR="00EA2F69" w:rsidRPr="00CE081D" w:rsidRDefault="00A03158" w:rsidP="000B23E1">
      <w:pPr>
        <w:pStyle w:val="ListParagraph"/>
        <w:numPr>
          <w:ilvl w:val="1"/>
          <w:numId w:val="12"/>
        </w:numPr>
        <w:rPr>
          <w:rFonts w:ascii="Tahoma" w:hAnsi="Tahoma" w:cs="Tahoma"/>
        </w:rPr>
      </w:pPr>
      <w:r w:rsidRPr="00CE081D">
        <w:rPr>
          <w:rFonts w:ascii="Tahoma" w:hAnsi="Tahoma" w:cs="Tahoma"/>
        </w:rPr>
        <w:t>Map view (display</w:t>
      </w:r>
      <w:r w:rsidR="00EA2F69" w:rsidRPr="00CE081D">
        <w:rPr>
          <w:rFonts w:ascii="Tahoma" w:hAnsi="Tahoma" w:cs="Tahoma"/>
        </w:rPr>
        <w:t xml:space="preserve"> </w:t>
      </w:r>
      <w:r w:rsidRPr="00CE081D">
        <w:rPr>
          <w:rFonts w:ascii="Tahoma" w:hAnsi="Tahoma" w:cs="Tahoma"/>
        </w:rPr>
        <w:t>site location of selected project group</w:t>
      </w:r>
      <w:r w:rsidR="00DB5AE1" w:rsidRPr="00CE081D">
        <w:rPr>
          <w:rFonts w:ascii="Tahoma" w:hAnsi="Tahoma" w:cs="Tahoma"/>
        </w:rPr>
        <w:t>)</w:t>
      </w:r>
    </w:p>
    <w:p w14:paraId="2D3AC8FD" w14:textId="12A58FE6" w:rsidR="00DB5AE1" w:rsidRPr="00CE081D" w:rsidRDefault="00A03158" w:rsidP="000B23E1">
      <w:pPr>
        <w:pStyle w:val="ListParagraph"/>
        <w:numPr>
          <w:ilvl w:val="1"/>
          <w:numId w:val="12"/>
        </w:numPr>
        <w:rPr>
          <w:rFonts w:ascii="Tahoma" w:hAnsi="Tahoma" w:cs="Tahoma"/>
        </w:rPr>
      </w:pPr>
      <w:r w:rsidRPr="00CE081D">
        <w:rPr>
          <w:rFonts w:ascii="Tahoma" w:hAnsi="Tahoma" w:cs="Tahoma"/>
        </w:rPr>
        <w:t>Shortcut to report project, on hold project, or send message on any project</w:t>
      </w:r>
    </w:p>
    <w:p w14:paraId="07DA43D2" w14:textId="3BA7BE42" w:rsidR="00DB5AE1" w:rsidRPr="00CE081D" w:rsidRDefault="00DB5AE1" w:rsidP="000B23E1">
      <w:pPr>
        <w:pStyle w:val="ListParagraph"/>
        <w:numPr>
          <w:ilvl w:val="0"/>
          <w:numId w:val="12"/>
        </w:numPr>
        <w:rPr>
          <w:rFonts w:ascii="Tahoma" w:hAnsi="Tahoma" w:cs="Tahoma"/>
        </w:rPr>
      </w:pPr>
      <w:r w:rsidRPr="00CE081D">
        <w:rPr>
          <w:rFonts w:ascii="Tahoma" w:hAnsi="Tahoma" w:cs="Tahoma"/>
        </w:rPr>
        <w:t>Project Information</w:t>
      </w:r>
    </w:p>
    <w:p w14:paraId="51A17F91" w14:textId="466027AD" w:rsidR="00DB5AE1" w:rsidRPr="00CE081D" w:rsidRDefault="00DB5AE1" w:rsidP="000B23E1">
      <w:pPr>
        <w:pStyle w:val="ListParagraph"/>
        <w:numPr>
          <w:ilvl w:val="1"/>
          <w:numId w:val="12"/>
        </w:numPr>
        <w:rPr>
          <w:rFonts w:ascii="Tahoma" w:hAnsi="Tahoma" w:cs="Tahoma"/>
        </w:rPr>
      </w:pPr>
      <w:r w:rsidRPr="00CE081D">
        <w:rPr>
          <w:rFonts w:ascii="Tahoma" w:hAnsi="Tahoma" w:cs="Tahoma"/>
        </w:rPr>
        <w:t>Main Information (Project ID, Department, Site ID, Site Name, Latitude, Longitude, Address, Tower Type, Site Type, Tower Height, Building Height, Note, Start Date, End Date, Next Report Date, Milestone)</w:t>
      </w:r>
    </w:p>
    <w:p w14:paraId="62F75AB8" w14:textId="5809256D" w:rsidR="00DB5AE1" w:rsidRPr="00CE081D" w:rsidRDefault="00DB5AE1" w:rsidP="000B23E1">
      <w:pPr>
        <w:pStyle w:val="ListParagraph"/>
        <w:numPr>
          <w:ilvl w:val="1"/>
          <w:numId w:val="12"/>
        </w:numPr>
        <w:rPr>
          <w:rFonts w:ascii="Tahoma" w:hAnsi="Tahoma" w:cs="Tahoma"/>
        </w:rPr>
      </w:pPr>
      <w:r w:rsidRPr="00CE081D">
        <w:rPr>
          <w:rFonts w:ascii="Tahoma" w:hAnsi="Tahoma" w:cs="Tahoma"/>
        </w:rPr>
        <w:t>List of attachments (attachment will be opened on external browser)</w:t>
      </w:r>
    </w:p>
    <w:p w14:paraId="0E867A29" w14:textId="783FF3DD" w:rsidR="00DB5AE1" w:rsidRPr="00CE081D" w:rsidRDefault="00BA63B6" w:rsidP="000B23E1">
      <w:pPr>
        <w:pStyle w:val="ListParagraph"/>
        <w:numPr>
          <w:ilvl w:val="1"/>
          <w:numId w:val="12"/>
        </w:numPr>
        <w:rPr>
          <w:rFonts w:ascii="Tahoma" w:hAnsi="Tahoma" w:cs="Tahoma"/>
        </w:rPr>
      </w:pPr>
      <w:r w:rsidRPr="00CE081D">
        <w:rPr>
          <w:rFonts w:ascii="Tahoma" w:hAnsi="Tahoma" w:cs="Tahoma"/>
        </w:rPr>
        <w:t>List of Activities</w:t>
      </w:r>
    </w:p>
    <w:p w14:paraId="487B5860" w14:textId="1FC52228" w:rsidR="00BA63B6" w:rsidRPr="00CE081D" w:rsidRDefault="00BA63B6" w:rsidP="000B23E1">
      <w:pPr>
        <w:pStyle w:val="ListParagraph"/>
        <w:numPr>
          <w:ilvl w:val="0"/>
          <w:numId w:val="12"/>
        </w:numPr>
        <w:rPr>
          <w:rFonts w:ascii="Tahoma" w:hAnsi="Tahoma" w:cs="Tahoma"/>
        </w:rPr>
      </w:pPr>
      <w:r w:rsidRPr="00CE081D">
        <w:rPr>
          <w:rFonts w:ascii="Tahoma" w:hAnsi="Tahoma" w:cs="Tahoma"/>
        </w:rPr>
        <w:t>Project Reporting</w:t>
      </w:r>
    </w:p>
    <w:p w14:paraId="3EFA34B7" w14:textId="198096CD" w:rsidR="00BA63B6" w:rsidRPr="00CE081D" w:rsidRDefault="00BA63B6" w:rsidP="000B23E1">
      <w:pPr>
        <w:pStyle w:val="ListParagraph"/>
        <w:numPr>
          <w:ilvl w:val="1"/>
          <w:numId w:val="12"/>
        </w:numPr>
        <w:rPr>
          <w:rFonts w:ascii="Tahoma" w:hAnsi="Tahoma" w:cs="Tahoma"/>
        </w:rPr>
      </w:pPr>
      <w:r w:rsidRPr="00CE081D">
        <w:rPr>
          <w:rFonts w:ascii="Tahoma" w:hAnsi="Tahoma" w:cs="Tahoma"/>
        </w:rPr>
        <w:t>Report Information</w:t>
      </w:r>
    </w:p>
    <w:p w14:paraId="3843C557" w14:textId="6682CAF1" w:rsidR="003A2D4A" w:rsidRPr="00CE081D" w:rsidRDefault="00BA63B6" w:rsidP="001A7FF6">
      <w:pPr>
        <w:pStyle w:val="ListParagraph"/>
        <w:numPr>
          <w:ilvl w:val="1"/>
          <w:numId w:val="12"/>
        </w:numPr>
        <w:rPr>
          <w:rFonts w:ascii="Tahoma" w:hAnsi="Tahoma" w:cs="Tahoma"/>
        </w:rPr>
      </w:pPr>
      <w:r w:rsidRPr="00CE081D">
        <w:rPr>
          <w:rFonts w:ascii="Tahoma" w:hAnsi="Tahoma" w:cs="Tahoma"/>
        </w:rPr>
        <w:t>Report Status</w:t>
      </w:r>
    </w:p>
    <w:p w14:paraId="62FE5F68" w14:textId="0378D6D9" w:rsidR="00BA63B6" w:rsidRPr="00CE081D" w:rsidRDefault="00BA63B6" w:rsidP="000B23E1">
      <w:pPr>
        <w:pStyle w:val="ListParagraph"/>
        <w:numPr>
          <w:ilvl w:val="1"/>
          <w:numId w:val="12"/>
        </w:numPr>
        <w:rPr>
          <w:rFonts w:ascii="Tahoma" w:hAnsi="Tahoma" w:cs="Tahoma"/>
        </w:rPr>
      </w:pPr>
      <w:r w:rsidRPr="00CE081D">
        <w:rPr>
          <w:rFonts w:ascii="Tahoma" w:hAnsi="Tahoma" w:cs="Tahoma"/>
        </w:rPr>
        <w:t>List of Group Questions</w:t>
      </w:r>
    </w:p>
    <w:p w14:paraId="01458786" w14:textId="4D68FE2C" w:rsidR="00BA63B6" w:rsidRPr="00CE081D" w:rsidRDefault="003A2D4A" w:rsidP="000B23E1">
      <w:pPr>
        <w:pStyle w:val="ListParagraph"/>
        <w:numPr>
          <w:ilvl w:val="2"/>
          <w:numId w:val="12"/>
        </w:numPr>
        <w:rPr>
          <w:rFonts w:ascii="Tahoma" w:hAnsi="Tahoma" w:cs="Tahoma"/>
        </w:rPr>
      </w:pPr>
      <w:r w:rsidRPr="00CE081D">
        <w:rPr>
          <w:rFonts w:ascii="Tahoma" w:hAnsi="Tahoma" w:cs="Tahoma"/>
        </w:rPr>
        <w:t xml:space="preserve">GPS Handling (get current long, </w:t>
      </w:r>
      <w:proofErr w:type="spellStart"/>
      <w:r w:rsidRPr="00CE081D">
        <w:rPr>
          <w:rFonts w:ascii="Tahoma" w:hAnsi="Tahoma" w:cs="Tahoma"/>
        </w:rPr>
        <w:t>lat</w:t>
      </w:r>
      <w:proofErr w:type="spellEnd"/>
      <w:r w:rsidRPr="00CE081D">
        <w:rPr>
          <w:rFonts w:ascii="Tahoma" w:hAnsi="Tahoma" w:cs="Tahoma"/>
        </w:rPr>
        <w:t xml:space="preserve">, and </w:t>
      </w:r>
      <w:proofErr w:type="spellStart"/>
      <w:r w:rsidRPr="00CE081D">
        <w:rPr>
          <w:rFonts w:ascii="Tahoma" w:hAnsi="Tahoma" w:cs="Tahoma"/>
        </w:rPr>
        <w:t>datetime</w:t>
      </w:r>
      <w:proofErr w:type="spellEnd"/>
      <w:r w:rsidRPr="00CE081D">
        <w:rPr>
          <w:rFonts w:ascii="Tahoma" w:hAnsi="Tahoma" w:cs="Tahoma"/>
        </w:rPr>
        <w:t>)</w:t>
      </w:r>
    </w:p>
    <w:p w14:paraId="1EC6D869" w14:textId="239E4CCE" w:rsidR="003A2D4A" w:rsidRPr="00CE081D" w:rsidRDefault="003A2D4A" w:rsidP="000B23E1">
      <w:pPr>
        <w:pStyle w:val="ListParagraph"/>
        <w:numPr>
          <w:ilvl w:val="2"/>
          <w:numId w:val="12"/>
        </w:numPr>
        <w:rPr>
          <w:rFonts w:ascii="Tahoma" w:hAnsi="Tahoma" w:cs="Tahoma"/>
        </w:rPr>
      </w:pPr>
      <w:r w:rsidRPr="00CE081D">
        <w:rPr>
          <w:rFonts w:ascii="Tahoma" w:hAnsi="Tahoma" w:cs="Tahoma"/>
        </w:rPr>
        <w:t>Generate questions per group question</w:t>
      </w:r>
    </w:p>
    <w:p w14:paraId="4FEBC981" w14:textId="222A2325" w:rsidR="003A2D4A" w:rsidRPr="00CE081D" w:rsidRDefault="003A2D4A" w:rsidP="000B23E1">
      <w:pPr>
        <w:pStyle w:val="ListParagraph"/>
        <w:numPr>
          <w:ilvl w:val="2"/>
          <w:numId w:val="12"/>
        </w:numPr>
        <w:rPr>
          <w:rFonts w:ascii="Tahoma" w:hAnsi="Tahoma" w:cs="Tahoma"/>
        </w:rPr>
      </w:pPr>
      <w:r w:rsidRPr="00CE081D">
        <w:rPr>
          <w:rFonts w:ascii="Tahoma" w:hAnsi="Tahoma" w:cs="Tahoma"/>
        </w:rPr>
        <w:t>Swip</w:t>
      </w:r>
      <w:r w:rsidR="000F7C0E" w:rsidRPr="00CE081D">
        <w:rPr>
          <w:rFonts w:ascii="Tahoma" w:hAnsi="Tahoma" w:cs="Tahoma"/>
        </w:rPr>
        <w:t>e</w:t>
      </w:r>
      <w:r w:rsidR="00A03158" w:rsidRPr="00CE081D">
        <w:rPr>
          <w:rFonts w:ascii="Tahoma" w:hAnsi="Tahoma" w:cs="Tahoma"/>
        </w:rPr>
        <w:t xml:space="preserve"> to navigate between group of questions</w:t>
      </w:r>
    </w:p>
    <w:p w14:paraId="3DBD4B91" w14:textId="48CC736F" w:rsidR="00B84315" w:rsidRPr="00CE081D" w:rsidRDefault="00B84315" w:rsidP="000B23E1">
      <w:pPr>
        <w:pStyle w:val="ListParagraph"/>
        <w:numPr>
          <w:ilvl w:val="2"/>
          <w:numId w:val="12"/>
        </w:numPr>
        <w:rPr>
          <w:rFonts w:ascii="Tahoma" w:hAnsi="Tahoma" w:cs="Tahoma"/>
        </w:rPr>
      </w:pPr>
      <w:r w:rsidRPr="00CE081D">
        <w:rPr>
          <w:rFonts w:ascii="Tahoma" w:hAnsi="Tahoma" w:cs="Tahoma"/>
        </w:rPr>
        <w:t>Validate question</w:t>
      </w:r>
    </w:p>
    <w:p w14:paraId="2208DB29" w14:textId="3BCC71DC" w:rsidR="00B84315" w:rsidRPr="00CE081D" w:rsidRDefault="00B84315" w:rsidP="000B23E1">
      <w:pPr>
        <w:pStyle w:val="ListParagraph"/>
        <w:numPr>
          <w:ilvl w:val="2"/>
          <w:numId w:val="12"/>
        </w:numPr>
        <w:rPr>
          <w:rFonts w:ascii="Tahoma" w:hAnsi="Tahoma" w:cs="Tahoma"/>
        </w:rPr>
      </w:pPr>
      <w:r w:rsidRPr="00CE081D">
        <w:rPr>
          <w:rFonts w:ascii="Tahoma" w:hAnsi="Tahoma" w:cs="Tahoma"/>
        </w:rPr>
        <w:t>Offline upload capability (for later upload when there is no internet connection)</w:t>
      </w:r>
    </w:p>
    <w:p w14:paraId="48B73716" w14:textId="3A8756D8" w:rsidR="007838A1" w:rsidRPr="00CE081D" w:rsidRDefault="007838A1" w:rsidP="000B23E1">
      <w:pPr>
        <w:pStyle w:val="ListParagraph"/>
        <w:numPr>
          <w:ilvl w:val="0"/>
          <w:numId w:val="12"/>
        </w:numPr>
        <w:rPr>
          <w:rFonts w:ascii="Tahoma" w:hAnsi="Tahoma" w:cs="Tahoma"/>
        </w:rPr>
      </w:pPr>
      <w:r w:rsidRPr="00CE081D">
        <w:rPr>
          <w:rFonts w:ascii="Tahoma" w:hAnsi="Tahoma" w:cs="Tahoma"/>
        </w:rPr>
        <w:t>On Hold Project</w:t>
      </w:r>
    </w:p>
    <w:p w14:paraId="37C9246E" w14:textId="751B6FDC" w:rsidR="007838A1" w:rsidRPr="00CE081D" w:rsidRDefault="007838A1" w:rsidP="000B23E1">
      <w:pPr>
        <w:pStyle w:val="ListParagraph"/>
        <w:numPr>
          <w:ilvl w:val="1"/>
          <w:numId w:val="12"/>
        </w:numPr>
        <w:rPr>
          <w:rFonts w:ascii="Tahoma" w:hAnsi="Tahoma" w:cs="Tahoma"/>
        </w:rPr>
      </w:pPr>
      <w:r w:rsidRPr="00CE081D">
        <w:rPr>
          <w:rFonts w:ascii="Tahoma" w:hAnsi="Tahoma" w:cs="Tahoma"/>
        </w:rPr>
        <w:t>Project Information</w:t>
      </w:r>
    </w:p>
    <w:p w14:paraId="389F517E" w14:textId="19020631" w:rsidR="007838A1" w:rsidRPr="00CE081D" w:rsidRDefault="007838A1" w:rsidP="000B23E1">
      <w:pPr>
        <w:pStyle w:val="ListParagraph"/>
        <w:numPr>
          <w:ilvl w:val="1"/>
          <w:numId w:val="12"/>
        </w:numPr>
        <w:rPr>
          <w:rFonts w:ascii="Tahoma" w:hAnsi="Tahoma" w:cs="Tahoma"/>
        </w:rPr>
      </w:pPr>
      <w:r w:rsidRPr="00CE081D">
        <w:rPr>
          <w:rFonts w:ascii="Tahoma" w:hAnsi="Tahoma" w:cs="Tahoma"/>
        </w:rPr>
        <w:t>Embed minimal of 3 pictures</w:t>
      </w:r>
    </w:p>
    <w:p w14:paraId="05EF2B81" w14:textId="4364A1A5" w:rsidR="007838A1" w:rsidRPr="00CE081D" w:rsidRDefault="007838A1" w:rsidP="000B23E1">
      <w:pPr>
        <w:pStyle w:val="ListParagraph"/>
        <w:numPr>
          <w:ilvl w:val="1"/>
          <w:numId w:val="12"/>
        </w:numPr>
        <w:rPr>
          <w:rFonts w:ascii="Tahoma" w:hAnsi="Tahoma" w:cs="Tahoma"/>
        </w:rPr>
      </w:pPr>
      <w:r w:rsidRPr="00CE081D">
        <w:rPr>
          <w:rFonts w:ascii="Tahoma" w:hAnsi="Tahoma" w:cs="Tahoma"/>
        </w:rPr>
        <w:t>On Hold Reason field</w:t>
      </w:r>
    </w:p>
    <w:p w14:paraId="67B15475" w14:textId="5F68BB7E" w:rsidR="007838A1" w:rsidRPr="00CE081D" w:rsidRDefault="007838A1" w:rsidP="000B23E1">
      <w:pPr>
        <w:pStyle w:val="ListParagraph"/>
        <w:numPr>
          <w:ilvl w:val="1"/>
          <w:numId w:val="12"/>
        </w:numPr>
        <w:rPr>
          <w:rFonts w:ascii="Tahoma" w:hAnsi="Tahoma" w:cs="Tahoma"/>
        </w:rPr>
      </w:pPr>
      <w:r w:rsidRPr="00CE081D">
        <w:rPr>
          <w:rFonts w:ascii="Tahoma" w:hAnsi="Tahoma" w:cs="Tahoma"/>
        </w:rPr>
        <w:t>Offline upload capability</w:t>
      </w:r>
    </w:p>
    <w:p w14:paraId="069A101C" w14:textId="6B74FDAE" w:rsidR="007838A1" w:rsidRPr="00CE081D" w:rsidRDefault="007838A1" w:rsidP="000B23E1">
      <w:pPr>
        <w:pStyle w:val="ListParagraph"/>
        <w:numPr>
          <w:ilvl w:val="0"/>
          <w:numId w:val="12"/>
        </w:numPr>
        <w:rPr>
          <w:rFonts w:ascii="Tahoma" w:hAnsi="Tahoma" w:cs="Tahoma"/>
        </w:rPr>
      </w:pPr>
      <w:r w:rsidRPr="00CE081D">
        <w:rPr>
          <w:rFonts w:ascii="Tahoma" w:hAnsi="Tahoma" w:cs="Tahoma"/>
        </w:rPr>
        <w:t>Send Message</w:t>
      </w:r>
    </w:p>
    <w:p w14:paraId="4FEDA8E3" w14:textId="42A80427" w:rsidR="007838A1" w:rsidRPr="00CE081D" w:rsidRDefault="007838A1" w:rsidP="000B23E1">
      <w:pPr>
        <w:pStyle w:val="ListParagraph"/>
        <w:numPr>
          <w:ilvl w:val="1"/>
          <w:numId w:val="12"/>
        </w:numPr>
        <w:rPr>
          <w:rFonts w:ascii="Tahoma" w:hAnsi="Tahoma" w:cs="Tahoma"/>
        </w:rPr>
      </w:pPr>
      <w:r w:rsidRPr="00CE081D">
        <w:rPr>
          <w:rFonts w:ascii="Tahoma" w:hAnsi="Tahoma" w:cs="Tahoma"/>
        </w:rPr>
        <w:t>Project Information</w:t>
      </w:r>
    </w:p>
    <w:p w14:paraId="0234E7AA" w14:textId="14C11C4B" w:rsidR="007838A1" w:rsidRPr="00CE081D" w:rsidRDefault="007838A1" w:rsidP="000B23E1">
      <w:pPr>
        <w:pStyle w:val="ListParagraph"/>
        <w:numPr>
          <w:ilvl w:val="1"/>
          <w:numId w:val="12"/>
        </w:numPr>
        <w:rPr>
          <w:rFonts w:ascii="Tahoma" w:hAnsi="Tahoma" w:cs="Tahoma"/>
        </w:rPr>
      </w:pPr>
      <w:r w:rsidRPr="00CE081D">
        <w:rPr>
          <w:rFonts w:ascii="Tahoma" w:hAnsi="Tahoma" w:cs="Tahoma"/>
        </w:rPr>
        <w:t>Choose message type</w:t>
      </w:r>
    </w:p>
    <w:p w14:paraId="42B42A21" w14:textId="40DFC13A" w:rsidR="007838A1" w:rsidRPr="00CE081D" w:rsidRDefault="007838A1" w:rsidP="000B23E1">
      <w:pPr>
        <w:pStyle w:val="ListParagraph"/>
        <w:numPr>
          <w:ilvl w:val="1"/>
          <w:numId w:val="12"/>
        </w:numPr>
        <w:rPr>
          <w:rFonts w:ascii="Tahoma" w:hAnsi="Tahoma" w:cs="Tahoma"/>
        </w:rPr>
      </w:pPr>
      <w:r w:rsidRPr="00CE081D">
        <w:rPr>
          <w:rFonts w:ascii="Tahoma" w:hAnsi="Tahoma" w:cs="Tahoma"/>
        </w:rPr>
        <w:t>Choose emergency message category</w:t>
      </w:r>
    </w:p>
    <w:p w14:paraId="4F6716BA" w14:textId="77B27FC1" w:rsidR="007838A1" w:rsidRPr="00CE081D" w:rsidRDefault="007838A1" w:rsidP="000B23E1">
      <w:pPr>
        <w:pStyle w:val="ListParagraph"/>
        <w:numPr>
          <w:ilvl w:val="1"/>
          <w:numId w:val="12"/>
        </w:numPr>
        <w:rPr>
          <w:rFonts w:ascii="Tahoma" w:hAnsi="Tahoma" w:cs="Tahoma"/>
        </w:rPr>
      </w:pPr>
      <w:r w:rsidRPr="00CE081D">
        <w:rPr>
          <w:rFonts w:ascii="Tahoma" w:hAnsi="Tahoma" w:cs="Tahoma"/>
        </w:rPr>
        <w:t>Message reason field</w:t>
      </w:r>
    </w:p>
    <w:p w14:paraId="7F6479C1" w14:textId="6342E8C1" w:rsidR="003F2AEA" w:rsidRPr="00CE081D" w:rsidRDefault="007838A1" w:rsidP="000B23E1">
      <w:pPr>
        <w:pStyle w:val="ListParagraph"/>
        <w:numPr>
          <w:ilvl w:val="1"/>
          <w:numId w:val="12"/>
        </w:numPr>
        <w:rPr>
          <w:rFonts w:ascii="Tahoma" w:hAnsi="Tahoma" w:cs="Tahoma"/>
        </w:rPr>
      </w:pPr>
      <w:r w:rsidRPr="00CE081D">
        <w:rPr>
          <w:rFonts w:ascii="Tahoma" w:hAnsi="Tahoma" w:cs="Tahoma"/>
        </w:rPr>
        <w:t>Offline upload capability</w:t>
      </w:r>
    </w:p>
    <w:p w14:paraId="11A03DC1" w14:textId="4B6DDA93" w:rsidR="00AF0345" w:rsidRPr="00CE081D" w:rsidRDefault="00AF0345" w:rsidP="000B23E1">
      <w:pPr>
        <w:pStyle w:val="ListParagraph"/>
        <w:numPr>
          <w:ilvl w:val="1"/>
          <w:numId w:val="12"/>
        </w:numPr>
        <w:rPr>
          <w:rFonts w:ascii="Tahoma" w:hAnsi="Tahoma" w:cs="Tahoma"/>
        </w:rPr>
      </w:pPr>
      <w:r w:rsidRPr="00CE081D">
        <w:rPr>
          <w:rFonts w:ascii="Tahoma" w:hAnsi="Tahoma" w:cs="Tahoma"/>
        </w:rPr>
        <w:t>Embed minimal of 3 pictures</w:t>
      </w:r>
    </w:p>
    <w:p w14:paraId="2A980957" w14:textId="1C702072" w:rsidR="003F2AEA" w:rsidRPr="00CE081D" w:rsidRDefault="00EB1575" w:rsidP="000B23E1">
      <w:pPr>
        <w:pStyle w:val="ListParagraph"/>
        <w:numPr>
          <w:ilvl w:val="0"/>
          <w:numId w:val="12"/>
        </w:numPr>
        <w:rPr>
          <w:rFonts w:ascii="Tahoma" w:hAnsi="Tahoma" w:cs="Tahoma"/>
        </w:rPr>
      </w:pPr>
      <w:r w:rsidRPr="00CE081D">
        <w:rPr>
          <w:rFonts w:ascii="Tahoma" w:hAnsi="Tahoma" w:cs="Tahoma"/>
        </w:rPr>
        <w:t>Setting</w:t>
      </w:r>
    </w:p>
    <w:p w14:paraId="5CE370ED" w14:textId="5AB2635F" w:rsidR="00EB1575" w:rsidRPr="00CE081D" w:rsidRDefault="00EB1575" w:rsidP="000B23E1">
      <w:pPr>
        <w:pStyle w:val="ListParagraph"/>
        <w:numPr>
          <w:ilvl w:val="1"/>
          <w:numId w:val="12"/>
        </w:numPr>
        <w:rPr>
          <w:rFonts w:ascii="Tahoma" w:hAnsi="Tahoma" w:cs="Tahoma"/>
        </w:rPr>
      </w:pPr>
      <w:r w:rsidRPr="00CE081D">
        <w:rPr>
          <w:rFonts w:ascii="Tahoma" w:hAnsi="Tahoma" w:cs="Tahoma"/>
        </w:rPr>
        <w:t>My Profile page (name and phone)</w:t>
      </w:r>
    </w:p>
    <w:p w14:paraId="2C85576F" w14:textId="72F25C5A" w:rsidR="00B53154" w:rsidRPr="00CE081D" w:rsidRDefault="00B53154" w:rsidP="000B23E1">
      <w:pPr>
        <w:pStyle w:val="ListParagraph"/>
        <w:numPr>
          <w:ilvl w:val="1"/>
          <w:numId w:val="12"/>
        </w:numPr>
        <w:rPr>
          <w:rFonts w:ascii="Tahoma" w:hAnsi="Tahoma" w:cs="Tahoma"/>
        </w:rPr>
      </w:pPr>
      <w:r w:rsidRPr="00CE081D">
        <w:rPr>
          <w:rFonts w:ascii="Tahoma" w:hAnsi="Tahoma" w:cs="Tahoma"/>
        </w:rPr>
        <w:t xml:space="preserve">Setting to use </w:t>
      </w:r>
      <w:proofErr w:type="spellStart"/>
      <w:r w:rsidRPr="00CE081D">
        <w:rPr>
          <w:rFonts w:ascii="Tahoma" w:hAnsi="Tahoma" w:cs="Tahoma"/>
        </w:rPr>
        <w:t>wify</w:t>
      </w:r>
      <w:proofErr w:type="spellEnd"/>
      <w:r w:rsidRPr="00CE081D">
        <w:rPr>
          <w:rFonts w:ascii="Tahoma" w:hAnsi="Tahoma" w:cs="Tahoma"/>
        </w:rPr>
        <w:t xml:space="preserve"> only or us using cellular</w:t>
      </w:r>
    </w:p>
    <w:p w14:paraId="6019D94E" w14:textId="2F7DEC4B" w:rsidR="00EB1575" w:rsidRPr="00CE081D" w:rsidRDefault="00EB1575" w:rsidP="000B23E1">
      <w:pPr>
        <w:pStyle w:val="ListParagraph"/>
        <w:numPr>
          <w:ilvl w:val="1"/>
          <w:numId w:val="12"/>
        </w:numPr>
        <w:rPr>
          <w:rFonts w:ascii="Tahoma" w:hAnsi="Tahoma" w:cs="Tahoma"/>
        </w:rPr>
      </w:pPr>
      <w:r w:rsidRPr="00CE081D">
        <w:rPr>
          <w:rFonts w:ascii="Tahoma" w:hAnsi="Tahoma" w:cs="Tahoma"/>
        </w:rPr>
        <w:t>Term of Service, Privacy Policy, About</w:t>
      </w:r>
    </w:p>
    <w:p w14:paraId="4657C06D" w14:textId="357D4046" w:rsidR="00EB1575" w:rsidRPr="00CE081D" w:rsidRDefault="00EB1575" w:rsidP="000B23E1">
      <w:pPr>
        <w:pStyle w:val="ListParagraph"/>
        <w:numPr>
          <w:ilvl w:val="1"/>
          <w:numId w:val="12"/>
        </w:numPr>
        <w:rPr>
          <w:rFonts w:ascii="Tahoma" w:hAnsi="Tahoma" w:cs="Tahoma"/>
        </w:rPr>
      </w:pPr>
      <w:r w:rsidRPr="00CE081D">
        <w:rPr>
          <w:rFonts w:ascii="Tahoma" w:hAnsi="Tahoma" w:cs="Tahoma"/>
        </w:rPr>
        <w:t>FAQ (open in app browser)</w:t>
      </w:r>
    </w:p>
    <w:p w14:paraId="567DDC67" w14:textId="5067127E" w:rsidR="00EB1575" w:rsidRPr="00CE081D" w:rsidRDefault="00EB1575" w:rsidP="000B23E1">
      <w:pPr>
        <w:pStyle w:val="ListParagraph"/>
        <w:numPr>
          <w:ilvl w:val="1"/>
          <w:numId w:val="12"/>
        </w:numPr>
        <w:rPr>
          <w:rFonts w:ascii="Tahoma" w:hAnsi="Tahoma" w:cs="Tahoma"/>
        </w:rPr>
      </w:pPr>
      <w:r w:rsidRPr="00CE081D">
        <w:rPr>
          <w:rFonts w:ascii="Tahoma" w:hAnsi="Tahoma" w:cs="Tahoma"/>
        </w:rPr>
        <w:t>Contact Us</w:t>
      </w:r>
      <w:r w:rsidR="00B53154" w:rsidRPr="00CE081D">
        <w:rPr>
          <w:rFonts w:ascii="Tahoma" w:hAnsi="Tahoma" w:cs="Tahoma"/>
        </w:rPr>
        <w:t xml:space="preserve"> (input problem reason, button to FAQ, embed minimal of 3 pictures, no offline upload capability</w:t>
      </w:r>
      <w:r w:rsidR="00AF0345" w:rsidRPr="00CE081D">
        <w:rPr>
          <w:rFonts w:ascii="Tahoma" w:hAnsi="Tahoma" w:cs="Tahoma"/>
        </w:rPr>
        <w:t>, output send email</w:t>
      </w:r>
      <w:r w:rsidR="00B53154" w:rsidRPr="00CE081D">
        <w:rPr>
          <w:rFonts w:ascii="Tahoma" w:hAnsi="Tahoma" w:cs="Tahoma"/>
        </w:rPr>
        <w:t>)</w:t>
      </w:r>
    </w:p>
    <w:p w14:paraId="246BFCD1" w14:textId="5E4A2D6D" w:rsidR="007838A1" w:rsidRPr="00CE081D" w:rsidRDefault="007838A1" w:rsidP="000B23E1">
      <w:pPr>
        <w:pStyle w:val="ListParagraph"/>
        <w:numPr>
          <w:ilvl w:val="0"/>
          <w:numId w:val="12"/>
        </w:numPr>
        <w:rPr>
          <w:rFonts w:ascii="Tahoma" w:hAnsi="Tahoma" w:cs="Tahoma"/>
        </w:rPr>
      </w:pPr>
      <w:r w:rsidRPr="00CE081D">
        <w:rPr>
          <w:rFonts w:ascii="Tahoma" w:hAnsi="Tahoma" w:cs="Tahoma"/>
        </w:rPr>
        <w:t>Other</w:t>
      </w:r>
    </w:p>
    <w:p w14:paraId="5DCEB6DD" w14:textId="5EBD9313" w:rsidR="007838A1" w:rsidRPr="00CE081D" w:rsidRDefault="007838A1" w:rsidP="000B23E1">
      <w:pPr>
        <w:pStyle w:val="ListParagraph"/>
        <w:numPr>
          <w:ilvl w:val="1"/>
          <w:numId w:val="12"/>
        </w:numPr>
        <w:rPr>
          <w:rFonts w:ascii="Tahoma" w:hAnsi="Tahoma" w:cs="Tahoma"/>
        </w:rPr>
      </w:pPr>
      <w:r w:rsidRPr="00CE081D">
        <w:rPr>
          <w:rFonts w:ascii="Tahoma" w:hAnsi="Tahoma" w:cs="Tahoma"/>
        </w:rPr>
        <w:t>Push Notification</w:t>
      </w:r>
    </w:p>
    <w:p w14:paraId="4B1CE295" w14:textId="30C9F9CA" w:rsidR="007838A1" w:rsidRPr="00CE081D" w:rsidRDefault="007838A1" w:rsidP="000B23E1">
      <w:pPr>
        <w:pStyle w:val="ListParagraph"/>
        <w:numPr>
          <w:ilvl w:val="2"/>
          <w:numId w:val="12"/>
        </w:numPr>
        <w:rPr>
          <w:rFonts w:ascii="Tahoma" w:hAnsi="Tahoma" w:cs="Tahoma"/>
        </w:rPr>
      </w:pPr>
      <w:r w:rsidRPr="00CE081D">
        <w:rPr>
          <w:rFonts w:ascii="Tahoma" w:hAnsi="Tahoma" w:cs="Tahoma"/>
        </w:rPr>
        <w:t>Inbox system for grouping upcoming push notification items</w:t>
      </w:r>
    </w:p>
    <w:p w14:paraId="7E67DEDE" w14:textId="7662C46E" w:rsidR="007838A1" w:rsidRPr="00CE081D" w:rsidRDefault="00370F3C" w:rsidP="000B23E1">
      <w:pPr>
        <w:pStyle w:val="ListParagraph"/>
        <w:numPr>
          <w:ilvl w:val="2"/>
          <w:numId w:val="12"/>
        </w:numPr>
        <w:rPr>
          <w:rFonts w:ascii="Tahoma" w:hAnsi="Tahoma" w:cs="Tahoma"/>
        </w:rPr>
      </w:pPr>
      <w:r w:rsidRPr="00CE081D">
        <w:rPr>
          <w:rFonts w:ascii="Tahoma" w:hAnsi="Tahoma" w:cs="Tahoma"/>
        </w:rPr>
        <w:t>Action handler, tap on</w:t>
      </w:r>
      <w:r w:rsidR="007838A1" w:rsidRPr="00CE081D">
        <w:rPr>
          <w:rFonts w:ascii="Tahoma" w:hAnsi="Tahoma" w:cs="Tahoma"/>
        </w:rPr>
        <w:t xml:space="preserve"> notification will directly open selected project</w:t>
      </w:r>
    </w:p>
    <w:p w14:paraId="5DF05A7B" w14:textId="53AE34D1" w:rsidR="007838A1" w:rsidRPr="00CE081D" w:rsidRDefault="007838A1" w:rsidP="000B23E1">
      <w:pPr>
        <w:pStyle w:val="ListParagraph"/>
        <w:numPr>
          <w:ilvl w:val="2"/>
          <w:numId w:val="12"/>
        </w:numPr>
        <w:rPr>
          <w:rFonts w:ascii="Tahoma" w:hAnsi="Tahoma" w:cs="Tahoma"/>
        </w:rPr>
      </w:pPr>
      <w:r w:rsidRPr="00CE081D">
        <w:rPr>
          <w:rFonts w:ascii="Tahoma" w:hAnsi="Tahoma" w:cs="Tahoma"/>
        </w:rPr>
        <w:t>Silent Push notification for getting device long</w:t>
      </w:r>
      <w:r w:rsidR="00FD4170" w:rsidRPr="00CE081D">
        <w:rPr>
          <w:rFonts w:ascii="Tahoma" w:hAnsi="Tahoma" w:cs="Tahoma"/>
        </w:rPr>
        <w:t>itude</w:t>
      </w:r>
      <w:r w:rsidRPr="00CE081D">
        <w:rPr>
          <w:rFonts w:ascii="Tahoma" w:hAnsi="Tahoma" w:cs="Tahoma"/>
        </w:rPr>
        <w:t xml:space="preserve"> </w:t>
      </w:r>
      <w:r w:rsidR="00FD4170" w:rsidRPr="00CE081D">
        <w:rPr>
          <w:rFonts w:ascii="Tahoma" w:hAnsi="Tahoma" w:cs="Tahoma"/>
        </w:rPr>
        <w:t xml:space="preserve">and </w:t>
      </w:r>
      <w:r w:rsidRPr="00CE081D">
        <w:rPr>
          <w:rFonts w:ascii="Tahoma" w:hAnsi="Tahoma" w:cs="Tahoma"/>
        </w:rPr>
        <w:t>lat</w:t>
      </w:r>
      <w:r w:rsidR="00FD4170" w:rsidRPr="00CE081D">
        <w:rPr>
          <w:rFonts w:ascii="Tahoma" w:hAnsi="Tahoma" w:cs="Tahoma"/>
        </w:rPr>
        <w:t>itude</w:t>
      </w:r>
      <w:r w:rsidRPr="00CE081D">
        <w:rPr>
          <w:rFonts w:ascii="Tahoma" w:hAnsi="Tahoma" w:cs="Tahoma"/>
        </w:rPr>
        <w:t xml:space="preserve"> silently</w:t>
      </w:r>
    </w:p>
    <w:p w14:paraId="1E21E5A0" w14:textId="2F17486A" w:rsidR="00EB1575" w:rsidRPr="00CE081D" w:rsidRDefault="00EB1575" w:rsidP="000B23E1">
      <w:pPr>
        <w:pStyle w:val="ListParagraph"/>
        <w:numPr>
          <w:ilvl w:val="1"/>
          <w:numId w:val="12"/>
        </w:numPr>
        <w:rPr>
          <w:rFonts w:ascii="Tahoma" w:hAnsi="Tahoma" w:cs="Tahoma"/>
        </w:rPr>
      </w:pPr>
      <w:r w:rsidRPr="00CE081D">
        <w:rPr>
          <w:rFonts w:ascii="Tahoma" w:hAnsi="Tahoma" w:cs="Tahoma"/>
        </w:rPr>
        <w:t xml:space="preserve">Error Reporting with </w:t>
      </w:r>
      <w:r w:rsidR="00474434" w:rsidRPr="00CE081D">
        <w:rPr>
          <w:rFonts w:ascii="Tahoma" w:hAnsi="Tahoma" w:cs="Tahoma"/>
        </w:rPr>
        <w:t>Crash Analytics</w:t>
      </w:r>
    </w:p>
    <w:p w14:paraId="2A4324FF" w14:textId="1257E9C9" w:rsidR="00B53154" w:rsidRPr="00CE081D" w:rsidRDefault="00AF0345" w:rsidP="000B23E1">
      <w:pPr>
        <w:pStyle w:val="ListParagraph"/>
        <w:numPr>
          <w:ilvl w:val="1"/>
          <w:numId w:val="12"/>
        </w:numPr>
        <w:rPr>
          <w:rFonts w:ascii="Tahoma" w:hAnsi="Tahoma" w:cs="Tahoma"/>
        </w:rPr>
      </w:pPr>
      <w:r w:rsidRPr="00CE081D">
        <w:rPr>
          <w:rFonts w:ascii="Tahoma" w:hAnsi="Tahoma" w:cs="Tahoma"/>
        </w:rPr>
        <w:t>Tutorial</w:t>
      </w:r>
      <w:r w:rsidR="00B53154" w:rsidRPr="00CE081D">
        <w:rPr>
          <w:rFonts w:ascii="Tahoma" w:hAnsi="Tahoma" w:cs="Tahoma"/>
        </w:rPr>
        <w:t xml:space="preserve"> with scrollable images</w:t>
      </w:r>
      <w:r w:rsidRPr="00CE081D">
        <w:rPr>
          <w:rFonts w:ascii="Tahoma" w:hAnsi="Tahoma" w:cs="Tahoma"/>
        </w:rPr>
        <w:t xml:space="preserve"> and shows when first time use.</w:t>
      </w:r>
    </w:p>
    <w:p w14:paraId="722CD75D" w14:textId="77777777" w:rsidR="002C39D7" w:rsidRPr="00CE081D" w:rsidRDefault="002C39D7" w:rsidP="00F764AF">
      <w:pPr>
        <w:rPr>
          <w:rFonts w:ascii="Tahoma" w:hAnsi="Tahoma" w:cs="Tahoma"/>
        </w:rPr>
      </w:pPr>
    </w:p>
    <w:p w14:paraId="3D4EF3E9" w14:textId="77777777" w:rsidR="002C39D7" w:rsidRPr="00CE081D" w:rsidRDefault="002C39D7" w:rsidP="00F764AF">
      <w:pPr>
        <w:rPr>
          <w:rFonts w:ascii="Tahoma" w:hAnsi="Tahoma" w:cs="Tahoma"/>
        </w:rPr>
      </w:pPr>
    </w:p>
    <w:p w14:paraId="18F0057E" w14:textId="77777777" w:rsidR="002C39D7" w:rsidRPr="00CE081D" w:rsidRDefault="002C39D7" w:rsidP="00F764AF">
      <w:pPr>
        <w:rPr>
          <w:rFonts w:ascii="Tahoma" w:hAnsi="Tahoma" w:cs="Tahoma"/>
        </w:rPr>
      </w:pPr>
    </w:p>
    <w:p w14:paraId="4B0F7010" w14:textId="77777777" w:rsidR="002C39D7" w:rsidRPr="00CE081D" w:rsidRDefault="002C39D7" w:rsidP="00F764AF">
      <w:pPr>
        <w:rPr>
          <w:rFonts w:ascii="Tahoma" w:hAnsi="Tahoma" w:cs="Tahoma"/>
        </w:rPr>
      </w:pPr>
    </w:p>
    <w:p w14:paraId="2A4B05FB" w14:textId="77777777" w:rsidR="002C39D7" w:rsidRPr="00CE081D" w:rsidRDefault="002C39D7" w:rsidP="00F764AF">
      <w:pPr>
        <w:rPr>
          <w:rFonts w:ascii="Tahoma" w:hAnsi="Tahoma" w:cs="Tahoma"/>
        </w:rPr>
      </w:pPr>
    </w:p>
    <w:p w14:paraId="1B3144CE" w14:textId="77777777" w:rsidR="002C39D7" w:rsidRPr="00CE081D" w:rsidRDefault="002C39D7" w:rsidP="00F764AF">
      <w:pPr>
        <w:rPr>
          <w:rFonts w:ascii="Tahoma" w:hAnsi="Tahoma" w:cs="Tahoma"/>
        </w:rPr>
      </w:pPr>
    </w:p>
    <w:p w14:paraId="4C29456A" w14:textId="77777777" w:rsidR="002C39D7" w:rsidRPr="00CE081D" w:rsidRDefault="002C39D7" w:rsidP="00F764AF">
      <w:pPr>
        <w:rPr>
          <w:rFonts w:ascii="Tahoma" w:hAnsi="Tahoma" w:cs="Tahoma"/>
        </w:rPr>
      </w:pPr>
    </w:p>
    <w:p w14:paraId="5C1C7071" w14:textId="77777777" w:rsidR="00B53154" w:rsidRPr="00CE081D" w:rsidRDefault="00B53154" w:rsidP="00F764AF">
      <w:pPr>
        <w:rPr>
          <w:rFonts w:ascii="Tahoma" w:hAnsi="Tahoma" w:cs="Tahoma"/>
        </w:rPr>
      </w:pPr>
    </w:p>
    <w:p w14:paraId="4A1297D6" w14:textId="77777777" w:rsidR="00B53154" w:rsidRPr="00CE081D" w:rsidRDefault="00B53154" w:rsidP="00F764AF">
      <w:pPr>
        <w:rPr>
          <w:rFonts w:ascii="Tahoma" w:hAnsi="Tahoma" w:cs="Tahoma"/>
        </w:rPr>
      </w:pPr>
    </w:p>
    <w:p w14:paraId="4657BF17" w14:textId="77777777" w:rsidR="00B53154" w:rsidRPr="00CE081D" w:rsidRDefault="00B53154" w:rsidP="00F764AF">
      <w:pPr>
        <w:rPr>
          <w:rFonts w:ascii="Tahoma" w:hAnsi="Tahoma" w:cs="Tahoma"/>
        </w:rPr>
      </w:pPr>
    </w:p>
    <w:p w14:paraId="2F4AA0BC" w14:textId="77777777" w:rsidR="00B53154" w:rsidRPr="00CE081D" w:rsidRDefault="00B53154" w:rsidP="00F764AF">
      <w:pPr>
        <w:rPr>
          <w:rFonts w:ascii="Tahoma" w:hAnsi="Tahoma" w:cs="Tahoma"/>
        </w:rPr>
      </w:pPr>
    </w:p>
    <w:p w14:paraId="7588DAFF" w14:textId="77777777" w:rsidR="002C39D7" w:rsidRPr="00CE081D" w:rsidRDefault="002C39D7" w:rsidP="00F764AF">
      <w:pPr>
        <w:rPr>
          <w:rFonts w:ascii="Tahoma" w:hAnsi="Tahoma" w:cs="Tahoma"/>
        </w:rPr>
      </w:pPr>
    </w:p>
    <w:p w14:paraId="443E3A10" w14:textId="77777777" w:rsidR="008D622F" w:rsidRPr="00CE081D" w:rsidRDefault="008D622F" w:rsidP="003B467F">
      <w:pPr>
        <w:pStyle w:val="Heading2"/>
        <w:keepNext w:val="0"/>
        <w:pBdr>
          <w:bottom w:val="single" w:sz="24" w:space="1" w:color="auto"/>
        </w:pBdr>
        <w:tabs>
          <w:tab w:val="num" w:pos="720"/>
        </w:tabs>
        <w:spacing w:after="60"/>
        <w:ind w:left="576" w:hanging="576"/>
        <w:rPr>
          <w:rFonts w:ascii="Tahoma" w:hAnsi="Tahoma" w:cs="Tahoma"/>
          <w:lang w:val="id-ID"/>
        </w:rPr>
      </w:pPr>
      <w:bookmarkStart w:id="11" w:name="_Toc44766069"/>
      <w:bookmarkStart w:id="12" w:name="_Toc67471880"/>
      <w:bookmarkStart w:id="13" w:name="_Toc465763551"/>
      <w:bookmarkEnd w:id="6"/>
      <w:r w:rsidRPr="00CE081D">
        <w:rPr>
          <w:rFonts w:ascii="Tahoma" w:hAnsi="Tahoma" w:cs="Tahoma"/>
          <w:lang w:val="id-ID"/>
        </w:rPr>
        <w:t xml:space="preserve">Dependent/Related </w:t>
      </w:r>
      <w:bookmarkEnd w:id="11"/>
      <w:bookmarkEnd w:id="12"/>
      <w:r w:rsidRPr="00CE081D">
        <w:rPr>
          <w:rFonts w:ascii="Tahoma" w:hAnsi="Tahoma" w:cs="Tahoma"/>
          <w:lang w:val="id-ID"/>
        </w:rPr>
        <w:t>Projects</w:t>
      </w:r>
      <w:bookmarkEnd w:id="13"/>
    </w:p>
    <w:p w14:paraId="22464584" w14:textId="77777777" w:rsidR="00C646B4" w:rsidRPr="00CE081D" w:rsidRDefault="006917AF" w:rsidP="003B467F">
      <w:pPr>
        <w:pStyle w:val="Caption"/>
        <w:keepNext/>
        <w:rPr>
          <w:rFonts w:ascii="Tahoma" w:hAnsi="Tahoma" w:cs="Tahoma"/>
          <w:sz w:val="18"/>
          <w:szCs w:val="18"/>
        </w:rPr>
      </w:pPr>
      <w:bookmarkStart w:id="14" w:name="_Toc416880068"/>
      <w:bookmarkStart w:id="15" w:name="_Toc465952334"/>
      <w:r w:rsidRPr="00CE081D">
        <w:rPr>
          <w:rFonts w:ascii="Tahoma" w:hAnsi="Tahoma" w:cs="Tahoma"/>
          <w:sz w:val="18"/>
          <w:szCs w:val="18"/>
        </w:rPr>
        <w:t>Table</w:t>
      </w:r>
      <w:r w:rsidR="00C1109A" w:rsidRPr="00CE081D">
        <w:rPr>
          <w:rFonts w:ascii="Tahoma" w:hAnsi="Tahoma" w:cs="Tahoma"/>
          <w:sz w:val="18"/>
          <w:szCs w:val="18"/>
        </w:rPr>
        <w:t xml:space="preserve"> </w:t>
      </w:r>
      <w:r w:rsidR="00EF4DD3" w:rsidRPr="00CE081D">
        <w:rPr>
          <w:rFonts w:ascii="Tahoma" w:hAnsi="Tahoma" w:cs="Tahoma"/>
          <w:sz w:val="18"/>
          <w:szCs w:val="18"/>
        </w:rPr>
        <w:fldChar w:fldCharType="begin"/>
      </w:r>
      <w:r w:rsidR="00C1109A" w:rsidRPr="00CE081D">
        <w:rPr>
          <w:rFonts w:ascii="Tahoma" w:hAnsi="Tahoma" w:cs="Tahoma"/>
          <w:sz w:val="18"/>
          <w:szCs w:val="18"/>
        </w:rPr>
        <w:instrText xml:space="preserve"> SEQ Tabel \* ARABIC </w:instrText>
      </w:r>
      <w:r w:rsidR="00EF4DD3" w:rsidRPr="00CE081D">
        <w:rPr>
          <w:rFonts w:ascii="Tahoma" w:hAnsi="Tahoma" w:cs="Tahoma"/>
          <w:sz w:val="18"/>
          <w:szCs w:val="18"/>
        </w:rPr>
        <w:fldChar w:fldCharType="separate"/>
      </w:r>
      <w:r w:rsidR="00FB457A" w:rsidRPr="00CE081D">
        <w:rPr>
          <w:rFonts w:ascii="Tahoma" w:hAnsi="Tahoma" w:cs="Tahoma"/>
          <w:noProof/>
          <w:sz w:val="18"/>
          <w:szCs w:val="18"/>
        </w:rPr>
        <w:t>1</w:t>
      </w:r>
      <w:r w:rsidR="00EF4DD3" w:rsidRPr="00CE081D">
        <w:rPr>
          <w:rFonts w:ascii="Tahoma" w:hAnsi="Tahoma" w:cs="Tahoma"/>
          <w:sz w:val="18"/>
          <w:szCs w:val="18"/>
        </w:rPr>
        <w:fldChar w:fldCharType="end"/>
      </w:r>
      <w:r w:rsidR="00C1109A" w:rsidRPr="00CE081D">
        <w:rPr>
          <w:rFonts w:ascii="Tahoma" w:hAnsi="Tahoma" w:cs="Tahoma"/>
          <w:sz w:val="18"/>
          <w:szCs w:val="18"/>
        </w:rPr>
        <w:t xml:space="preserve"> </w:t>
      </w:r>
      <w:r w:rsidR="00C646B4" w:rsidRPr="00CE081D">
        <w:rPr>
          <w:rFonts w:ascii="Tahoma" w:hAnsi="Tahoma" w:cs="Tahoma"/>
          <w:sz w:val="18"/>
          <w:szCs w:val="18"/>
        </w:rPr>
        <w:t>Dependent</w:t>
      </w:r>
      <w:r w:rsidR="00E46C78" w:rsidRPr="00CE081D">
        <w:rPr>
          <w:rFonts w:ascii="Tahoma" w:hAnsi="Tahoma" w:cs="Tahoma"/>
          <w:sz w:val="18"/>
          <w:szCs w:val="18"/>
        </w:rPr>
        <w:t xml:space="preserve"> </w:t>
      </w:r>
      <w:r w:rsidR="00C646B4" w:rsidRPr="00CE081D">
        <w:rPr>
          <w:rFonts w:ascii="Tahoma" w:hAnsi="Tahoma" w:cs="Tahoma"/>
          <w:sz w:val="18"/>
          <w:szCs w:val="18"/>
        </w:rPr>
        <w:t>/</w:t>
      </w:r>
      <w:r w:rsidR="00E46C78" w:rsidRPr="00CE081D">
        <w:rPr>
          <w:rFonts w:ascii="Tahoma" w:hAnsi="Tahoma" w:cs="Tahoma"/>
          <w:sz w:val="18"/>
          <w:szCs w:val="18"/>
        </w:rPr>
        <w:t xml:space="preserve"> </w:t>
      </w:r>
      <w:r w:rsidR="00C646B4" w:rsidRPr="00CE081D">
        <w:rPr>
          <w:rFonts w:ascii="Tahoma" w:hAnsi="Tahoma" w:cs="Tahoma"/>
          <w:sz w:val="18"/>
          <w:szCs w:val="18"/>
        </w:rPr>
        <w:t>Related Projects</w:t>
      </w:r>
      <w:bookmarkEnd w:id="14"/>
      <w:bookmarkEnd w:id="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2"/>
        <w:gridCol w:w="1923"/>
        <w:gridCol w:w="3294"/>
        <w:gridCol w:w="3737"/>
      </w:tblGrid>
      <w:tr w:rsidR="00685EBC" w:rsidRPr="00CE081D" w14:paraId="407E43CF" w14:textId="77777777" w:rsidTr="0021300C">
        <w:tc>
          <w:tcPr>
            <w:tcW w:w="325" w:type="pct"/>
            <w:shd w:val="clear" w:color="auto" w:fill="E6E6E6"/>
            <w:vAlign w:val="center"/>
          </w:tcPr>
          <w:p w14:paraId="7CE59A4A" w14:textId="77777777" w:rsidR="00685EBC" w:rsidRPr="00CE081D" w:rsidRDefault="00D0000B" w:rsidP="003B467F">
            <w:pPr>
              <w:rPr>
                <w:rFonts w:ascii="Tahoma" w:hAnsi="Tahoma" w:cs="Tahoma"/>
                <w:b/>
                <w:bCs/>
              </w:rPr>
            </w:pPr>
            <w:r w:rsidRPr="00CE081D">
              <w:rPr>
                <w:rFonts w:ascii="Tahoma" w:hAnsi="Tahoma" w:cs="Tahoma"/>
                <w:b/>
                <w:bCs/>
              </w:rPr>
              <w:t>No</w:t>
            </w:r>
          </w:p>
        </w:tc>
        <w:tc>
          <w:tcPr>
            <w:tcW w:w="1004" w:type="pct"/>
            <w:shd w:val="clear" w:color="auto" w:fill="E6E6E6"/>
            <w:vAlign w:val="center"/>
          </w:tcPr>
          <w:p w14:paraId="0F5CF1B6" w14:textId="77777777" w:rsidR="00685EBC" w:rsidRPr="00CE081D" w:rsidRDefault="00685EBC" w:rsidP="003B467F">
            <w:pPr>
              <w:rPr>
                <w:rFonts w:ascii="Tahoma" w:hAnsi="Tahoma" w:cs="Tahoma"/>
                <w:b/>
                <w:bCs/>
              </w:rPr>
            </w:pPr>
            <w:r w:rsidRPr="00CE081D">
              <w:rPr>
                <w:rFonts w:ascii="Tahoma" w:hAnsi="Tahoma" w:cs="Tahoma"/>
                <w:b/>
                <w:bCs/>
              </w:rPr>
              <w:t>Project Name</w:t>
            </w:r>
          </w:p>
        </w:tc>
        <w:tc>
          <w:tcPr>
            <w:tcW w:w="1720" w:type="pct"/>
            <w:shd w:val="clear" w:color="auto" w:fill="E6E6E6"/>
            <w:vAlign w:val="center"/>
          </w:tcPr>
          <w:p w14:paraId="7BB18B16" w14:textId="77777777" w:rsidR="00685EBC" w:rsidRPr="00CE081D" w:rsidRDefault="00685EBC" w:rsidP="003B467F">
            <w:pPr>
              <w:rPr>
                <w:rFonts w:ascii="Tahoma" w:hAnsi="Tahoma" w:cs="Tahoma"/>
                <w:b/>
                <w:bCs/>
              </w:rPr>
            </w:pPr>
            <w:r w:rsidRPr="00CE081D">
              <w:rPr>
                <w:rFonts w:ascii="Tahoma" w:hAnsi="Tahoma" w:cs="Tahoma"/>
                <w:b/>
                <w:bCs/>
              </w:rPr>
              <w:t>Dependency Description</w:t>
            </w:r>
          </w:p>
        </w:tc>
        <w:tc>
          <w:tcPr>
            <w:tcW w:w="1951" w:type="pct"/>
            <w:shd w:val="clear" w:color="auto" w:fill="E6E6E6"/>
            <w:vAlign w:val="center"/>
          </w:tcPr>
          <w:p w14:paraId="6531BF21" w14:textId="77777777" w:rsidR="00685EBC" w:rsidRPr="00CE081D" w:rsidRDefault="00685EBC" w:rsidP="003B467F">
            <w:pPr>
              <w:rPr>
                <w:rFonts w:ascii="Tahoma" w:hAnsi="Tahoma" w:cs="Tahoma"/>
                <w:b/>
                <w:bCs/>
              </w:rPr>
            </w:pPr>
            <w:r w:rsidRPr="00CE081D">
              <w:rPr>
                <w:rFonts w:ascii="Tahoma" w:hAnsi="Tahoma" w:cs="Tahoma"/>
                <w:b/>
                <w:bCs/>
              </w:rPr>
              <w:t xml:space="preserve">Reference Documents </w:t>
            </w:r>
            <w:r w:rsidR="00E424A0" w:rsidRPr="00CE081D">
              <w:rPr>
                <w:rFonts w:ascii="Tahoma" w:hAnsi="Tahoma" w:cs="Tahoma"/>
                <w:b/>
                <w:bCs/>
              </w:rPr>
              <w:t>Name</w:t>
            </w:r>
          </w:p>
        </w:tc>
      </w:tr>
      <w:tr w:rsidR="00685EBC" w:rsidRPr="00CE081D" w14:paraId="5E22C43F" w14:textId="77777777" w:rsidTr="0021300C">
        <w:tc>
          <w:tcPr>
            <w:tcW w:w="325" w:type="pct"/>
            <w:vAlign w:val="center"/>
          </w:tcPr>
          <w:p w14:paraId="61080658" w14:textId="6F2BA987" w:rsidR="00685EBC" w:rsidRPr="00CE081D" w:rsidRDefault="00D03D31" w:rsidP="003B467F">
            <w:pPr>
              <w:rPr>
                <w:rFonts w:ascii="Tahoma" w:hAnsi="Tahoma" w:cs="Tahoma"/>
              </w:rPr>
            </w:pPr>
            <w:r w:rsidRPr="00CE081D">
              <w:rPr>
                <w:rFonts w:ascii="Tahoma" w:hAnsi="Tahoma" w:cs="Tahoma"/>
              </w:rPr>
              <w:t>N/A</w:t>
            </w:r>
          </w:p>
        </w:tc>
        <w:tc>
          <w:tcPr>
            <w:tcW w:w="1004" w:type="pct"/>
            <w:vAlign w:val="center"/>
          </w:tcPr>
          <w:p w14:paraId="0BE85303" w14:textId="39758E19" w:rsidR="00685EBC" w:rsidRPr="00CE081D" w:rsidRDefault="00D03D31" w:rsidP="003B467F">
            <w:pPr>
              <w:rPr>
                <w:rFonts w:ascii="Tahoma" w:hAnsi="Tahoma" w:cs="Tahoma"/>
                <w:color w:val="000000"/>
              </w:rPr>
            </w:pPr>
            <w:r w:rsidRPr="00CE081D">
              <w:rPr>
                <w:rFonts w:ascii="Tahoma" w:hAnsi="Tahoma" w:cs="Tahoma"/>
              </w:rPr>
              <w:t>N/A</w:t>
            </w:r>
          </w:p>
        </w:tc>
        <w:tc>
          <w:tcPr>
            <w:tcW w:w="1720" w:type="pct"/>
            <w:vAlign w:val="center"/>
          </w:tcPr>
          <w:p w14:paraId="6AC542EC" w14:textId="6DD915AB" w:rsidR="00685EBC" w:rsidRPr="00CE081D" w:rsidRDefault="00D03D31" w:rsidP="003B467F">
            <w:pPr>
              <w:rPr>
                <w:rFonts w:ascii="Tahoma" w:hAnsi="Tahoma" w:cs="Tahoma"/>
              </w:rPr>
            </w:pPr>
            <w:r w:rsidRPr="00CE081D">
              <w:rPr>
                <w:rFonts w:ascii="Tahoma" w:hAnsi="Tahoma" w:cs="Tahoma"/>
              </w:rPr>
              <w:t>N/A</w:t>
            </w:r>
          </w:p>
        </w:tc>
        <w:tc>
          <w:tcPr>
            <w:tcW w:w="1951" w:type="pct"/>
            <w:vAlign w:val="center"/>
          </w:tcPr>
          <w:p w14:paraId="2CA557B7" w14:textId="3C213C74" w:rsidR="00685EBC" w:rsidRPr="00CE081D" w:rsidRDefault="00D03D31" w:rsidP="003B467F">
            <w:pPr>
              <w:rPr>
                <w:rFonts w:ascii="Tahoma" w:hAnsi="Tahoma" w:cs="Tahoma"/>
              </w:rPr>
            </w:pPr>
            <w:r w:rsidRPr="00CE081D">
              <w:rPr>
                <w:rFonts w:ascii="Tahoma" w:hAnsi="Tahoma" w:cs="Tahoma"/>
              </w:rPr>
              <w:t>N/A</w:t>
            </w:r>
          </w:p>
        </w:tc>
      </w:tr>
    </w:tbl>
    <w:p w14:paraId="1336FE13" w14:textId="77777777" w:rsidR="00B5583D" w:rsidRPr="00CE081D" w:rsidRDefault="00B5583D" w:rsidP="003B467F">
      <w:pPr>
        <w:rPr>
          <w:rFonts w:ascii="Tahoma" w:hAnsi="Tahoma" w:cs="Tahoma"/>
          <w:color w:val="FF0000"/>
        </w:rPr>
      </w:pPr>
    </w:p>
    <w:p w14:paraId="3FBDE9D5" w14:textId="77777777" w:rsidR="009F47BE" w:rsidRPr="00CE081D" w:rsidRDefault="009F47BE" w:rsidP="003B467F">
      <w:pPr>
        <w:pStyle w:val="Heading1"/>
        <w:tabs>
          <w:tab w:val="clear" w:pos="2736"/>
          <w:tab w:val="num" w:pos="810"/>
        </w:tabs>
        <w:ind w:left="806" w:hanging="734"/>
        <w:rPr>
          <w:rFonts w:ascii="Tahoma" w:hAnsi="Tahoma" w:cs="Tahoma"/>
          <w:lang w:val="id-ID"/>
        </w:rPr>
      </w:pPr>
      <w:bookmarkStart w:id="16" w:name="_Toc465763552"/>
      <w:r w:rsidRPr="00CE081D">
        <w:rPr>
          <w:rFonts w:ascii="Tahoma" w:hAnsi="Tahoma" w:cs="Tahoma"/>
          <w:lang w:val="id-ID"/>
        </w:rPr>
        <w:lastRenderedPageBreak/>
        <w:t>Business Requiremen</w:t>
      </w:r>
      <w:r w:rsidR="004F05BE" w:rsidRPr="00CE081D">
        <w:rPr>
          <w:rFonts w:ascii="Tahoma" w:hAnsi="Tahoma" w:cs="Tahoma"/>
          <w:lang w:val="id-ID"/>
        </w:rPr>
        <w:t>t (BR)</w:t>
      </w:r>
      <w:bookmarkEnd w:id="16"/>
    </w:p>
    <w:p w14:paraId="35A6CFD0" w14:textId="77777777" w:rsidR="00912EF1" w:rsidRPr="00CE081D" w:rsidRDefault="006917AF" w:rsidP="006F7D76">
      <w:pPr>
        <w:pStyle w:val="Caption"/>
        <w:rPr>
          <w:rFonts w:ascii="Tahoma" w:hAnsi="Tahoma" w:cs="Tahoma"/>
          <w:iCs/>
        </w:rPr>
      </w:pPr>
      <w:bookmarkStart w:id="17" w:name="_Toc416880066"/>
      <w:bookmarkStart w:id="18" w:name="_Toc465952335"/>
      <w:r w:rsidRPr="00CE081D">
        <w:rPr>
          <w:rFonts w:ascii="Tahoma" w:hAnsi="Tahoma" w:cs="Tahoma"/>
          <w:sz w:val="18"/>
          <w:szCs w:val="18"/>
        </w:rPr>
        <w:t>Table</w:t>
      </w:r>
      <w:r w:rsidR="00912EF1" w:rsidRPr="00CE081D">
        <w:rPr>
          <w:rFonts w:ascii="Tahoma" w:hAnsi="Tahoma" w:cs="Tahoma"/>
          <w:sz w:val="18"/>
          <w:szCs w:val="18"/>
        </w:rPr>
        <w:t xml:space="preserve"> </w:t>
      </w:r>
      <w:r w:rsidR="00EF4DD3" w:rsidRPr="00CE081D">
        <w:rPr>
          <w:rFonts w:ascii="Tahoma" w:hAnsi="Tahoma" w:cs="Tahoma"/>
          <w:sz w:val="18"/>
          <w:szCs w:val="18"/>
        </w:rPr>
        <w:fldChar w:fldCharType="begin"/>
      </w:r>
      <w:r w:rsidR="00912EF1" w:rsidRPr="00CE081D">
        <w:rPr>
          <w:rFonts w:ascii="Tahoma" w:hAnsi="Tahoma" w:cs="Tahoma"/>
          <w:sz w:val="18"/>
          <w:szCs w:val="18"/>
        </w:rPr>
        <w:instrText xml:space="preserve"> SEQ Tabel \* ARABIC </w:instrText>
      </w:r>
      <w:r w:rsidR="00EF4DD3" w:rsidRPr="00CE081D">
        <w:rPr>
          <w:rFonts w:ascii="Tahoma" w:hAnsi="Tahoma" w:cs="Tahoma"/>
          <w:sz w:val="18"/>
          <w:szCs w:val="18"/>
        </w:rPr>
        <w:fldChar w:fldCharType="separate"/>
      </w:r>
      <w:r w:rsidR="00FB457A" w:rsidRPr="00CE081D">
        <w:rPr>
          <w:rFonts w:ascii="Tahoma" w:hAnsi="Tahoma" w:cs="Tahoma"/>
          <w:noProof/>
          <w:sz w:val="18"/>
          <w:szCs w:val="18"/>
        </w:rPr>
        <w:t>2</w:t>
      </w:r>
      <w:r w:rsidR="00EF4DD3" w:rsidRPr="00CE081D">
        <w:rPr>
          <w:rFonts w:ascii="Tahoma" w:hAnsi="Tahoma" w:cs="Tahoma"/>
          <w:sz w:val="18"/>
          <w:szCs w:val="18"/>
        </w:rPr>
        <w:fldChar w:fldCharType="end"/>
      </w:r>
      <w:r w:rsidR="00912EF1" w:rsidRPr="00CE081D">
        <w:rPr>
          <w:rFonts w:ascii="Tahoma" w:hAnsi="Tahoma" w:cs="Tahoma"/>
          <w:sz w:val="18"/>
          <w:szCs w:val="18"/>
        </w:rPr>
        <w:t xml:space="preserve"> Requirement Summary</w:t>
      </w:r>
      <w:bookmarkEnd w:id="17"/>
      <w:bookmarkEnd w:id="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45"/>
        <w:gridCol w:w="6813"/>
        <w:gridCol w:w="1832"/>
      </w:tblGrid>
      <w:tr w:rsidR="005F71E6" w:rsidRPr="00CE081D" w14:paraId="3BA7F478" w14:textId="77777777" w:rsidTr="008402F5">
        <w:trPr>
          <w:cantSplit/>
          <w:tblHeader/>
        </w:trPr>
        <w:tc>
          <w:tcPr>
            <w:tcW w:w="493" w:type="pct"/>
            <w:shd w:val="clear" w:color="auto" w:fill="E6E6E6"/>
            <w:vAlign w:val="center"/>
          </w:tcPr>
          <w:p w14:paraId="5B7F2F1C" w14:textId="56CE88F4" w:rsidR="005F71E6" w:rsidRPr="00CE081D" w:rsidRDefault="005F71E6" w:rsidP="003B467F">
            <w:pPr>
              <w:jc w:val="center"/>
              <w:rPr>
                <w:rFonts w:ascii="Tahoma" w:hAnsi="Tahoma" w:cs="Tahoma"/>
                <w:b/>
              </w:rPr>
            </w:pPr>
            <w:r w:rsidRPr="00CE081D">
              <w:rPr>
                <w:rFonts w:ascii="Tahoma" w:hAnsi="Tahoma" w:cs="Tahoma"/>
                <w:b/>
                <w:lang w:val="id-ID"/>
              </w:rPr>
              <w:t>BR</w:t>
            </w:r>
            <w:r w:rsidRPr="00CE081D">
              <w:rPr>
                <w:rFonts w:ascii="Tahoma" w:hAnsi="Tahoma" w:cs="Tahoma"/>
                <w:b/>
              </w:rPr>
              <w:t xml:space="preserve"> ID</w:t>
            </w:r>
          </w:p>
        </w:tc>
        <w:tc>
          <w:tcPr>
            <w:tcW w:w="3552" w:type="pct"/>
            <w:shd w:val="clear" w:color="auto" w:fill="E6E6E6"/>
            <w:vAlign w:val="center"/>
          </w:tcPr>
          <w:p w14:paraId="393F2921" w14:textId="77777777" w:rsidR="005F71E6" w:rsidRPr="00CE081D" w:rsidRDefault="005F71E6" w:rsidP="003B467F">
            <w:pPr>
              <w:jc w:val="center"/>
              <w:rPr>
                <w:rFonts w:ascii="Tahoma" w:hAnsi="Tahoma" w:cs="Tahoma"/>
                <w:b/>
                <w:lang w:val="id-ID"/>
              </w:rPr>
            </w:pPr>
            <w:r w:rsidRPr="00CE081D">
              <w:rPr>
                <w:rFonts w:ascii="Tahoma" w:hAnsi="Tahoma" w:cs="Tahoma"/>
                <w:b/>
                <w:lang w:val="id-ID"/>
              </w:rPr>
              <w:t>Description</w:t>
            </w:r>
          </w:p>
        </w:tc>
        <w:tc>
          <w:tcPr>
            <w:tcW w:w="955" w:type="pct"/>
            <w:shd w:val="clear" w:color="auto" w:fill="E6E6E6"/>
          </w:tcPr>
          <w:p w14:paraId="4719964D" w14:textId="77777777" w:rsidR="005F71E6" w:rsidRPr="00CE081D" w:rsidRDefault="00E424A0" w:rsidP="003B467F">
            <w:pPr>
              <w:jc w:val="center"/>
              <w:rPr>
                <w:rFonts w:ascii="Tahoma" w:hAnsi="Tahoma" w:cs="Tahoma"/>
                <w:b/>
              </w:rPr>
            </w:pPr>
            <w:r w:rsidRPr="00CE081D">
              <w:rPr>
                <w:rFonts w:ascii="Tahoma" w:hAnsi="Tahoma" w:cs="Tahoma"/>
                <w:b/>
              </w:rPr>
              <w:t xml:space="preserve">Document </w:t>
            </w:r>
            <w:proofErr w:type="spellStart"/>
            <w:r w:rsidRPr="00CE081D">
              <w:rPr>
                <w:rFonts w:ascii="Tahoma" w:hAnsi="Tahoma" w:cs="Tahoma"/>
                <w:b/>
              </w:rPr>
              <w:t>Ref</w:t>
            </w:r>
            <w:r w:rsidR="006D1279" w:rsidRPr="00CE081D">
              <w:rPr>
                <w:rFonts w:ascii="Tahoma" w:hAnsi="Tahoma" w:cs="Tahoma"/>
                <w:b/>
              </w:rPr>
              <w:t>f</w:t>
            </w:r>
            <w:proofErr w:type="spellEnd"/>
          </w:p>
        </w:tc>
      </w:tr>
      <w:tr w:rsidR="00E424A0" w:rsidRPr="00CE081D" w14:paraId="74AFD476" w14:textId="77777777" w:rsidTr="00D630AC">
        <w:trPr>
          <w:cantSplit/>
          <w:trHeight w:val="439"/>
        </w:trPr>
        <w:tc>
          <w:tcPr>
            <w:tcW w:w="493" w:type="pct"/>
            <w:vAlign w:val="center"/>
          </w:tcPr>
          <w:p w14:paraId="355A7A08" w14:textId="77777777" w:rsidR="00E424A0" w:rsidRPr="00CE081D" w:rsidRDefault="008402F5" w:rsidP="003B467F">
            <w:pPr>
              <w:rPr>
                <w:rFonts w:ascii="Tahoma" w:hAnsi="Tahoma" w:cs="Tahoma"/>
                <w:iCs/>
              </w:rPr>
            </w:pPr>
            <w:r w:rsidRPr="00CE081D">
              <w:rPr>
                <w:rFonts w:ascii="Tahoma" w:hAnsi="Tahoma" w:cs="Tahoma"/>
                <w:iCs/>
              </w:rPr>
              <w:t>BR-1</w:t>
            </w:r>
          </w:p>
        </w:tc>
        <w:tc>
          <w:tcPr>
            <w:tcW w:w="3552" w:type="pct"/>
          </w:tcPr>
          <w:p w14:paraId="6B0867F6" w14:textId="5923311F" w:rsidR="00E424A0" w:rsidRPr="00CE081D" w:rsidRDefault="00184DC1" w:rsidP="00181603">
            <w:pPr>
              <w:rPr>
                <w:rFonts w:ascii="Tahoma" w:hAnsi="Tahoma" w:cs="Tahoma"/>
              </w:rPr>
            </w:pPr>
            <w:r w:rsidRPr="00CE081D">
              <w:rPr>
                <w:rFonts w:ascii="Tahoma" w:hAnsi="Tahoma" w:cs="Tahoma"/>
              </w:rPr>
              <w:t>Have an android based mobile application for online reporting on survey site</w:t>
            </w:r>
          </w:p>
        </w:tc>
        <w:tc>
          <w:tcPr>
            <w:tcW w:w="955" w:type="pct"/>
          </w:tcPr>
          <w:p w14:paraId="3C892727" w14:textId="35DBE683" w:rsidR="00E424A0" w:rsidRPr="00CE081D" w:rsidRDefault="00D64337" w:rsidP="00F648C9">
            <w:pPr>
              <w:rPr>
                <w:rFonts w:ascii="Tahoma" w:hAnsi="Tahoma" w:cs="Tahoma"/>
                <w:iCs/>
              </w:rPr>
            </w:pPr>
            <w:r w:rsidRPr="00CE081D">
              <w:rPr>
                <w:rFonts w:ascii="Tahoma" w:hAnsi="Tahoma" w:cs="Tahoma"/>
                <w:iCs/>
              </w:rPr>
              <w:t>Proposal</w:t>
            </w:r>
          </w:p>
        </w:tc>
      </w:tr>
    </w:tbl>
    <w:p w14:paraId="784FC7CD" w14:textId="77777777" w:rsidR="00A71666" w:rsidRPr="00CE081D" w:rsidRDefault="00A71666" w:rsidP="003B467F">
      <w:pPr>
        <w:pStyle w:val="Heading1"/>
        <w:tabs>
          <w:tab w:val="clear" w:pos="2736"/>
          <w:tab w:val="num" w:pos="810"/>
        </w:tabs>
        <w:ind w:left="806" w:hanging="734"/>
        <w:rPr>
          <w:rFonts w:ascii="Tahoma" w:hAnsi="Tahoma" w:cs="Tahoma"/>
          <w:lang w:val="id-ID"/>
        </w:rPr>
      </w:pPr>
      <w:bookmarkStart w:id="19" w:name="_Toc465763553"/>
      <w:r w:rsidRPr="00CE081D">
        <w:rPr>
          <w:rFonts w:ascii="Tahoma" w:hAnsi="Tahoma" w:cs="Tahoma"/>
          <w:lang w:val="id-ID"/>
        </w:rPr>
        <w:lastRenderedPageBreak/>
        <w:t>Systems Overview</w:t>
      </w:r>
      <w:bookmarkEnd w:id="19"/>
    </w:p>
    <w:p w14:paraId="27B10699" w14:textId="77B29686" w:rsidR="000E7721" w:rsidRPr="00CE081D" w:rsidRDefault="000E7721" w:rsidP="003B467F">
      <w:pPr>
        <w:pStyle w:val="Heading2"/>
        <w:keepNext w:val="0"/>
        <w:pBdr>
          <w:bottom w:val="single" w:sz="24" w:space="1" w:color="auto"/>
        </w:pBdr>
        <w:tabs>
          <w:tab w:val="num" w:pos="720"/>
        </w:tabs>
        <w:spacing w:after="60"/>
        <w:ind w:left="576" w:hanging="576"/>
        <w:rPr>
          <w:rFonts w:ascii="Tahoma" w:hAnsi="Tahoma" w:cs="Tahoma"/>
          <w:lang w:val="id-ID"/>
        </w:rPr>
      </w:pPr>
      <w:bookmarkStart w:id="20" w:name="_Toc465763554"/>
      <w:bookmarkStart w:id="21" w:name="_Toc67471885"/>
      <w:bookmarkStart w:id="22" w:name="_Toc44766067"/>
      <w:r w:rsidRPr="00CE081D">
        <w:rPr>
          <w:rFonts w:ascii="Tahoma" w:hAnsi="Tahoma" w:cs="Tahoma"/>
          <w:lang w:val="id-ID"/>
        </w:rPr>
        <w:t>System Context</w:t>
      </w:r>
      <w:bookmarkEnd w:id="20"/>
    </w:p>
    <w:p w14:paraId="1B5A0A30" w14:textId="7762BC06" w:rsidR="00E424A0" w:rsidRPr="00CE081D" w:rsidRDefault="00E424A0" w:rsidP="003B467F">
      <w:pPr>
        <w:pStyle w:val="Default"/>
        <w:rPr>
          <w:rFonts w:ascii="Tahoma" w:hAnsi="Tahoma" w:cs="Tahoma"/>
          <w:iCs/>
          <w:color w:val="FF0000"/>
          <w:sz w:val="20"/>
          <w:szCs w:val="20"/>
        </w:rPr>
      </w:pPr>
    </w:p>
    <w:p w14:paraId="684581AB" w14:textId="63B74A67" w:rsidR="00E424A0" w:rsidRPr="00CE081D" w:rsidRDefault="00D025D8" w:rsidP="00D025D8">
      <w:pPr>
        <w:pStyle w:val="Caption"/>
        <w:rPr>
          <w:rFonts w:ascii="Tahoma" w:hAnsi="Tahoma" w:cs="Tahoma"/>
          <w:sz w:val="18"/>
        </w:rPr>
      </w:pPr>
      <w:bookmarkStart w:id="23" w:name="_Toc466459235"/>
      <w:r w:rsidRPr="00CE081D">
        <w:rPr>
          <w:rFonts w:ascii="Tahoma" w:hAnsi="Tahoma" w:cs="Tahoma"/>
          <w:sz w:val="18"/>
        </w:rPr>
        <w:t xml:space="preserve">Figure </w:t>
      </w:r>
      <w:r w:rsidR="007C7EC4" w:rsidRPr="00CE081D">
        <w:rPr>
          <w:rFonts w:ascii="Tahoma" w:hAnsi="Tahoma" w:cs="Tahoma"/>
          <w:sz w:val="18"/>
        </w:rPr>
        <w:fldChar w:fldCharType="begin"/>
      </w:r>
      <w:r w:rsidR="007C7EC4" w:rsidRPr="00CE081D">
        <w:rPr>
          <w:rFonts w:ascii="Tahoma" w:hAnsi="Tahoma" w:cs="Tahoma"/>
          <w:sz w:val="18"/>
        </w:rPr>
        <w:instrText xml:space="preserve"> SEQ Figure \* MERGEFORMAT </w:instrText>
      </w:r>
      <w:r w:rsidR="007C7EC4" w:rsidRPr="00CE081D">
        <w:rPr>
          <w:rFonts w:ascii="Tahoma" w:hAnsi="Tahoma" w:cs="Tahoma"/>
          <w:sz w:val="18"/>
        </w:rPr>
        <w:fldChar w:fldCharType="separate"/>
      </w:r>
      <w:r w:rsidR="007C7EC4" w:rsidRPr="00CE081D">
        <w:rPr>
          <w:rFonts w:ascii="Tahoma" w:hAnsi="Tahoma" w:cs="Tahoma"/>
          <w:noProof/>
          <w:sz w:val="18"/>
        </w:rPr>
        <w:t>1</w:t>
      </w:r>
      <w:r w:rsidR="007C7EC4" w:rsidRPr="00CE081D">
        <w:rPr>
          <w:rFonts w:ascii="Tahoma" w:hAnsi="Tahoma" w:cs="Tahoma"/>
          <w:sz w:val="18"/>
        </w:rPr>
        <w:fldChar w:fldCharType="end"/>
      </w:r>
      <w:r w:rsidR="007C7EC4" w:rsidRPr="00CE081D">
        <w:rPr>
          <w:rFonts w:ascii="Tahoma" w:hAnsi="Tahoma" w:cs="Tahoma"/>
          <w:sz w:val="18"/>
        </w:rPr>
        <w:t xml:space="preserve"> </w:t>
      </w:r>
      <w:r w:rsidRPr="00CE081D">
        <w:rPr>
          <w:rFonts w:ascii="Tahoma" w:hAnsi="Tahoma" w:cs="Tahoma"/>
          <w:sz w:val="18"/>
        </w:rPr>
        <w:t>System Context</w:t>
      </w:r>
      <w:bookmarkEnd w:id="23"/>
    </w:p>
    <w:p w14:paraId="4D8C59BB" w14:textId="4D73C19E" w:rsidR="000E7721" w:rsidRPr="00CE081D" w:rsidRDefault="00294861" w:rsidP="00294861">
      <w:pPr>
        <w:pStyle w:val="Default"/>
        <w:jc w:val="center"/>
        <w:rPr>
          <w:rFonts w:ascii="Tahoma" w:hAnsi="Tahoma" w:cs="Tahoma"/>
          <w:iCs/>
          <w:color w:val="FF0000"/>
          <w:sz w:val="20"/>
          <w:szCs w:val="20"/>
        </w:rPr>
      </w:pPr>
      <w:r w:rsidRPr="00CE081D">
        <w:rPr>
          <w:rFonts w:ascii="Tahoma" w:hAnsi="Tahoma" w:cs="Tahoma"/>
          <w:iCs/>
          <w:noProof/>
          <w:color w:val="FF0000"/>
          <w:sz w:val="20"/>
          <w:szCs w:val="20"/>
        </w:rPr>
        <w:drawing>
          <wp:inline distT="0" distB="0" distL="0" distR="0" wp14:anchorId="23970BCA" wp14:editId="16A0E843">
            <wp:extent cx="4979565" cy="217816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ystem%20Contex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79565" cy="2178166"/>
                    </a:xfrm>
                    <a:prstGeom prst="rect">
                      <a:avLst/>
                    </a:prstGeom>
                    <a:noFill/>
                    <a:ln>
                      <a:noFill/>
                    </a:ln>
                  </pic:spPr>
                </pic:pic>
              </a:graphicData>
            </a:graphic>
          </wp:inline>
        </w:drawing>
      </w:r>
    </w:p>
    <w:p w14:paraId="179E7012" w14:textId="77777777" w:rsidR="00A501ED" w:rsidRPr="00CE081D" w:rsidRDefault="00A501ED" w:rsidP="00294861">
      <w:pPr>
        <w:pStyle w:val="Default"/>
        <w:jc w:val="center"/>
        <w:rPr>
          <w:rFonts w:ascii="Tahoma" w:hAnsi="Tahoma" w:cs="Tahoma"/>
          <w:iCs/>
          <w:color w:val="FF0000"/>
          <w:sz w:val="20"/>
          <w:szCs w:val="20"/>
        </w:rPr>
      </w:pPr>
    </w:p>
    <w:p w14:paraId="2CA4B5E9" w14:textId="77777777" w:rsidR="005B768B" w:rsidRPr="00CE081D" w:rsidRDefault="005B768B" w:rsidP="003B467F">
      <w:pPr>
        <w:pStyle w:val="Default"/>
        <w:rPr>
          <w:rFonts w:ascii="Tahoma" w:hAnsi="Tahoma" w:cs="Tahoma"/>
          <w:iCs/>
          <w:color w:val="FF0000"/>
          <w:sz w:val="20"/>
          <w:szCs w:val="20"/>
        </w:rPr>
      </w:pPr>
    </w:p>
    <w:p w14:paraId="3E0FDB0B" w14:textId="77777777" w:rsidR="00E362A1" w:rsidRPr="00CE081D" w:rsidRDefault="00086D9C" w:rsidP="007371A6">
      <w:pPr>
        <w:pStyle w:val="Heading2"/>
        <w:keepNext w:val="0"/>
        <w:pBdr>
          <w:bottom w:val="single" w:sz="24" w:space="1" w:color="auto"/>
        </w:pBdr>
        <w:tabs>
          <w:tab w:val="num" w:pos="720"/>
        </w:tabs>
        <w:spacing w:after="60"/>
        <w:ind w:left="576" w:hanging="576"/>
        <w:rPr>
          <w:rFonts w:ascii="Tahoma" w:hAnsi="Tahoma" w:cs="Tahoma"/>
          <w:lang w:val="id-ID"/>
        </w:rPr>
      </w:pPr>
      <w:bookmarkStart w:id="24" w:name="_Toc465763555"/>
      <w:r w:rsidRPr="00CE081D">
        <w:rPr>
          <w:rFonts w:ascii="Tahoma" w:hAnsi="Tahoma" w:cs="Tahoma"/>
          <w:lang w:val="id-ID"/>
        </w:rPr>
        <w:t>Impacted Systems</w:t>
      </w:r>
      <w:bookmarkEnd w:id="21"/>
      <w:bookmarkEnd w:id="22"/>
      <w:bookmarkEnd w:id="24"/>
    </w:p>
    <w:p w14:paraId="317CC54E" w14:textId="77777777" w:rsidR="00E362A1" w:rsidRPr="00CE081D" w:rsidRDefault="00E362A1" w:rsidP="00E362A1">
      <w:pPr>
        <w:rPr>
          <w:rFonts w:ascii="Tahoma" w:hAnsi="Tahoma" w:cs="Tahoma"/>
          <w:lang w:val="id-ID"/>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5"/>
        <w:gridCol w:w="1869"/>
        <w:gridCol w:w="3558"/>
        <w:gridCol w:w="1762"/>
        <w:gridCol w:w="1762"/>
      </w:tblGrid>
      <w:tr w:rsidR="00E362A1" w:rsidRPr="00CE081D" w14:paraId="1C3CC9D0" w14:textId="77777777" w:rsidTr="00350905">
        <w:tc>
          <w:tcPr>
            <w:tcW w:w="326" w:type="pct"/>
            <w:shd w:val="clear" w:color="auto" w:fill="E6E6E6"/>
            <w:vAlign w:val="center"/>
          </w:tcPr>
          <w:p w14:paraId="0D00EB76" w14:textId="77777777" w:rsidR="00E362A1" w:rsidRPr="00CE081D" w:rsidRDefault="00E362A1" w:rsidP="00350905">
            <w:pPr>
              <w:rPr>
                <w:rFonts w:ascii="Tahoma" w:hAnsi="Tahoma" w:cs="Tahoma"/>
                <w:b/>
                <w:bCs/>
                <w:i/>
                <w:iCs/>
                <w:sz w:val="18"/>
              </w:rPr>
            </w:pPr>
            <w:r w:rsidRPr="00CE081D">
              <w:rPr>
                <w:rFonts w:ascii="Tahoma" w:hAnsi="Tahoma" w:cs="Tahoma"/>
                <w:b/>
                <w:bCs/>
                <w:iCs/>
                <w:sz w:val="18"/>
                <w:lang w:val="id-ID"/>
              </w:rPr>
              <w:t>ID</w:t>
            </w:r>
            <w:r w:rsidRPr="00CE081D">
              <w:rPr>
                <w:rFonts w:ascii="Tahoma" w:hAnsi="Tahoma" w:cs="Tahoma"/>
                <w:b/>
                <w:bCs/>
                <w:iCs/>
                <w:color w:val="FF0000"/>
                <w:sz w:val="18"/>
              </w:rPr>
              <w:t>*</w:t>
            </w:r>
          </w:p>
        </w:tc>
        <w:tc>
          <w:tcPr>
            <w:tcW w:w="976" w:type="pct"/>
            <w:shd w:val="clear" w:color="auto" w:fill="E6E6E6"/>
            <w:vAlign w:val="center"/>
          </w:tcPr>
          <w:p w14:paraId="7755D725" w14:textId="77777777" w:rsidR="00E362A1" w:rsidRPr="00CE081D" w:rsidRDefault="00E362A1" w:rsidP="00350905">
            <w:pPr>
              <w:rPr>
                <w:rFonts w:ascii="Tahoma" w:hAnsi="Tahoma" w:cs="Tahoma"/>
                <w:b/>
                <w:bCs/>
                <w:iCs/>
                <w:sz w:val="18"/>
                <w:lang w:val="id-ID"/>
              </w:rPr>
            </w:pPr>
            <w:r w:rsidRPr="00CE081D">
              <w:rPr>
                <w:rFonts w:ascii="Tahoma" w:hAnsi="Tahoma" w:cs="Tahoma"/>
                <w:b/>
                <w:bCs/>
                <w:iCs/>
                <w:sz w:val="18"/>
                <w:lang w:val="id-ID"/>
              </w:rPr>
              <w:t>System Name</w:t>
            </w:r>
          </w:p>
        </w:tc>
        <w:tc>
          <w:tcPr>
            <w:tcW w:w="1858" w:type="pct"/>
            <w:shd w:val="clear" w:color="auto" w:fill="E6E6E6"/>
            <w:vAlign w:val="center"/>
          </w:tcPr>
          <w:p w14:paraId="332B9902" w14:textId="77777777" w:rsidR="00E362A1" w:rsidRPr="00CE081D" w:rsidRDefault="00E362A1" w:rsidP="00350905">
            <w:pPr>
              <w:rPr>
                <w:rFonts w:ascii="Tahoma" w:hAnsi="Tahoma" w:cs="Tahoma"/>
                <w:b/>
                <w:bCs/>
              </w:rPr>
            </w:pPr>
            <w:r w:rsidRPr="00CE081D">
              <w:rPr>
                <w:rFonts w:ascii="Tahoma" w:hAnsi="Tahoma" w:cs="Tahoma"/>
                <w:b/>
                <w:bCs/>
              </w:rPr>
              <w:t>Impacted Area/Functional</w:t>
            </w:r>
          </w:p>
        </w:tc>
        <w:tc>
          <w:tcPr>
            <w:tcW w:w="920" w:type="pct"/>
            <w:shd w:val="clear" w:color="auto" w:fill="E6E6E6"/>
          </w:tcPr>
          <w:p w14:paraId="2A99B13A" w14:textId="77777777" w:rsidR="00E362A1" w:rsidRPr="00CE081D" w:rsidRDefault="00E362A1" w:rsidP="00350905">
            <w:pPr>
              <w:rPr>
                <w:rFonts w:ascii="Tahoma" w:hAnsi="Tahoma" w:cs="Tahoma"/>
                <w:b/>
                <w:bCs/>
              </w:rPr>
            </w:pPr>
            <w:r w:rsidRPr="00CE081D">
              <w:rPr>
                <w:rFonts w:ascii="Tahoma" w:hAnsi="Tahoma" w:cs="Tahoma"/>
                <w:b/>
                <w:bCs/>
              </w:rPr>
              <w:t>Description</w:t>
            </w:r>
          </w:p>
        </w:tc>
        <w:tc>
          <w:tcPr>
            <w:tcW w:w="920" w:type="pct"/>
            <w:shd w:val="clear" w:color="auto" w:fill="E6E6E6"/>
          </w:tcPr>
          <w:p w14:paraId="6530CD31" w14:textId="77777777" w:rsidR="00E362A1" w:rsidRPr="00CE081D" w:rsidRDefault="00E362A1" w:rsidP="00350905">
            <w:pPr>
              <w:rPr>
                <w:rFonts w:ascii="Tahoma" w:hAnsi="Tahoma" w:cs="Tahoma"/>
                <w:b/>
                <w:bCs/>
              </w:rPr>
            </w:pPr>
            <w:r w:rsidRPr="00CE081D">
              <w:rPr>
                <w:rFonts w:ascii="Tahoma" w:hAnsi="Tahoma" w:cs="Tahoma"/>
                <w:b/>
                <w:bCs/>
              </w:rPr>
              <w:t xml:space="preserve">Document </w:t>
            </w:r>
            <w:proofErr w:type="spellStart"/>
            <w:r w:rsidRPr="00CE081D">
              <w:rPr>
                <w:rFonts w:ascii="Tahoma" w:hAnsi="Tahoma" w:cs="Tahoma"/>
                <w:b/>
                <w:bCs/>
              </w:rPr>
              <w:t>Reff</w:t>
            </w:r>
            <w:proofErr w:type="spellEnd"/>
          </w:p>
        </w:tc>
      </w:tr>
      <w:tr w:rsidR="00E362A1" w:rsidRPr="00CE081D" w14:paraId="14C3AAD1" w14:textId="77777777" w:rsidTr="00350905">
        <w:tc>
          <w:tcPr>
            <w:tcW w:w="326" w:type="pct"/>
          </w:tcPr>
          <w:p w14:paraId="6316F173" w14:textId="77777777" w:rsidR="00E362A1" w:rsidRPr="00CE081D" w:rsidRDefault="00E362A1" w:rsidP="00350905">
            <w:pPr>
              <w:pStyle w:val="TableText"/>
              <w:rPr>
                <w:rFonts w:ascii="Tahoma" w:hAnsi="Tahoma" w:cs="Tahoma"/>
                <w:lang w:val="id-ID"/>
              </w:rPr>
            </w:pPr>
            <w:r w:rsidRPr="00CE081D">
              <w:rPr>
                <w:rFonts w:ascii="Tahoma" w:hAnsi="Tahoma" w:cs="Tahoma"/>
                <w:lang w:val="id-ID"/>
              </w:rPr>
              <w:t>1</w:t>
            </w:r>
          </w:p>
        </w:tc>
        <w:tc>
          <w:tcPr>
            <w:tcW w:w="976" w:type="pct"/>
          </w:tcPr>
          <w:p w14:paraId="0239AE29" w14:textId="77777777" w:rsidR="00E362A1" w:rsidRPr="00CE081D" w:rsidRDefault="00E362A1" w:rsidP="00350905">
            <w:pPr>
              <w:pStyle w:val="TableText"/>
              <w:rPr>
                <w:rFonts w:ascii="Tahoma" w:hAnsi="Tahoma" w:cs="Tahoma"/>
              </w:rPr>
            </w:pPr>
            <w:r w:rsidRPr="00CE081D">
              <w:rPr>
                <w:rFonts w:ascii="Tahoma" w:hAnsi="Tahoma" w:cs="Tahoma"/>
              </w:rPr>
              <w:t>NA</w:t>
            </w:r>
          </w:p>
        </w:tc>
        <w:tc>
          <w:tcPr>
            <w:tcW w:w="1858" w:type="pct"/>
          </w:tcPr>
          <w:p w14:paraId="79DB0527" w14:textId="77777777" w:rsidR="00E362A1" w:rsidRPr="00CE081D" w:rsidRDefault="00E362A1" w:rsidP="00350905">
            <w:pPr>
              <w:pStyle w:val="TableText"/>
              <w:rPr>
                <w:rFonts w:ascii="Tahoma" w:hAnsi="Tahoma" w:cs="Tahoma"/>
                <w:lang w:val="id-ID"/>
              </w:rPr>
            </w:pPr>
            <w:ins w:id="25" w:author="Doddy" w:date="2013-01-27T17:17:00Z">
              <w:r w:rsidRPr="00CE081D">
                <w:rPr>
                  <w:rFonts w:ascii="Tahoma" w:hAnsi="Tahoma" w:cs="Tahoma"/>
                  <w:iCs/>
                </w:rPr>
                <w:t>N/A</w:t>
              </w:r>
            </w:ins>
          </w:p>
        </w:tc>
        <w:tc>
          <w:tcPr>
            <w:tcW w:w="920" w:type="pct"/>
          </w:tcPr>
          <w:p w14:paraId="62619417" w14:textId="092992CF" w:rsidR="00E362A1" w:rsidRPr="00CE081D" w:rsidRDefault="00E362A1" w:rsidP="00350905">
            <w:pPr>
              <w:pStyle w:val="TableText"/>
              <w:rPr>
                <w:rFonts w:ascii="Tahoma" w:hAnsi="Tahoma" w:cs="Tahoma"/>
                <w:iCs/>
              </w:rPr>
            </w:pPr>
            <w:ins w:id="26" w:author="Doddy" w:date="2013-01-27T17:17:00Z">
              <w:r w:rsidRPr="00CE081D">
                <w:rPr>
                  <w:rFonts w:ascii="Tahoma" w:hAnsi="Tahoma" w:cs="Tahoma"/>
                  <w:iCs/>
                </w:rPr>
                <w:t>N/A</w:t>
              </w:r>
            </w:ins>
          </w:p>
        </w:tc>
        <w:tc>
          <w:tcPr>
            <w:tcW w:w="920" w:type="pct"/>
          </w:tcPr>
          <w:p w14:paraId="547B2EEA" w14:textId="1AF1D2F0" w:rsidR="00E362A1" w:rsidRPr="00CE081D" w:rsidRDefault="00E362A1" w:rsidP="00350905">
            <w:pPr>
              <w:pStyle w:val="TableText"/>
              <w:rPr>
                <w:rFonts w:ascii="Tahoma" w:hAnsi="Tahoma" w:cs="Tahoma"/>
                <w:iCs/>
              </w:rPr>
            </w:pPr>
            <w:ins w:id="27" w:author="Doddy" w:date="2013-01-27T17:17:00Z">
              <w:r w:rsidRPr="00CE081D">
                <w:rPr>
                  <w:rFonts w:ascii="Tahoma" w:hAnsi="Tahoma" w:cs="Tahoma"/>
                  <w:iCs/>
                </w:rPr>
                <w:t>N/A</w:t>
              </w:r>
            </w:ins>
          </w:p>
        </w:tc>
      </w:tr>
    </w:tbl>
    <w:p w14:paraId="2B9386C7" w14:textId="0153077F" w:rsidR="008061C7" w:rsidRPr="00CE081D" w:rsidRDefault="008061C7" w:rsidP="00E362A1">
      <w:pPr>
        <w:pStyle w:val="Heading2"/>
        <w:keepNext w:val="0"/>
        <w:pBdr>
          <w:bottom w:val="single" w:sz="24" w:space="1" w:color="auto"/>
        </w:pBdr>
        <w:tabs>
          <w:tab w:val="num" w:pos="720"/>
        </w:tabs>
        <w:spacing w:after="60"/>
        <w:ind w:left="576" w:hanging="576"/>
        <w:rPr>
          <w:rFonts w:ascii="Tahoma" w:hAnsi="Tahoma" w:cs="Tahoma"/>
          <w:lang w:val="id-ID"/>
        </w:rPr>
      </w:pPr>
      <w:r w:rsidRPr="00CE081D">
        <w:rPr>
          <w:rFonts w:ascii="Tahoma" w:hAnsi="Tahoma" w:cs="Tahoma"/>
        </w:rPr>
        <w:br w:type="page"/>
      </w:r>
    </w:p>
    <w:p w14:paraId="55A648AC" w14:textId="77777777" w:rsidR="00A71666" w:rsidRPr="00CE081D" w:rsidRDefault="00A71666" w:rsidP="003B467F">
      <w:pPr>
        <w:pStyle w:val="Heading1"/>
        <w:tabs>
          <w:tab w:val="clear" w:pos="2736"/>
          <w:tab w:val="num" w:pos="810"/>
        </w:tabs>
        <w:ind w:left="806" w:hanging="734"/>
        <w:rPr>
          <w:rFonts w:ascii="Tahoma" w:hAnsi="Tahoma" w:cs="Tahoma"/>
          <w:lang w:val="id-ID"/>
        </w:rPr>
      </w:pPr>
      <w:bookmarkStart w:id="28" w:name="_Toc465763556"/>
      <w:r w:rsidRPr="00CE081D">
        <w:rPr>
          <w:rFonts w:ascii="Tahoma" w:hAnsi="Tahoma" w:cs="Tahoma"/>
          <w:lang w:val="id-ID"/>
        </w:rPr>
        <w:lastRenderedPageBreak/>
        <w:t>Functional Requirement</w:t>
      </w:r>
      <w:r w:rsidR="006326E3" w:rsidRPr="00CE081D">
        <w:rPr>
          <w:rFonts w:ascii="Tahoma" w:hAnsi="Tahoma" w:cs="Tahoma"/>
          <w:lang w:val="id-ID"/>
        </w:rPr>
        <w:t>s (FR)</w:t>
      </w:r>
      <w:bookmarkEnd w:id="28"/>
    </w:p>
    <w:p w14:paraId="673EDA27" w14:textId="77777777" w:rsidR="00097269" w:rsidRPr="00CE081D" w:rsidRDefault="006917AF" w:rsidP="003B467F">
      <w:pPr>
        <w:pStyle w:val="Caption"/>
        <w:keepNext/>
        <w:rPr>
          <w:rFonts w:ascii="Tahoma" w:hAnsi="Tahoma" w:cs="Tahoma"/>
          <w:sz w:val="18"/>
          <w:szCs w:val="18"/>
        </w:rPr>
      </w:pPr>
      <w:bookmarkStart w:id="29" w:name="_Toc416880071"/>
      <w:bookmarkStart w:id="30" w:name="_Toc465952336"/>
      <w:r w:rsidRPr="00CE081D">
        <w:rPr>
          <w:rFonts w:ascii="Tahoma" w:hAnsi="Tahoma" w:cs="Tahoma"/>
          <w:sz w:val="18"/>
          <w:szCs w:val="18"/>
        </w:rPr>
        <w:t>Table</w:t>
      </w:r>
      <w:r w:rsidR="00097269" w:rsidRPr="00CE081D">
        <w:rPr>
          <w:rFonts w:ascii="Tahoma" w:hAnsi="Tahoma" w:cs="Tahoma"/>
          <w:sz w:val="18"/>
          <w:szCs w:val="18"/>
        </w:rPr>
        <w:t xml:space="preserve"> </w:t>
      </w:r>
      <w:r w:rsidR="00EF4DD3" w:rsidRPr="00CE081D">
        <w:rPr>
          <w:rFonts w:ascii="Tahoma" w:hAnsi="Tahoma" w:cs="Tahoma"/>
          <w:sz w:val="18"/>
          <w:szCs w:val="18"/>
        </w:rPr>
        <w:fldChar w:fldCharType="begin"/>
      </w:r>
      <w:r w:rsidR="00097269" w:rsidRPr="00CE081D">
        <w:rPr>
          <w:rFonts w:ascii="Tahoma" w:hAnsi="Tahoma" w:cs="Tahoma"/>
          <w:sz w:val="18"/>
          <w:szCs w:val="18"/>
        </w:rPr>
        <w:instrText xml:space="preserve"> SEQ Tabel \* ARABIC </w:instrText>
      </w:r>
      <w:r w:rsidR="00EF4DD3" w:rsidRPr="00CE081D">
        <w:rPr>
          <w:rFonts w:ascii="Tahoma" w:hAnsi="Tahoma" w:cs="Tahoma"/>
          <w:sz w:val="18"/>
          <w:szCs w:val="18"/>
        </w:rPr>
        <w:fldChar w:fldCharType="separate"/>
      </w:r>
      <w:r w:rsidR="007371A6" w:rsidRPr="00CE081D">
        <w:rPr>
          <w:rFonts w:ascii="Tahoma" w:hAnsi="Tahoma" w:cs="Tahoma"/>
          <w:noProof/>
          <w:sz w:val="18"/>
          <w:szCs w:val="18"/>
        </w:rPr>
        <w:t>3</w:t>
      </w:r>
      <w:r w:rsidR="00EF4DD3" w:rsidRPr="00CE081D">
        <w:rPr>
          <w:rFonts w:ascii="Tahoma" w:hAnsi="Tahoma" w:cs="Tahoma"/>
          <w:sz w:val="18"/>
          <w:szCs w:val="18"/>
        </w:rPr>
        <w:fldChar w:fldCharType="end"/>
      </w:r>
      <w:r w:rsidR="00097269" w:rsidRPr="00CE081D">
        <w:rPr>
          <w:rFonts w:ascii="Tahoma" w:hAnsi="Tahoma" w:cs="Tahoma"/>
          <w:sz w:val="18"/>
          <w:szCs w:val="18"/>
        </w:rPr>
        <w:t xml:space="preserve"> Functional Requirements</w:t>
      </w:r>
      <w:bookmarkEnd w:id="29"/>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3"/>
        <w:gridCol w:w="830"/>
        <w:gridCol w:w="6552"/>
        <w:gridCol w:w="1521"/>
      </w:tblGrid>
      <w:tr w:rsidR="00E362A1" w:rsidRPr="00CE081D" w14:paraId="6B73BD0E" w14:textId="77777777" w:rsidTr="00E362A1">
        <w:trPr>
          <w:cantSplit/>
          <w:trHeight w:val="241"/>
          <w:tblHeader/>
        </w:trPr>
        <w:tc>
          <w:tcPr>
            <w:tcW w:w="0" w:type="auto"/>
            <w:shd w:val="clear" w:color="auto" w:fill="E6E6E6"/>
            <w:vAlign w:val="center"/>
          </w:tcPr>
          <w:p w14:paraId="71440B0B" w14:textId="4C68D39A" w:rsidR="00E362A1" w:rsidRPr="00CE081D" w:rsidRDefault="00E362A1" w:rsidP="003B467F">
            <w:pPr>
              <w:rPr>
                <w:rFonts w:ascii="Tahoma" w:hAnsi="Tahoma" w:cs="Tahoma"/>
                <w:b/>
              </w:rPr>
            </w:pPr>
            <w:r w:rsidRPr="00CE081D">
              <w:rPr>
                <w:rFonts w:ascii="Tahoma" w:hAnsi="Tahoma" w:cs="Tahoma"/>
                <w:b/>
              </w:rPr>
              <w:t>FR ID</w:t>
            </w:r>
          </w:p>
        </w:tc>
        <w:tc>
          <w:tcPr>
            <w:tcW w:w="0" w:type="auto"/>
            <w:shd w:val="clear" w:color="auto" w:fill="E6E6E6"/>
            <w:vAlign w:val="center"/>
          </w:tcPr>
          <w:p w14:paraId="5A688F05" w14:textId="77777777" w:rsidR="00E362A1" w:rsidRPr="00CE081D" w:rsidRDefault="00E362A1" w:rsidP="003B467F">
            <w:pPr>
              <w:spacing w:after="60"/>
              <w:contextualSpacing/>
              <w:rPr>
                <w:rFonts w:ascii="Tahoma" w:hAnsi="Tahoma" w:cs="Tahoma"/>
                <w:b/>
              </w:rPr>
            </w:pPr>
            <w:r w:rsidRPr="00CE081D">
              <w:rPr>
                <w:rFonts w:ascii="Tahoma" w:hAnsi="Tahoma" w:cs="Tahoma"/>
                <w:b/>
              </w:rPr>
              <w:t xml:space="preserve">BR </w:t>
            </w:r>
            <w:proofErr w:type="spellStart"/>
            <w:r w:rsidRPr="00CE081D">
              <w:rPr>
                <w:rFonts w:ascii="Tahoma" w:hAnsi="Tahoma" w:cs="Tahoma"/>
                <w:b/>
              </w:rPr>
              <w:t>Reff</w:t>
            </w:r>
            <w:proofErr w:type="spellEnd"/>
          </w:p>
        </w:tc>
        <w:tc>
          <w:tcPr>
            <w:tcW w:w="0" w:type="auto"/>
            <w:shd w:val="clear" w:color="auto" w:fill="E6E6E6"/>
            <w:vAlign w:val="center"/>
          </w:tcPr>
          <w:p w14:paraId="529A5926" w14:textId="77777777" w:rsidR="00E362A1" w:rsidRPr="00CE081D" w:rsidRDefault="00E362A1" w:rsidP="003B467F">
            <w:pPr>
              <w:spacing w:after="60"/>
              <w:contextualSpacing/>
              <w:rPr>
                <w:rFonts w:ascii="Tahoma" w:hAnsi="Tahoma" w:cs="Tahoma"/>
                <w:b/>
                <w:lang w:val="id-ID"/>
              </w:rPr>
            </w:pPr>
            <w:r w:rsidRPr="00CE081D">
              <w:rPr>
                <w:rFonts w:ascii="Tahoma" w:hAnsi="Tahoma" w:cs="Tahoma"/>
                <w:b/>
                <w:lang w:val="id-ID"/>
              </w:rPr>
              <w:t>Functional Requirement Description</w:t>
            </w:r>
          </w:p>
        </w:tc>
        <w:tc>
          <w:tcPr>
            <w:tcW w:w="0" w:type="auto"/>
            <w:shd w:val="clear" w:color="auto" w:fill="E6E6E6"/>
            <w:vAlign w:val="center"/>
          </w:tcPr>
          <w:p w14:paraId="065AFB9F" w14:textId="77777777" w:rsidR="00E362A1" w:rsidRPr="00CE081D" w:rsidRDefault="00E362A1" w:rsidP="003B467F">
            <w:pPr>
              <w:rPr>
                <w:rFonts w:ascii="Tahoma" w:hAnsi="Tahoma" w:cs="Tahoma"/>
                <w:b/>
              </w:rPr>
            </w:pPr>
            <w:r w:rsidRPr="00CE081D">
              <w:rPr>
                <w:rFonts w:ascii="Tahoma" w:hAnsi="Tahoma" w:cs="Tahoma"/>
                <w:b/>
              </w:rPr>
              <w:t xml:space="preserve">Document </w:t>
            </w:r>
            <w:proofErr w:type="spellStart"/>
            <w:r w:rsidRPr="00CE081D">
              <w:rPr>
                <w:rFonts w:ascii="Tahoma" w:hAnsi="Tahoma" w:cs="Tahoma"/>
                <w:b/>
              </w:rPr>
              <w:t>Reff</w:t>
            </w:r>
            <w:proofErr w:type="spellEnd"/>
          </w:p>
        </w:tc>
      </w:tr>
      <w:tr w:rsidR="00E362A1" w:rsidRPr="00CE081D" w14:paraId="5D76B00A" w14:textId="77777777" w:rsidTr="00E362A1">
        <w:trPr>
          <w:cantSplit/>
          <w:trHeight w:val="229"/>
          <w:tblHeader/>
        </w:trPr>
        <w:tc>
          <w:tcPr>
            <w:tcW w:w="0" w:type="auto"/>
            <w:vAlign w:val="center"/>
          </w:tcPr>
          <w:p w14:paraId="7947E972" w14:textId="2D4C5EC1" w:rsidR="00E362A1" w:rsidRPr="00CE081D" w:rsidRDefault="00E362A1" w:rsidP="003B467F">
            <w:pPr>
              <w:rPr>
                <w:rFonts w:ascii="Tahoma" w:hAnsi="Tahoma" w:cs="Tahoma"/>
                <w:iCs/>
              </w:rPr>
            </w:pPr>
            <w:r w:rsidRPr="00CE081D">
              <w:rPr>
                <w:rFonts w:ascii="Tahoma" w:hAnsi="Tahoma" w:cs="Tahoma"/>
                <w:iCs/>
              </w:rPr>
              <w:t>FR-1</w:t>
            </w:r>
          </w:p>
        </w:tc>
        <w:tc>
          <w:tcPr>
            <w:tcW w:w="0" w:type="auto"/>
            <w:vAlign w:val="center"/>
          </w:tcPr>
          <w:p w14:paraId="56D3B286" w14:textId="65DBD3E6" w:rsidR="00E362A1" w:rsidRPr="00CE081D" w:rsidRDefault="00E362A1" w:rsidP="003B467F">
            <w:pPr>
              <w:spacing w:after="60"/>
              <w:contextualSpacing/>
              <w:rPr>
                <w:rFonts w:ascii="Tahoma" w:hAnsi="Tahoma" w:cs="Tahoma"/>
              </w:rPr>
            </w:pPr>
            <w:r w:rsidRPr="00CE081D">
              <w:rPr>
                <w:rFonts w:ascii="Tahoma" w:hAnsi="Tahoma" w:cs="Tahoma"/>
              </w:rPr>
              <w:t>BR-1</w:t>
            </w:r>
          </w:p>
        </w:tc>
        <w:tc>
          <w:tcPr>
            <w:tcW w:w="0" w:type="auto"/>
            <w:vAlign w:val="center"/>
          </w:tcPr>
          <w:p w14:paraId="1F08EC9C" w14:textId="10DD8A11" w:rsidR="00E362A1" w:rsidRPr="00CE081D" w:rsidRDefault="00E362A1" w:rsidP="00184DC1">
            <w:pPr>
              <w:rPr>
                <w:rFonts w:ascii="Tahoma" w:hAnsi="Tahoma" w:cs="Tahoma"/>
              </w:rPr>
            </w:pPr>
            <w:r w:rsidRPr="00CE081D">
              <w:rPr>
                <w:rFonts w:ascii="Tahoma" w:hAnsi="Tahoma" w:cs="Tahoma"/>
              </w:rPr>
              <w:t>The app shall has a capability to do user authentication from backend server</w:t>
            </w:r>
          </w:p>
        </w:tc>
        <w:tc>
          <w:tcPr>
            <w:tcW w:w="0" w:type="auto"/>
            <w:vAlign w:val="center"/>
          </w:tcPr>
          <w:p w14:paraId="3469E4AE" w14:textId="5A4282BA" w:rsidR="00E362A1" w:rsidRPr="00CE081D" w:rsidRDefault="00D64337" w:rsidP="003B467F">
            <w:pPr>
              <w:spacing w:after="60"/>
              <w:contextualSpacing/>
              <w:rPr>
                <w:rFonts w:ascii="Tahoma" w:hAnsi="Tahoma" w:cs="Tahoma"/>
              </w:rPr>
            </w:pPr>
            <w:r w:rsidRPr="00CE081D">
              <w:rPr>
                <w:rFonts w:ascii="Tahoma" w:hAnsi="Tahoma" w:cs="Tahoma"/>
                <w:iCs/>
              </w:rPr>
              <w:t>Proposal</w:t>
            </w:r>
          </w:p>
        </w:tc>
      </w:tr>
      <w:tr w:rsidR="00E362A1" w:rsidRPr="00CE081D" w14:paraId="3EE389A1" w14:textId="77777777" w:rsidTr="00E362A1">
        <w:trPr>
          <w:cantSplit/>
          <w:trHeight w:val="229"/>
          <w:tblHeader/>
        </w:trPr>
        <w:tc>
          <w:tcPr>
            <w:tcW w:w="0" w:type="auto"/>
            <w:vAlign w:val="center"/>
          </w:tcPr>
          <w:p w14:paraId="5228A810" w14:textId="4DA10F74" w:rsidR="00E362A1" w:rsidRPr="00CE081D" w:rsidRDefault="00E362A1" w:rsidP="003B467F">
            <w:pPr>
              <w:rPr>
                <w:rFonts w:ascii="Tahoma" w:hAnsi="Tahoma" w:cs="Tahoma"/>
              </w:rPr>
            </w:pPr>
            <w:r w:rsidRPr="00CE081D">
              <w:rPr>
                <w:rFonts w:ascii="Tahoma" w:hAnsi="Tahoma" w:cs="Tahoma"/>
                <w:iCs/>
              </w:rPr>
              <w:t>FR-2</w:t>
            </w:r>
          </w:p>
        </w:tc>
        <w:tc>
          <w:tcPr>
            <w:tcW w:w="0" w:type="auto"/>
            <w:vAlign w:val="center"/>
          </w:tcPr>
          <w:p w14:paraId="7CC44FE4" w14:textId="77777777" w:rsidR="00E362A1" w:rsidRPr="00CE081D" w:rsidRDefault="00E362A1" w:rsidP="003B467F">
            <w:pPr>
              <w:spacing w:after="60"/>
              <w:contextualSpacing/>
              <w:rPr>
                <w:rFonts w:ascii="Tahoma" w:hAnsi="Tahoma" w:cs="Tahoma"/>
              </w:rPr>
            </w:pPr>
            <w:r w:rsidRPr="00CE081D">
              <w:rPr>
                <w:rFonts w:ascii="Tahoma" w:hAnsi="Tahoma" w:cs="Tahoma"/>
              </w:rPr>
              <w:t>BR-1</w:t>
            </w:r>
          </w:p>
        </w:tc>
        <w:tc>
          <w:tcPr>
            <w:tcW w:w="0" w:type="auto"/>
            <w:vAlign w:val="center"/>
          </w:tcPr>
          <w:p w14:paraId="4FB199F8" w14:textId="1F8BC9C2" w:rsidR="00E362A1" w:rsidRPr="00CE081D" w:rsidRDefault="00E362A1" w:rsidP="00184DC1">
            <w:pPr>
              <w:rPr>
                <w:rFonts w:ascii="Tahoma" w:hAnsi="Tahoma" w:cs="Tahoma"/>
              </w:rPr>
            </w:pPr>
            <w:r w:rsidRPr="00CE081D">
              <w:rPr>
                <w:rFonts w:ascii="Tahoma" w:hAnsi="Tahoma" w:cs="Tahoma"/>
              </w:rPr>
              <w:t>The app shall display list of projects based on user</w:t>
            </w:r>
          </w:p>
        </w:tc>
        <w:tc>
          <w:tcPr>
            <w:tcW w:w="0" w:type="auto"/>
            <w:vAlign w:val="center"/>
          </w:tcPr>
          <w:p w14:paraId="6B6C902A" w14:textId="1086541A" w:rsidR="00E362A1" w:rsidRPr="00CE081D" w:rsidRDefault="00D64337" w:rsidP="003B467F">
            <w:pPr>
              <w:spacing w:after="60"/>
              <w:contextualSpacing/>
              <w:rPr>
                <w:rFonts w:ascii="Tahoma" w:hAnsi="Tahoma" w:cs="Tahoma"/>
              </w:rPr>
            </w:pPr>
            <w:r w:rsidRPr="00CE081D">
              <w:rPr>
                <w:rFonts w:ascii="Tahoma" w:hAnsi="Tahoma" w:cs="Tahoma"/>
                <w:iCs/>
              </w:rPr>
              <w:t>Proposal</w:t>
            </w:r>
          </w:p>
        </w:tc>
      </w:tr>
      <w:tr w:rsidR="00E362A1" w:rsidRPr="00CE081D" w14:paraId="44ACB802" w14:textId="77777777" w:rsidTr="00E362A1">
        <w:trPr>
          <w:cantSplit/>
          <w:trHeight w:val="229"/>
          <w:tblHeader/>
        </w:trPr>
        <w:tc>
          <w:tcPr>
            <w:tcW w:w="0" w:type="auto"/>
            <w:vAlign w:val="center"/>
          </w:tcPr>
          <w:p w14:paraId="75FEA84B" w14:textId="7EC8213B" w:rsidR="00E362A1" w:rsidRPr="00CE081D" w:rsidRDefault="00E362A1" w:rsidP="003B467F">
            <w:pPr>
              <w:rPr>
                <w:rFonts w:ascii="Tahoma" w:hAnsi="Tahoma" w:cs="Tahoma"/>
                <w:iCs/>
              </w:rPr>
            </w:pPr>
            <w:r w:rsidRPr="00CE081D">
              <w:rPr>
                <w:rFonts w:ascii="Tahoma" w:hAnsi="Tahoma" w:cs="Tahoma"/>
                <w:iCs/>
              </w:rPr>
              <w:t>FR-3</w:t>
            </w:r>
          </w:p>
        </w:tc>
        <w:tc>
          <w:tcPr>
            <w:tcW w:w="0" w:type="auto"/>
            <w:vAlign w:val="center"/>
          </w:tcPr>
          <w:p w14:paraId="458B3EA1" w14:textId="2104FD99" w:rsidR="00E362A1" w:rsidRPr="00CE081D" w:rsidRDefault="00E362A1" w:rsidP="003B467F">
            <w:pPr>
              <w:spacing w:after="60"/>
              <w:contextualSpacing/>
              <w:rPr>
                <w:rFonts w:ascii="Tahoma" w:hAnsi="Tahoma" w:cs="Tahoma"/>
              </w:rPr>
            </w:pPr>
            <w:r w:rsidRPr="00CE081D">
              <w:rPr>
                <w:rFonts w:ascii="Tahoma" w:hAnsi="Tahoma" w:cs="Tahoma"/>
              </w:rPr>
              <w:t>BR-1</w:t>
            </w:r>
          </w:p>
        </w:tc>
        <w:tc>
          <w:tcPr>
            <w:tcW w:w="0" w:type="auto"/>
            <w:vAlign w:val="center"/>
          </w:tcPr>
          <w:p w14:paraId="1F39571E" w14:textId="5C867635" w:rsidR="00E362A1" w:rsidRPr="00CE081D" w:rsidRDefault="00E362A1" w:rsidP="00EB5845">
            <w:pPr>
              <w:rPr>
                <w:rFonts w:ascii="Tahoma" w:hAnsi="Tahoma" w:cs="Tahoma"/>
              </w:rPr>
            </w:pPr>
            <w:r w:rsidRPr="00CE081D">
              <w:rPr>
                <w:rFonts w:ascii="Tahoma" w:hAnsi="Tahoma" w:cs="Tahoma"/>
              </w:rPr>
              <w:t>The app shall has a capability to submit survey, on hold request, and message on any project with offline feature</w:t>
            </w:r>
          </w:p>
        </w:tc>
        <w:tc>
          <w:tcPr>
            <w:tcW w:w="0" w:type="auto"/>
            <w:vAlign w:val="center"/>
          </w:tcPr>
          <w:p w14:paraId="75CFEC64" w14:textId="3A3A64C6" w:rsidR="00E362A1" w:rsidRPr="00CE081D" w:rsidRDefault="00D64337" w:rsidP="003B467F">
            <w:pPr>
              <w:spacing w:after="60"/>
              <w:contextualSpacing/>
              <w:rPr>
                <w:rFonts w:ascii="Tahoma" w:hAnsi="Tahoma" w:cs="Tahoma"/>
              </w:rPr>
            </w:pPr>
            <w:r w:rsidRPr="00CE081D">
              <w:rPr>
                <w:rFonts w:ascii="Tahoma" w:hAnsi="Tahoma" w:cs="Tahoma"/>
                <w:iCs/>
              </w:rPr>
              <w:t>Proposal</w:t>
            </w:r>
          </w:p>
        </w:tc>
      </w:tr>
      <w:tr w:rsidR="00E362A1" w:rsidRPr="00CE081D" w14:paraId="73F511DA" w14:textId="77777777" w:rsidTr="00E362A1">
        <w:trPr>
          <w:cantSplit/>
          <w:trHeight w:val="229"/>
          <w:tblHeader/>
        </w:trPr>
        <w:tc>
          <w:tcPr>
            <w:tcW w:w="0" w:type="auto"/>
            <w:vAlign w:val="center"/>
          </w:tcPr>
          <w:p w14:paraId="4E0BA384" w14:textId="1BBADFD1" w:rsidR="00E362A1" w:rsidRPr="00CE081D" w:rsidRDefault="00E362A1" w:rsidP="003B467F">
            <w:pPr>
              <w:rPr>
                <w:rFonts w:ascii="Tahoma" w:hAnsi="Tahoma" w:cs="Tahoma"/>
                <w:iCs/>
              </w:rPr>
            </w:pPr>
            <w:r w:rsidRPr="00CE081D">
              <w:rPr>
                <w:rFonts w:ascii="Tahoma" w:hAnsi="Tahoma" w:cs="Tahoma"/>
                <w:iCs/>
              </w:rPr>
              <w:t>FR-4</w:t>
            </w:r>
          </w:p>
        </w:tc>
        <w:tc>
          <w:tcPr>
            <w:tcW w:w="0" w:type="auto"/>
            <w:vAlign w:val="center"/>
          </w:tcPr>
          <w:p w14:paraId="2F8CD9B1" w14:textId="6B292612" w:rsidR="00E362A1" w:rsidRPr="00CE081D" w:rsidRDefault="00E362A1" w:rsidP="003B467F">
            <w:pPr>
              <w:spacing w:after="60"/>
              <w:contextualSpacing/>
              <w:rPr>
                <w:rFonts w:ascii="Tahoma" w:hAnsi="Tahoma" w:cs="Tahoma"/>
              </w:rPr>
            </w:pPr>
            <w:r w:rsidRPr="00CE081D">
              <w:rPr>
                <w:rFonts w:ascii="Tahoma" w:hAnsi="Tahoma" w:cs="Tahoma"/>
              </w:rPr>
              <w:t>BR-1</w:t>
            </w:r>
          </w:p>
        </w:tc>
        <w:tc>
          <w:tcPr>
            <w:tcW w:w="0" w:type="auto"/>
            <w:vAlign w:val="center"/>
          </w:tcPr>
          <w:p w14:paraId="093A99F4" w14:textId="35C0FC1D" w:rsidR="00E362A1" w:rsidRPr="00CE081D" w:rsidRDefault="00E362A1" w:rsidP="00EB5845">
            <w:pPr>
              <w:rPr>
                <w:rFonts w:ascii="Tahoma" w:hAnsi="Tahoma" w:cs="Tahoma"/>
              </w:rPr>
            </w:pPr>
            <w:r w:rsidRPr="00CE081D">
              <w:rPr>
                <w:rFonts w:ascii="Tahoma" w:hAnsi="Tahoma" w:cs="Tahoma"/>
              </w:rPr>
              <w:t>The app shall has a support feature</w:t>
            </w:r>
          </w:p>
        </w:tc>
        <w:tc>
          <w:tcPr>
            <w:tcW w:w="0" w:type="auto"/>
            <w:vAlign w:val="center"/>
          </w:tcPr>
          <w:p w14:paraId="2830D200" w14:textId="3A1DFFB2" w:rsidR="00E362A1" w:rsidRPr="00CE081D" w:rsidRDefault="00D64337" w:rsidP="003B467F">
            <w:pPr>
              <w:spacing w:after="60"/>
              <w:contextualSpacing/>
              <w:rPr>
                <w:rFonts w:ascii="Tahoma" w:hAnsi="Tahoma" w:cs="Tahoma"/>
              </w:rPr>
            </w:pPr>
            <w:r w:rsidRPr="00CE081D">
              <w:rPr>
                <w:rFonts w:ascii="Tahoma" w:hAnsi="Tahoma" w:cs="Tahoma"/>
                <w:iCs/>
              </w:rPr>
              <w:t>Proposal</w:t>
            </w:r>
          </w:p>
        </w:tc>
      </w:tr>
      <w:tr w:rsidR="00E362A1" w:rsidRPr="00CE081D" w14:paraId="619C2268" w14:textId="77777777" w:rsidTr="00E362A1">
        <w:trPr>
          <w:cantSplit/>
          <w:trHeight w:val="229"/>
          <w:tblHeader/>
        </w:trPr>
        <w:tc>
          <w:tcPr>
            <w:tcW w:w="0" w:type="auto"/>
            <w:vAlign w:val="center"/>
          </w:tcPr>
          <w:p w14:paraId="7E058894" w14:textId="3DE0E0D9" w:rsidR="00E362A1" w:rsidRPr="00CE081D" w:rsidRDefault="00E362A1" w:rsidP="003B467F">
            <w:pPr>
              <w:rPr>
                <w:rFonts w:ascii="Tahoma" w:hAnsi="Tahoma" w:cs="Tahoma"/>
                <w:iCs/>
              </w:rPr>
            </w:pPr>
            <w:r w:rsidRPr="00CE081D">
              <w:rPr>
                <w:rFonts w:ascii="Tahoma" w:hAnsi="Tahoma" w:cs="Tahoma"/>
                <w:iCs/>
              </w:rPr>
              <w:t>FR-5</w:t>
            </w:r>
          </w:p>
        </w:tc>
        <w:tc>
          <w:tcPr>
            <w:tcW w:w="0" w:type="auto"/>
            <w:vAlign w:val="center"/>
          </w:tcPr>
          <w:p w14:paraId="35557FA4" w14:textId="771EC257" w:rsidR="00E362A1" w:rsidRPr="00CE081D" w:rsidRDefault="00E362A1" w:rsidP="003B467F">
            <w:pPr>
              <w:spacing w:after="60"/>
              <w:contextualSpacing/>
              <w:rPr>
                <w:rFonts w:ascii="Tahoma" w:hAnsi="Tahoma" w:cs="Tahoma"/>
              </w:rPr>
            </w:pPr>
            <w:r w:rsidRPr="00CE081D">
              <w:rPr>
                <w:rFonts w:ascii="Tahoma" w:hAnsi="Tahoma" w:cs="Tahoma"/>
              </w:rPr>
              <w:t>BR-1</w:t>
            </w:r>
          </w:p>
        </w:tc>
        <w:tc>
          <w:tcPr>
            <w:tcW w:w="0" w:type="auto"/>
            <w:vAlign w:val="center"/>
          </w:tcPr>
          <w:p w14:paraId="43D3010C" w14:textId="3DB7AFF6" w:rsidR="00E362A1" w:rsidRPr="00CE081D" w:rsidRDefault="00E362A1" w:rsidP="00184DC1">
            <w:pPr>
              <w:rPr>
                <w:rFonts w:ascii="Tahoma" w:hAnsi="Tahoma" w:cs="Tahoma"/>
              </w:rPr>
            </w:pPr>
            <w:r w:rsidRPr="00CE081D">
              <w:rPr>
                <w:rFonts w:ascii="Tahoma" w:hAnsi="Tahoma" w:cs="Tahoma"/>
              </w:rPr>
              <w:t>The app shall implement push notification message</w:t>
            </w:r>
          </w:p>
        </w:tc>
        <w:tc>
          <w:tcPr>
            <w:tcW w:w="0" w:type="auto"/>
            <w:vAlign w:val="center"/>
          </w:tcPr>
          <w:p w14:paraId="10DBF6EA" w14:textId="5BB7A7FC" w:rsidR="00E362A1" w:rsidRPr="00CE081D" w:rsidRDefault="00D64337" w:rsidP="003B467F">
            <w:pPr>
              <w:spacing w:after="60"/>
              <w:contextualSpacing/>
              <w:rPr>
                <w:rFonts w:ascii="Tahoma" w:hAnsi="Tahoma" w:cs="Tahoma"/>
              </w:rPr>
            </w:pPr>
            <w:r w:rsidRPr="00CE081D">
              <w:rPr>
                <w:rFonts w:ascii="Tahoma" w:hAnsi="Tahoma" w:cs="Tahoma"/>
                <w:iCs/>
              </w:rPr>
              <w:t>Proposal</w:t>
            </w:r>
          </w:p>
        </w:tc>
      </w:tr>
    </w:tbl>
    <w:p w14:paraId="3C481825" w14:textId="763EC7FD" w:rsidR="0074256F" w:rsidRPr="00CE081D" w:rsidRDefault="0074256F" w:rsidP="003B467F">
      <w:pPr>
        <w:rPr>
          <w:rFonts w:ascii="Tahoma" w:hAnsi="Tahoma" w:cs="Tahoma"/>
          <w:i/>
          <w:color w:val="0000FF"/>
          <w:lang w:val="id-ID"/>
        </w:rPr>
      </w:pPr>
    </w:p>
    <w:p w14:paraId="34D3109E" w14:textId="654D214D" w:rsidR="00155DEE" w:rsidRPr="00CE081D" w:rsidRDefault="00B37E13" w:rsidP="003B467F">
      <w:pPr>
        <w:rPr>
          <w:rFonts w:ascii="Tahoma" w:hAnsi="Tahoma" w:cs="Tahoma"/>
          <w:lang w:val="id-ID"/>
        </w:rPr>
      </w:pPr>
      <w:r>
        <w:rPr>
          <w:rFonts w:ascii="Tahoma" w:hAnsi="Tahoma" w:cs="Tahoma"/>
          <w:lang w:val="id-ID"/>
        </w:rPr>
        <w:tab/>
      </w:r>
    </w:p>
    <w:p w14:paraId="20315AB0" w14:textId="77777777" w:rsidR="00155DEE" w:rsidRPr="00CE081D" w:rsidRDefault="00155DEE" w:rsidP="003B467F">
      <w:pPr>
        <w:pStyle w:val="Heading1"/>
        <w:tabs>
          <w:tab w:val="clear" w:pos="2736"/>
          <w:tab w:val="num" w:pos="810"/>
        </w:tabs>
        <w:ind w:left="806" w:hanging="734"/>
        <w:rPr>
          <w:rFonts w:ascii="Tahoma" w:hAnsi="Tahoma" w:cs="Tahoma"/>
        </w:rPr>
      </w:pPr>
      <w:bookmarkStart w:id="31" w:name="_Toc465763557"/>
      <w:r w:rsidRPr="00CE081D">
        <w:rPr>
          <w:rFonts w:ascii="Tahoma" w:hAnsi="Tahoma" w:cs="Tahoma"/>
          <w:lang w:val="id-ID"/>
        </w:rPr>
        <w:lastRenderedPageBreak/>
        <w:t>B</w:t>
      </w:r>
      <w:proofErr w:type="spellStart"/>
      <w:r w:rsidR="00EE1D49" w:rsidRPr="00CE081D">
        <w:rPr>
          <w:rFonts w:ascii="Tahoma" w:hAnsi="Tahoma" w:cs="Tahoma"/>
        </w:rPr>
        <w:t>usiness</w:t>
      </w:r>
      <w:proofErr w:type="spellEnd"/>
      <w:r w:rsidR="009B7DD8" w:rsidRPr="00CE081D">
        <w:rPr>
          <w:rFonts w:ascii="Tahoma" w:hAnsi="Tahoma" w:cs="Tahoma"/>
        </w:rPr>
        <w:t xml:space="preserve"> </w:t>
      </w:r>
      <w:r w:rsidR="00602BDD" w:rsidRPr="00CE081D">
        <w:rPr>
          <w:rFonts w:ascii="Tahoma" w:hAnsi="Tahoma" w:cs="Tahoma"/>
        </w:rPr>
        <w:t>Flow</w:t>
      </w:r>
      <w:r w:rsidR="00FB66A9" w:rsidRPr="00CE081D">
        <w:rPr>
          <w:rFonts w:ascii="Tahoma" w:hAnsi="Tahoma" w:cs="Tahoma"/>
        </w:rPr>
        <w:t xml:space="preserve"> </w:t>
      </w:r>
      <w:r w:rsidR="00602BDD" w:rsidRPr="00CE081D">
        <w:rPr>
          <w:rFonts w:ascii="Tahoma" w:hAnsi="Tahoma" w:cs="Tahoma"/>
        </w:rPr>
        <w:t>(BF)</w:t>
      </w:r>
      <w:bookmarkEnd w:id="31"/>
    </w:p>
    <w:p w14:paraId="03B85C6F" w14:textId="6B810ED8" w:rsidR="006C7114" w:rsidRPr="00CE081D" w:rsidRDefault="004C01F5" w:rsidP="00D025D8">
      <w:pPr>
        <w:pStyle w:val="Caption"/>
        <w:rPr>
          <w:rFonts w:ascii="Tahoma" w:hAnsi="Tahoma" w:cs="Tahoma"/>
          <w:sz w:val="18"/>
        </w:rPr>
      </w:pPr>
      <w:bookmarkStart w:id="32" w:name="_Toc466459236"/>
      <w:r w:rsidRPr="00CE081D">
        <w:rPr>
          <w:rFonts w:ascii="Tahoma" w:hAnsi="Tahoma" w:cs="Tahoma"/>
          <w:sz w:val="18"/>
        </w:rPr>
        <w:t>Figure</w:t>
      </w:r>
      <w:r w:rsidR="006C7114" w:rsidRPr="00CE081D">
        <w:rPr>
          <w:rFonts w:ascii="Tahoma" w:hAnsi="Tahoma" w:cs="Tahoma"/>
          <w:sz w:val="18"/>
        </w:rPr>
        <w:t xml:space="preserve"> </w:t>
      </w:r>
      <w:r w:rsidR="007C7EC4" w:rsidRPr="00CE081D">
        <w:rPr>
          <w:rFonts w:ascii="Tahoma" w:hAnsi="Tahoma" w:cs="Tahoma"/>
          <w:sz w:val="18"/>
        </w:rPr>
        <w:fldChar w:fldCharType="begin"/>
      </w:r>
      <w:r w:rsidR="007C7EC4" w:rsidRPr="00CE081D">
        <w:rPr>
          <w:rFonts w:ascii="Tahoma" w:hAnsi="Tahoma" w:cs="Tahoma"/>
          <w:sz w:val="18"/>
        </w:rPr>
        <w:instrText xml:space="preserve"> SEQ Figure \* MERGEFORMAT </w:instrText>
      </w:r>
      <w:r w:rsidR="007C7EC4" w:rsidRPr="00CE081D">
        <w:rPr>
          <w:rFonts w:ascii="Tahoma" w:hAnsi="Tahoma" w:cs="Tahoma"/>
          <w:sz w:val="18"/>
        </w:rPr>
        <w:fldChar w:fldCharType="separate"/>
      </w:r>
      <w:r w:rsidR="007C7EC4" w:rsidRPr="00CE081D">
        <w:rPr>
          <w:rFonts w:ascii="Tahoma" w:hAnsi="Tahoma" w:cs="Tahoma"/>
          <w:noProof/>
          <w:sz w:val="18"/>
        </w:rPr>
        <w:t>2</w:t>
      </w:r>
      <w:r w:rsidR="007C7EC4" w:rsidRPr="00CE081D">
        <w:rPr>
          <w:rFonts w:ascii="Tahoma" w:hAnsi="Tahoma" w:cs="Tahoma"/>
          <w:sz w:val="18"/>
        </w:rPr>
        <w:fldChar w:fldCharType="end"/>
      </w:r>
      <w:r w:rsidR="007C7EC4" w:rsidRPr="00CE081D">
        <w:rPr>
          <w:rFonts w:ascii="Tahoma" w:hAnsi="Tahoma" w:cs="Tahoma"/>
          <w:sz w:val="18"/>
        </w:rPr>
        <w:t xml:space="preserve"> </w:t>
      </w:r>
      <w:r w:rsidR="006C7114" w:rsidRPr="00CE081D">
        <w:rPr>
          <w:rFonts w:ascii="Tahoma" w:hAnsi="Tahoma" w:cs="Tahoma"/>
          <w:sz w:val="18"/>
        </w:rPr>
        <w:t xml:space="preserve">Business Flow </w:t>
      </w:r>
      <w:r w:rsidR="00A501ED" w:rsidRPr="00CE081D">
        <w:rPr>
          <w:rFonts w:ascii="Tahoma" w:hAnsi="Tahoma" w:cs="Tahoma"/>
          <w:sz w:val="18"/>
        </w:rPr>
        <w:t>1</w:t>
      </w:r>
      <w:r w:rsidR="001A7FF6" w:rsidRPr="00CE081D">
        <w:rPr>
          <w:rFonts w:ascii="Tahoma" w:hAnsi="Tahoma" w:cs="Tahoma"/>
          <w:sz w:val="18"/>
        </w:rPr>
        <w:t xml:space="preserve"> – Choose Environment</w:t>
      </w:r>
      <w:bookmarkEnd w:id="32"/>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4"/>
      </w:tblGrid>
      <w:tr w:rsidR="00747843" w:rsidRPr="00CE081D" w14:paraId="5F345928" w14:textId="77777777" w:rsidTr="00747843">
        <w:trPr>
          <w:cantSplit/>
          <w:trHeight w:val="72"/>
          <w:tblHeader/>
        </w:trPr>
        <w:tc>
          <w:tcPr>
            <w:tcW w:w="565" w:type="pct"/>
            <w:shd w:val="clear" w:color="auto" w:fill="D9D9D9" w:themeFill="background1" w:themeFillShade="D9"/>
            <w:vAlign w:val="center"/>
          </w:tcPr>
          <w:p w14:paraId="52BEBCC7" w14:textId="6C945B91" w:rsidR="006C7114" w:rsidRPr="00CE081D" w:rsidRDefault="006C7114" w:rsidP="007B38A4">
            <w:pPr>
              <w:jc w:val="center"/>
              <w:rPr>
                <w:rFonts w:ascii="Tahoma" w:hAnsi="Tahoma" w:cs="Tahoma"/>
                <w:b/>
              </w:rPr>
            </w:pPr>
            <w:r w:rsidRPr="00CE081D">
              <w:rPr>
                <w:rFonts w:ascii="Tahoma" w:hAnsi="Tahoma" w:cs="Tahoma"/>
                <w:b/>
              </w:rPr>
              <w:t>BF ID</w:t>
            </w:r>
          </w:p>
        </w:tc>
        <w:tc>
          <w:tcPr>
            <w:tcW w:w="4435" w:type="pct"/>
            <w:vAlign w:val="center"/>
          </w:tcPr>
          <w:p w14:paraId="7A5D0FCE" w14:textId="77777777" w:rsidR="006C7114" w:rsidRPr="00CE081D" w:rsidRDefault="006C7114" w:rsidP="007B38A4">
            <w:pPr>
              <w:spacing w:after="60"/>
              <w:contextualSpacing/>
              <w:rPr>
                <w:rFonts w:ascii="Tahoma" w:hAnsi="Tahoma" w:cs="Tahoma"/>
              </w:rPr>
            </w:pPr>
            <w:r w:rsidRPr="00CE081D">
              <w:rPr>
                <w:rFonts w:ascii="Tahoma" w:hAnsi="Tahoma" w:cs="Tahoma"/>
              </w:rPr>
              <w:t>BF-1</w:t>
            </w:r>
          </w:p>
        </w:tc>
      </w:tr>
      <w:tr w:rsidR="00E606EA" w:rsidRPr="00CE081D" w14:paraId="0BA1E9F5" w14:textId="77777777" w:rsidTr="00747843">
        <w:trPr>
          <w:cantSplit/>
          <w:trHeight w:val="72"/>
          <w:tblHeader/>
        </w:trPr>
        <w:tc>
          <w:tcPr>
            <w:tcW w:w="565" w:type="pct"/>
            <w:shd w:val="clear" w:color="auto" w:fill="D9D9D9" w:themeFill="background1" w:themeFillShade="D9"/>
            <w:vAlign w:val="center"/>
          </w:tcPr>
          <w:p w14:paraId="3C82DCF3" w14:textId="5D991D6A" w:rsidR="00E606EA" w:rsidRPr="00CE081D" w:rsidRDefault="00E606EA" w:rsidP="007B38A4">
            <w:pPr>
              <w:jc w:val="center"/>
              <w:rPr>
                <w:rFonts w:ascii="Tahoma" w:hAnsi="Tahoma" w:cs="Tahoma"/>
                <w:b/>
              </w:rPr>
            </w:pPr>
            <w:r w:rsidRPr="00CE081D">
              <w:rPr>
                <w:rFonts w:ascii="Tahoma" w:hAnsi="Tahoma" w:cs="Tahoma"/>
                <w:b/>
              </w:rPr>
              <w:t>Description</w:t>
            </w:r>
          </w:p>
        </w:tc>
        <w:tc>
          <w:tcPr>
            <w:tcW w:w="4435" w:type="pct"/>
            <w:vAlign w:val="center"/>
          </w:tcPr>
          <w:p w14:paraId="03631825" w14:textId="0A004EFB" w:rsidR="00E606EA" w:rsidRPr="00CE081D" w:rsidRDefault="00FF4049" w:rsidP="007B38A4">
            <w:pPr>
              <w:spacing w:after="60"/>
              <w:contextualSpacing/>
              <w:rPr>
                <w:rFonts w:ascii="Tahoma" w:hAnsi="Tahoma" w:cs="Tahoma"/>
              </w:rPr>
            </w:pPr>
            <w:r w:rsidRPr="00CE081D">
              <w:rPr>
                <w:rFonts w:ascii="Tahoma" w:hAnsi="Tahoma" w:cs="Tahoma"/>
              </w:rPr>
              <w:t>Choose e</w:t>
            </w:r>
            <w:r w:rsidR="0005662F" w:rsidRPr="00CE081D">
              <w:rPr>
                <w:rFonts w:ascii="Tahoma" w:hAnsi="Tahoma" w:cs="Tahoma"/>
              </w:rPr>
              <w:t>nvironment</w:t>
            </w:r>
          </w:p>
        </w:tc>
      </w:tr>
      <w:tr w:rsidR="00747843" w:rsidRPr="00CE081D" w14:paraId="3E673CFD" w14:textId="77777777" w:rsidTr="00747843">
        <w:trPr>
          <w:cantSplit/>
          <w:trHeight w:val="72"/>
          <w:tblHeader/>
        </w:trPr>
        <w:tc>
          <w:tcPr>
            <w:tcW w:w="565" w:type="pct"/>
            <w:shd w:val="clear" w:color="auto" w:fill="D9D9D9" w:themeFill="background1" w:themeFillShade="D9"/>
            <w:vAlign w:val="center"/>
          </w:tcPr>
          <w:p w14:paraId="764D2F2A" w14:textId="77777777" w:rsidR="006C7114" w:rsidRPr="00CE081D" w:rsidRDefault="006C7114" w:rsidP="007B38A4">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435" w:type="pct"/>
            <w:vAlign w:val="center"/>
          </w:tcPr>
          <w:p w14:paraId="0A176415" w14:textId="04A7279B" w:rsidR="006C7114" w:rsidRPr="00CE081D" w:rsidRDefault="006C7114" w:rsidP="007B38A4">
            <w:pPr>
              <w:spacing w:after="60"/>
              <w:contextualSpacing/>
              <w:rPr>
                <w:rFonts w:ascii="Tahoma" w:hAnsi="Tahoma" w:cs="Tahoma"/>
                <w:iCs/>
              </w:rPr>
            </w:pPr>
            <w:r w:rsidRPr="00CE081D">
              <w:rPr>
                <w:rFonts w:ascii="Tahoma" w:hAnsi="Tahoma" w:cs="Tahoma"/>
              </w:rPr>
              <w:t>BR-</w:t>
            </w:r>
            <w:r w:rsidR="00863FCA" w:rsidRPr="00CE081D">
              <w:rPr>
                <w:rFonts w:ascii="Tahoma" w:hAnsi="Tahoma" w:cs="Tahoma"/>
              </w:rPr>
              <w:t>1</w:t>
            </w:r>
          </w:p>
        </w:tc>
      </w:tr>
      <w:tr w:rsidR="00747843" w:rsidRPr="00CE081D" w14:paraId="55E1A01D" w14:textId="77777777" w:rsidTr="00747843">
        <w:trPr>
          <w:cantSplit/>
          <w:trHeight w:val="72"/>
          <w:tblHeader/>
        </w:trPr>
        <w:tc>
          <w:tcPr>
            <w:tcW w:w="565" w:type="pct"/>
            <w:shd w:val="clear" w:color="auto" w:fill="D9D9D9" w:themeFill="background1" w:themeFillShade="D9"/>
            <w:vAlign w:val="center"/>
          </w:tcPr>
          <w:p w14:paraId="199B9B11" w14:textId="77777777" w:rsidR="006C7114" w:rsidRPr="00CE081D" w:rsidRDefault="006C7114" w:rsidP="007B38A4">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435" w:type="pct"/>
            <w:vAlign w:val="center"/>
          </w:tcPr>
          <w:p w14:paraId="019896E6" w14:textId="72C53BD4" w:rsidR="006C7114" w:rsidRPr="00CE081D" w:rsidRDefault="006C7114" w:rsidP="00863FCA">
            <w:pPr>
              <w:spacing w:after="60"/>
              <w:contextualSpacing/>
              <w:rPr>
                <w:rFonts w:ascii="Tahoma" w:hAnsi="Tahoma" w:cs="Tahoma"/>
                <w:iCs/>
              </w:rPr>
            </w:pPr>
            <w:r w:rsidRPr="00CE081D">
              <w:rPr>
                <w:rFonts w:ascii="Tahoma" w:hAnsi="Tahoma" w:cs="Tahoma"/>
              </w:rPr>
              <w:t>FR-</w:t>
            </w:r>
            <w:r w:rsidR="00863FCA" w:rsidRPr="00CE081D">
              <w:rPr>
                <w:rFonts w:ascii="Tahoma" w:hAnsi="Tahoma" w:cs="Tahoma"/>
              </w:rPr>
              <w:t>1</w:t>
            </w:r>
          </w:p>
        </w:tc>
      </w:tr>
      <w:tr w:rsidR="00747843" w:rsidRPr="00CE081D" w14:paraId="7A7A4CD6" w14:textId="77777777" w:rsidTr="00747843">
        <w:trPr>
          <w:cantSplit/>
          <w:trHeight w:val="72"/>
          <w:tblHeader/>
        </w:trPr>
        <w:tc>
          <w:tcPr>
            <w:tcW w:w="565" w:type="pct"/>
            <w:shd w:val="clear" w:color="auto" w:fill="D9D9D9" w:themeFill="background1" w:themeFillShade="D9"/>
            <w:vAlign w:val="center"/>
          </w:tcPr>
          <w:p w14:paraId="4BC858F8" w14:textId="77777777" w:rsidR="006C7114" w:rsidRPr="00CE081D" w:rsidRDefault="006C7114" w:rsidP="007B38A4">
            <w:pPr>
              <w:jc w:val="center"/>
              <w:rPr>
                <w:rFonts w:ascii="Tahoma" w:hAnsi="Tahoma" w:cs="Tahoma"/>
                <w:b/>
                <w:iCs/>
              </w:rPr>
            </w:pPr>
            <w:r w:rsidRPr="00CE081D">
              <w:rPr>
                <w:rFonts w:ascii="Tahoma" w:hAnsi="Tahoma" w:cs="Tahoma"/>
                <w:b/>
                <w:iCs/>
              </w:rPr>
              <w:t>Flow Process</w:t>
            </w:r>
          </w:p>
        </w:tc>
        <w:tc>
          <w:tcPr>
            <w:tcW w:w="4435" w:type="pct"/>
            <w:vAlign w:val="center"/>
          </w:tcPr>
          <w:p w14:paraId="48CCAC08" w14:textId="77777777" w:rsidR="00E177C8" w:rsidRPr="00CE081D" w:rsidRDefault="00E177C8" w:rsidP="007B38A4">
            <w:pPr>
              <w:spacing w:after="60"/>
              <w:contextualSpacing/>
              <w:jc w:val="center"/>
              <w:rPr>
                <w:rFonts w:ascii="Tahoma" w:hAnsi="Tahoma" w:cs="Tahoma"/>
              </w:rPr>
            </w:pPr>
          </w:p>
          <w:p w14:paraId="6EF07E7A" w14:textId="3E513860" w:rsidR="006C7114" w:rsidRPr="00CE081D" w:rsidRDefault="00B00101" w:rsidP="00A36E9F">
            <w:pPr>
              <w:spacing w:after="60"/>
              <w:contextualSpacing/>
              <w:rPr>
                <w:rFonts w:ascii="Tahoma" w:hAnsi="Tahoma" w:cs="Tahoma"/>
              </w:rPr>
            </w:pPr>
            <w:r w:rsidRPr="00CE081D">
              <w:rPr>
                <w:rFonts w:ascii="Tahoma" w:hAnsi="Tahoma" w:cs="Tahoma"/>
                <w:noProof/>
              </w:rPr>
              <w:drawing>
                <wp:inline distT="0" distB="0" distL="0" distR="0" wp14:anchorId="4CEC9011" wp14:editId="2C1B58A4">
                  <wp:extent cx="5161429" cy="129973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3577" cy="1305309"/>
                          </a:xfrm>
                          <a:prstGeom prst="rect">
                            <a:avLst/>
                          </a:prstGeom>
                        </pic:spPr>
                      </pic:pic>
                    </a:graphicData>
                  </a:graphic>
                </wp:inline>
              </w:drawing>
            </w:r>
          </w:p>
          <w:p w14:paraId="6009FEA1" w14:textId="36244EDC" w:rsidR="00E177C8" w:rsidRPr="00CE081D" w:rsidRDefault="00E177C8" w:rsidP="007B38A4">
            <w:pPr>
              <w:spacing w:after="60"/>
              <w:contextualSpacing/>
              <w:jc w:val="center"/>
              <w:rPr>
                <w:rFonts w:ascii="Tahoma" w:hAnsi="Tahoma" w:cs="Tahoma"/>
              </w:rPr>
            </w:pPr>
          </w:p>
        </w:tc>
      </w:tr>
    </w:tbl>
    <w:p w14:paraId="4C5841B9" w14:textId="512359D9" w:rsidR="00835102" w:rsidRPr="00CE081D" w:rsidRDefault="00835102" w:rsidP="004C0BD0">
      <w:pPr>
        <w:pStyle w:val="Caption"/>
        <w:rPr>
          <w:rFonts w:ascii="Tahoma" w:hAnsi="Tahoma" w:cs="Tahoma"/>
          <w:sz w:val="18"/>
        </w:rPr>
      </w:pPr>
      <w:bookmarkStart w:id="33" w:name="_Toc466459237"/>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Pr="00CE081D">
        <w:rPr>
          <w:rFonts w:ascii="Tahoma" w:hAnsi="Tahoma" w:cs="Tahoma"/>
          <w:noProof/>
          <w:sz w:val="18"/>
        </w:rPr>
        <w:t>3</w:t>
      </w:r>
      <w:r w:rsidRPr="00CE081D">
        <w:rPr>
          <w:rFonts w:ascii="Tahoma" w:hAnsi="Tahoma" w:cs="Tahoma"/>
          <w:sz w:val="18"/>
        </w:rPr>
        <w:fldChar w:fldCharType="end"/>
      </w:r>
      <w:r w:rsidRPr="00CE081D">
        <w:rPr>
          <w:rFonts w:ascii="Tahoma" w:hAnsi="Tahoma" w:cs="Tahoma"/>
          <w:sz w:val="18"/>
        </w:rPr>
        <w:t xml:space="preserve"> </w:t>
      </w:r>
      <w:r w:rsidR="0005662F" w:rsidRPr="00CE081D">
        <w:rPr>
          <w:rFonts w:ascii="Tahoma" w:hAnsi="Tahoma" w:cs="Tahoma"/>
          <w:sz w:val="18"/>
        </w:rPr>
        <w:t>Business Flow 2</w:t>
      </w:r>
      <w:r w:rsidR="001A7FF6" w:rsidRPr="00CE081D">
        <w:rPr>
          <w:rFonts w:ascii="Tahoma" w:hAnsi="Tahoma" w:cs="Tahoma"/>
          <w:sz w:val="18"/>
        </w:rPr>
        <w:t xml:space="preserve"> - Login</w:t>
      </w:r>
      <w:bookmarkEnd w:id="33"/>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835102" w:rsidRPr="00CE081D" w14:paraId="091390F3" w14:textId="77777777" w:rsidTr="00CA0201">
        <w:trPr>
          <w:cantSplit/>
          <w:trHeight w:val="72"/>
          <w:tblHeader/>
        </w:trPr>
        <w:tc>
          <w:tcPr>
            <w:tcW w:w="565" w:type="pct"/>
            <w:shd w:val="clear" w:color="auto" w:fill="D9D9D9" w:themeFill="background1" w:themeFillShade="D9"/>
            <w:vAlign w:val="center"/>
          </w:tcPr>
          <w:p w14:paraId="70DE276D" w14:textId="77777777" w:rsidR="00835102" w:rsidRPr="00CE081D" w:rsidRDefault="00835102" w:rsidP="00CA0201">
            <w:pPr>
              <w:jc w:val="center"/>
              <w:rPr>
                <w:rFonts w:ascii="Tahoma" w:hAnsi="Tahoma" w:cs="Tahoma"/>
                <w:b/>
              </w:rPr>
            </w:pPr>
            <w:r w:rsidRPr="00CE081D">
              <w:rPr>
                <w:rFonts w:ascii="Tahoma" w:hAnsi="Tahoma" w:cs="Tahoma"/>
                <w:b/>
              </w:rPr>
              <w:t>BF ID</w:t>
            </w:r>
          </w:p>
        </w:tc>
        <w:tc>
          <w:tcPr>
            <w:tcW w:w="4435" w:type="pct"/>
            <w:vAlign w:val="center"/>
          </w:tcPr>
          <w:p w14:paraId="159B7CE8" w14:textId="371FFC76" w:rsidR="00835102" w:rsidRPr="00CE081D" w:rsidRDefault="00835102" w:rsidP="00CA0201">
            <w:pPr>
              <w:spacing w:after="60"/>
              <w:contextualSpacing/>
              <w:rPr>
                <w:rFonts w:ascii="Tahoma" w:hAnsi="Tahoma" w:cs="Tahoma"/>
              </w:rPr>
            </w:pPr>
            <w:r w:rsidRPr="00CE081D">
              <w:rPr>
                <w:rFonts w:ascii="Tahoma" w:hAnsi="Tahoma" w:cs="Tahoma"/>
              </w:rPr>
              <w:t>BF-</w:t>
            </w:r>
            <w:r w:rsidR="0005662F" w:rsidRPr="00CE081D">
              <w:rPr>
                <w:rFonts w:ascii="Tahoma" w:hAnsi="Tahoma" w:cs="Tahoma"/>
              </w:rPr>
              <w:t>2</w:t>
            </w:r>
          </w:p>
        </w:tc>
      </w:tr>
      <w:tr w:rsidR="00835102" w:rsidRPr="00CE081D" w14:paraId="37DB8214" w14:textId="77777777" w:rsidTr="00CA0201">
        <w:trPr>
          <w:cantSplit/>
          <w:trHeight w:val="72"/>
          <w:tblHeader/>
        </w:trPr>
        <w:tc>
          <w:tcPr>
            <w:tcW w:w="565" w:type="pct"/>
            <w:shd w:val="clear" w:color="auto" w:fill="D9D9D9" w:themeFill="background1" w:themeFillShade="D9"/>
            <w:vAlign w:val="center"/>
          </w:tcPr>
          <w:p w14:paraId="4EAC6463" w14:textId="77777777" w:rsidR="00835102" w:rsidRPr="00CE081D" w:rsidRDefault="00835102" w:rsidP="00CA0201">
            <w:pPr>
              <w:jc w:val="center"/>
              <w:rPr>
                <w:rFonts w:ascii="Tahoma" w:hAnsi="Tahoma" w:cs="Tahoma"/>
                <w:b/>
              </w:rPr>
            </w:pPr>
            <w:r w:rsidRPr="00CE081D">
              <w:rPr>
                <w:rFonts w:ascii="Tahoma" w:hAnsi="Tahoma" w:cs="Tahoma"/>
                <w:b/>
              </w:rPr>
              <w:t>Description</w:t>
            </w:r>
          </w:p>
        </w:tc>
        <w:tc>
          <w:tcPr>
            <w:tcW w:w="4435" w:type="pct"/>
            <w:vAlign w:val="center"/>
          </w:tcPr>
          <w:p w14:paraId="469406F3" w14:textId="77777777" w:rsidR="00835102" w:rsidRPr="00CE081D" w:rsidRDefault="00835102" w:rsidP="00CA0201">
            <w:pPr>
              <w:spacing w:after="60"/>
              <w:contextualSpacing/>
              <w:rPr>
                <w:rFonts w:ascii="Tahoma" w:hAnsi="Tahoma" w:cs="Tahoma"/>
              </w:rPr>
            </w:pPr>
            <w:r w:rsidRPr="00CE081D">
              <w:rPr>
                <w:rFonts w:ascii="Tahoma" w:hAnsi="Tahoma" w:cs="Tahoma"/>
              </w:rPr>
              <w:t>Login</w:t>
            </w:r>
          </w:p>
        </w:tc>
      </w:tr>
      <w:tr w:rsidR="00835102" w:rsidRPr="00CE081D" w14:paraId="13D6A187" w14:textId="77777777" w:rsidTr="00CA0201">
        <w:trPr>
          <w:cantSplit/>
          <w:trHeight w:val="72"/>
          <w:tblHeader/>
        </w:trPr>
        <w:tc>
          <w:tcPr>
            <w:tcW w:w="565" w:type="pct"/>
            <w:shd w:val="clear" w:color="auto" w:fill="D9D9D9" w:themeFill="background1" w:themeFillShade="D9"/>
            <w:vAlign w:val="center"/>
          </w:tcPr>
          <w:p w14:paraId="7B19FF05" w14:textId="77777777" w:rsidR="00835102" w:rsidRPr="00CE081D" w:rsidRDefault="00835102" w:rsidP="00CA0201">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435" w:type="pct"/>
            <w:vAlign w:val="center"/>
          </w:tcPr>
          <w:p w14:paraId="2F596724" w14:textId="77777777" w:rsidR="00835102" w:rsidRPr="00CE081D" w:rsidRDefault="00835102" w:rsidP="00CA0201">
            <w:pPr>
              <w:spacing w:after="60"/>
              <w:contextualSpacing/>
              <w:rPr>
                <w:rFonts w:ascii="Tahoma" w:hAnsi="Tahoma" w:cs="Tahoma"/>
                <w:iCs/>
              </w:rPr>
            </w:pPr>
            <w:r w:rsidRPr="00CE081D">
              <w:rPr>
                <w:rFonts w:ascii="Tahoma" w:hAnsi="Tahoma" w:cs="Tahoma"/>
              </w:rPr>
              <w:t>BR-1</w:t>
            </w:r>
          </w:p>
        </w:tc>
      </w:tr>
      <w:tr w:rsidR="00835102" w:rsidRPr="00CE081D" w14:paraId="0D6C0E7C" w14:textId="77777777" w:rsidTr="00CA0201">
        <w:trPr>
          <w:cantSplit/>
          <w:trHeight w:val="72"/>
          <w:tblHeader/>
        </w:trPr>
        <w:tc>
          <w:tcPr>
            <w:tcW w:w="565" w:type="pct"/>
            <w:shd w:val="clear" w:color="auto" w:fill="D9D9D9" w:themeFill="background1" w:themeFillShade="D9"/>
            <w:vAlign w:val="center"/>
          </w:tcPr>
          <w:p w14:paraId="2BFF7C87" w14:textId="77777777" w:rsidR="00835102" w:rsidRPr="00CE081D" w:rsidRDefault="00835102" w:rsidP="00CA0201">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435" w:type="pct"/>
            <w:vAlign w:val="center"/>
          </w:tcPr>
          <w:p w14:paraId="035921A3" w14:textId="77777777" w:rsidR="00835102" w:rsidRPr="00CE081D" w:rsidRDefault="00835102" w:rsidP="00CA0201">
            <w:pPr>
              <w:spacing w:after="60"/>
              <w:contextualSpacing/>
              <w:rPr>
                <w:rFonts w:ascii="Tahoma" w:hAnsi="Tahoma" w:cs="Tahoma"/>
                <w:iCs/>
              </w:rPr>
            </w:pPr>
            <w:r w:rsidRPr="00CE081D">
              <w:rPr>
                <w:rFonts w:ascii="Tahoma" w:hAnsi="Tahoma" w:cs="Tahoma"/>
              </w:rPr>
              <w:t>FR-1</w:t>
            </w:r>
          </w:p>
        </w:tc>
      </w:tr>
      <w:tr w:rsidR="00835102" w:rsidRPr="00CE081D" w14:paraId="66785FDC" w14:textId="77777777" w:rsidTr="00CA0201">
        <w:trPr>
          <w:cantSplit/>
          <w:trHeight w:val="72"/>
          <w:tblHeader/>
        </w:trPr>
        <w:tc>
          <w:tcPr>
            <w:tcW w:w="565" w:type="pct"/>
            <w:shd w:val="clear" w:color="auto" w:fill="D9D9D9" w:themeFill="background1" w:themeFillShade="D9"/>
            <w:vAlign w:val="center"/>
          </w:tcPr>
          <w:p w14:paraId="05745B3B" w14:textId="77777777" w:rsidR="00835102" w:rsidRPr="00CE081D" w:rsidRDefault="00835102" w:rsidP="00CA0201">
            <w:pPr>
              <w:jc w:val="center"/>
              <w:rPr>
                <w:rFonts w:ascii="Tahoma" w:hAnsi="Tahoma" w:cs="Tahoma"/>
                <w:b/>
                <w:iCs/>
              </w:rPr>
            </w:pPr>
            <w:r w:rsidRPr="00CE081D">
              <w:rPr>
                <w:rFonts w:ascii="Tahoma" w:hAnsi="Tahoma" w:cs="Tahoma"/>
                <w:b/>
                <w:iCs/>
              </w:rPr>
              <w:t>Flow Process</w:t>
            </w:r>
          </w:p>
        </w:tc>
        <w:tc>
          <w:tcPr>
            <w:tcW w:w="4435" w:type="pct"/>
            <w:vAlign w:val="center"/>
          </w:tcPr>
          <w:p w14:paraId="5BDC920A" w14:textId="77777777" w:rsidR="00835102" w:rsidRPr="00CE081D" w:rsidRDefault="00835102" w:rsidP="00CA0201">
            <w:pPr>
              <w:spacing w:after="60"/>
              <w:contextualSpacing/>
              <w:jc w:val="center"/>
              <w:rPr>
                <w:rFonts w:ascii="Tahoma" w:hAnsi="Tahoma" w:cs="Tahoma"/>
              </w:rPr>
            </w:pPr>
          </w:p>
          <w:p w14:paraId="37DB7EE5" w14:textId="23CB0F2A" w:rsidR="00835102" w:rsidRPr="00CE081D" w:rsidRDefault="00B00101" w:rsidP="00A36E9F">
            <w:pPr>
              <w:spacing w:after="60"/>
              <w:contextualSpacing/>
              <w:rPr>
                <w:rFonts w:ascii="Tahoma" w:hAnsi="Tahoma" w:cs="Tahoma"/>
              </w:rPr>
            </w:pPr>
            <w:r w:rsidRPr="00CE081D">
              <w:rPr>
                <w:rFonts w:ascii="Tahoma" w:hAnsi="Tahoma" w:cs="Tahoma"/>
                <w:noProof/>
              </w:rPr>
              <w:drawing>
                <wp:inline distT="0" distB="0" distL="0" distR="0" wp14:anchorId="4011879D" wp14:editId="77D2D794">
                  <wp:extent cx="5158800" cy="810747"/>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8800" cy="810747"/>
                          </a:xfrm>
                          <a:prstGeom prst="rect">
                            <a:avLst/>
                          </a:prstGeom>
                        </pic:spPr>
                      </pic:pic>
                    </a:graphicData>
                  </a:graphic>
                </wp:inline>
              </w:drawing>
            </w:r>
          </w:p>
          <w:p w14:paraId="7A9FFB4B" w14:textId="77777777" w:rsidR="00835102" w:rsidRPr="00CE081D" w:rsidRDefault="00835102" w:rsidP="00CA0201">
            <w:pPr>
              <w:spacing w:after="60"/>
              <w:contextualSpacing/>
              <w:jc w:val="center"/>
              <w:rPr>
                <w:rFonts w:ascii="Tahoma" w:hAnsi="Tahoma" w:cs="Tahoma"/>
              </w:rPr>
            </w:pPr>
          </w:p>
        </w:tc>
      </w:tr>
    </w:tbl>
    <w:p w14:paraId="5D040C3B" w14:textId="6C16E538" w:rsidR="0005662F" w:rsidRPr="00CE081D" w:rsidRDefault="0005662F" w:rsidP="004C0BD0">
      <w:pPr>
        <w:pStyle w:val="Caption"/>
        <w:rPr>
          <w:rFonts w:ascii="Tahoma" w:hAnsi="Tahoma" w:cs="Tahoma"/>
          <w:sz w:val="18"/>
        </w:rPr>
      </w:pPr>
      <w:bookmarkStart w:id="34" w:name="_Toc466459238"/>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Pr="00CE081D">
        <w:rPr>
          <w:rFonts w:ascii="Tahoma" w:hAnsi="Tahoma" w:cs="Tahoma"/>
          <w:noProof/>
          <w:sz w:val="18"/>
        </w:rPr>
        <w:t>4</w:t>
      </w:r>
      <w:r w:rsidRPr="00CE081D">
        <w:rPr>
          <w:rFonts w:ascii="Tahoma" w:hAnsi="Tahoma" w:cs="Tahoma"/>
          <w:sz w:val="18"/>
        </w:rPr>
        <w:fldChar w:fldCharType="end"/>
      </w:r>
      <w:r w:rsidRPr="00CE081D">
        <w:rPr>
          <w:rFonts w:ascii="Tahoma" w:hAnsi="Tahoma" w:cs="Tahoma"/>
          <w:sz w:val="18"/>
        </w:rPr>
        <w:t xml:space="preserve"> Business Flow 3</w:t>
      </w:r>
      <w:r w:rsidR="001A7FF6" w:rsidRPr="00CE081D">
        <w:rPr>
          <w:rFonts w:ascii="Tahoma" w:hAnsi="Tahoma" w:cs="Tahoma"/>
          <w:sz w:val="18"/>
        </w:rPr>
        <w:t xml:space="preserve"> – Update Device Token</w:t>
      </w:r>
      <w:bookmarkEnd w:id="34"/>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05662F" w:rsidRPr="00CE081D" w14:paraId="56854E8C" w14:textId="77777777" w:rsidTr="00375D06">
        <w:trPr>
          <w:cantSplit/>
          <w:trHeight w:val="72"/>
          <w:tblHeader/>
        </w:trPr>
        <w:tc>
          <w:tcPr>
            <w:tcW w:w="565" w:type="pct"/>
            <w:shd w:val="clear" w:color="auto" w:fill="D9D9D9" w:themeFill="background1" w:themeFillShade="D9"/>
            <w:vAlign w:val="center"/>
          </w:tcPr>
          <w:p w14:paraId="7F560D92" w14:textId="77777777" w:rsidR="0005662F" w:rsidRPr="00CE081D" w:rsidRDefault="0005662F" w:rsidP="00375D06">
            <w:pPr>
              <w:jc w:val="center"/>
              <w:rPr>
                <w:rFonts w:ascii="Tahoma" w:hAnsi="Tahoma" w:cs="Tahoma"/>
                <w:b/>
              </w:rPr>
            </w:pPr>
            <w:r w:rsidRPr="00CE081D">
              <w:rPr>
                <w:rFonts w:ascii="Tahoma" w:hAnsi="Tahoma" w:cs="Tahoma"/>
                <w:b/>
              </w:rPr>
              <w:t>BF ID</w:t>
            </w:r>
          </w:p>
        </w:tc>
        <w:tc>
          <w:tcPr>
            <w:tcW w:w="4435" w:type="pct"/>
            <w:vAlign w:val="center"/>
          </w:tcPr>
          <w:p w14:paraId="23538796" w14:textId="706A0E71" w:rsidR="0005662F" w:rsidRPr="00CE081D" w:rsidRDefault="0005662F" w:rsidP="00375D06">
            <w:pPr>
              <w:spacing w:after="60"/>
              <w:contextualSpacing/>
              <w:rPr>
                <w:rFonts w:ascii="Tahoma" w:hAnsi="Tahoma" w:cs="Tahoma"/>
              </w:rPr>
            </w:pPr>
            <w:r w:rsidRPr="00CE081D">
              <w:rPr>
                <w:rFonts w:ascii="Tahoma" w:hAnsi="Tahoma" w:cs="Tahoma"/>
              </w:rPr>
              <w:t>BF-3</w:t>
            </w:r>
          </w:p>
        </w:tc>
      </w:tr>
      <w:tr w:rsidR="0005662F" w:rsidRPr="00CE081D" w14:paraId="658B52D7" w14:textId="77777777" w:rsidTr="00375D06">
        <w:trPr>
          <w:cantSplit/>
          <w:trHeight w:val="72"/>
          <w:tblHeader/>
        </w:trPr>
        <w:tc>
          <w:tcPr>
            <w:tcW w:w="565" w:type="pct"/>
            <w:shd w:val="clear" w:color="auto" w:fill="D9D9D9" w:themeFill="background1" w:themeFillShade="D9"/>
            <w:vAlign w:val="center"/>
          </w:tcPr>
          <w:p w14:paraId="53232E85" w14:textId="77777777" w:rsidR="0005662F" w:rsidRPr="00CE081D" w:rsidRDefault="0005662F" w:rsidP="00375D06">
            <w:pPr>
              <w:jc w:val="center"/>
              <w:rPr>
                <w:rFonts w:ascii="Tahoma" w:hAnsi="Tahoma" w:cs="Tahoma"/>
                <w:b/>
              </w:rPr>
            </w:pPr>
            <w:r w:rsidRPr="00CE081D">
              <w:rPr>
                <w:rFonts w:ascii="Tahoma" w:hAnsi="Tahoma" w:cs="Tahoma"/>
                <w:b/>
              </w:rPr>
              <w:t>Description</w:t>
            </w:r>
          </w:p>
        </w:tc>
        <w:tc>
          <w:tcPr>
            <w:tcW w:w="4435" w:type="pct"/>
            <w:vAlign w:val="center"/>
          </w:tcPr>
          <w:p w14:paraId="07BC801B" w14:textId="5515BDA0" w:rsidR="0005662F" w:rsidRPr="00CE081D" w:rsidRDefault="00293969" w:rsidP="00375D06">
            <w:pPr>
              <w:spacing w:after="60"/>
              <w:contextualSpacing/>
              <w:rPr>
                <w:rFonts w:ascii="Tahoma" w:hAnsi="Tahoma" w:cs="Tahoma"/>
              </w:rPr>
            </w:pPr>
            <w:r w:rsidRPr="00CE081D">
              <w:rPr>
                <w:rFonts w:ascii="Tahoma" w:hAnsi="Tahoma" w:cs="Tahoma"/>
              </w:rPr>
              <w:t>Update device token</w:t>
            </w:r>
          </w:p>
        </w:tc>
      </w:tr>
      <w:tr w:rsidR="0005662F" w:rsidRPr="00CE081D" w14:paraId="0D4F44F4" w14:textId="77777777" w:rsidTr="00375D06">
        <w:trPr>
          <w:cantSplit/>
          <w:trHeight w:val="72"/>
          <w:tblHeader/>
        </w:trPr>
        <w:tc>
          <w:tcPr>
            <w:tcW w:w="565" w:type="pct"/>
            <w:shd w:val="clear" w:color="auto" w:fill="D9D9D9" w:themeFill="background1" w:themeFillShade="D9"/>
            <w:vAlign w:val="center"/>
          </w:tcPr>
          <w:p w14:paraId="2CF5E370" w14:textId="77777777" w:rsidR="0005662F" w:rsidRPr="00CE081D" w:rsidRDefault="0005662F"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435" w:type="pct"/>
            <w:vAlign w:val="center"/>
          </w:tcPr>
          <w:p w14:paraId="702317A7" w14:textId="77777777" w:rsidR="0005662F" w:rsidRPr="00CE081D" w:rsidRDefault="0005662F" w:rsidP="00375D06">
            <w:pPr>
              <w:spacing w:after="60"/>
              <w:contextualSpacing/>
              <w:rPr>
                <w:rFonts w:ascii="Tahoma" w:hAnsi="Tahoma" w:cs="Tahoma"/>
                <w:iCs/>
              </w:rPr>
            </w:pPr>
            <w:r w:rsidRPr="00CE081D">
              <w:rPr>
                <w:rFonts w:ascii="Tahoma" w:hAnsi="Tahoma" w:cs="Tahoma"/>
              </w:rPr>
              <w:t>BR-1</w:t>
            </w:r>
          </w:p>
        </w:tc>
      </w:tr>
      <w:tr w:rsidR="0005662F" w:rsidRPr="00CE081D" w14:paraId="3132D894" w14:textId="77777777" w:rsidTr="00375D06">
        <w:trPr>
          <w:cantSplit/>
          <w:trHeight w:val="72"/>
          <w:tblHeader/>
        </w:trPr>
        <w:tc>
          <w:tcPr>
            <w:tcW w:w="565" w:type="pct"/>
            <w:shd w:val="clear" w:color="auto" w:fill="D9D9D9" w:themeFill="background1" w:themeFillShade="D9"/>
            <w:vAlign w:val="center"/>
          </w:tcPr>
          <w:p w14:paraId="3514EBAE" w14:textId="77777777" w:rsidR="0005662F" w:rsidRPr="00CE081D" w:rsidRDefault="0005662F"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435" w:type="pct"/>
            <w:vAlign w:val="center"/>
          </w:tcPr>
          <w:p w14:paraId="7EA23E09" w14:textId="77777777" w:rsidR="0005662F" w:rsidRPr="00CE081D" w:rsidRDefault="0005662F" w:rsidP="00375D06">
            <w:pPr>
              <w:spacing w:after="60"/>
              <w:contextualSpacing/>
              <w:rPr>
                <w:rFonts w:ascii="Tahoma" w:hAnsi="Tahoma" w:cs="Tahoma"/>
                <w:iCs/>
              </w:rPr>
            </w:pPr>
            <w:r w:rsidRPr="00CE081D">
              <w:rPr>
                <w:rFonts w:ascii="Tahoma" w:hAnsi="Tahoma" w:cs="Tahoma"/>
              </w:rPr>
              <w:t>FR-1</w:t>
            </w:r>
          </w:p>
        </w:tc>
      </w:tr>
      <w:tr w:rsidR="0005662F" w:rsidRPr="00CE081D" w14:paraId="64B35FDF" w14:textId="77777777" w:rsidTr="00375D06">
        <w:trPr>
          <w:cantSplit/>
          <w:trHeight w:val="72"/>
          <w:tblHeader/>
        </w:trPr>
        <w:tc>
          <w:tcPr>
            <w:tcW w:w="565" w:type="pct"/>
            <w:shd w:val="clear" w:color="auto" w:fill="D9D9D9" w:themeFill="background1" w:themeFillShade="D9"/>
            <w:vAlign w:val="center"/>
          </w:tcPr>
          <w:p w14:paraId="06AB829B" w14:textId="77777777" w:rsidR="0005662F" w:rsidRPr="00CE081D" w:rsidRDefault="0005662F" w:rsidP="00375D06">
            <w:pPr>
              <w:jc w:val="center"/>
              <w:rPr>
                <w:rFonts w:ascii="Tahoma" w:hAnsi="Tahoma" w:cs="Tahoma"/>
                <w:b/>
                <w:iCs/>
              </w:rPr>
            </w:pPr>
            <w:r w:rsidRPr="00CE081D">
              <w:rPr>
                <w:rFonts w:ascii="Tahoma" w:hAnsi="Tahoma" w:cs="Tahoma"/>
                <w:b/>
                <w:iCs/>
              </w:rPr>
              <w:t>Flow Process</w:t>
            </w:r>
          </w:p>
        </w:tc>
        <w:tc>
          <w:tcPr>
            <w:tcW w:w="4435" w:type="pct"/>
            <w:vAlign w:val="center"/>
          </w:tcPr>
          <w:p w14:paraId="7CBE29CE" w14:textId="77777777" w:rsidR="0005662F" w:rsidRPr="00CE081D" w:rsidRDefault="0005662F" w:rsidP="00375D06">
            <w:pPr>
              <w:spacing w:after="60"/>
              <w:contextualSpacing/>
              <w:jc w:val="center"/>
              <w:rPr>
                <w:rFonts w:ascii="Tahoma" w:hAnsi="Tahoma" w:cs="Tahoma"/>
              </w:rPr>
            </w:pPr>
          </w:p>
          <w:p w14:paraId="2656B834" w14:textId="43EF2FA0" w:rsidR="0005662F" w:rsidRPr="00CE081D" w:rsidRDefault="00B00101" w:rsidP="00A36E9F">
            <w:pPr>
              <w:spacing w:after="60"/>
              <w:contextualSpacing/>
              <w:rPr>
                <w:rFonts w:ascii="Tahoma" w:hAnsi="Tahoma" w:cs="Tahoma"/>
              </w:rPr>
            </w:pPr>
            <w:r w:rsidRPr="00CE081D">
              <w:rPr>
                <w:rFonts w:ascii="Tahoma" w:hAnsi="Tahoma" w:cs="Tahoma"/>
                <w:noProof/>
              </w:rPr>
              <w:drawing>
                <wp:inline distT="0" distB="0" distL="0" distR="0" wp14:anchorId="4A02E338" wp14:editId="4773F965">
                  <wp:extent cx="5158800" cy="1232380"/>
                  <wp:effectExtent l="0" t="0" r="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8800" cy="1232380"/>
                          </a:xfrm>
                          <a:prstGeom prst="rect">
                            <a:avLst/>
                          </a:prstGeom>
                        </pic:spPr>
                      </pic:pic>
                    </a:graphicData>
                  </a:graphic>
                </wp:inline>
              </w:drawing>
            </w:r>
          </w:p>
          <w:p w14:paraId="67E559D0" w14:textId="77777777" w:rsidR="0005662F" w:rsidRPr="00CE081D" w:rsidRDefault="0005662F" w:rsidP="00375D06">
            <w:pPr>
              <w:spacing w:after="60"/>
              <w:contextualSpacing/>
              <w:jc w:val="center"/>
              <w:rPr>
                <w:rFonts w:ascii="Tahoma" w:hAnsi="Tahoma" w:cs="Tahoma"/>
              </w:rPr>
            </w:pPr>
          </w:p>
        </w:tc>
      </w:tr>
    </w:tbl>
    <w:p w14:paraId="2DE49844" w14:textId="5EBB952D" w:rsidR="00293969" w:rsidRPr="00CE081D" w:rsidRDefault="00293969" w:rsidP="004C0BD0">
      <w:pPr>
        <w:pStyle w:val="Caption"/>
        <w:rPr>
          <w:rFonts w:ascii="Tahoma" w:hAnsi="Tahoma" w:cs="Tahoma"/>
          <w:sz w:val="18"/>
        </w:rPr>
      </w:pPr>
      <w:bookmarkStart w:id="35" w:name="_Toc466459239"/>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Pr="00CE081D">
        <w:rPr>
          <w:rFonts w:ascii="Tahoma" w:hAnsi="Tahoma" w:cs="Tahoma"/>
          <w:noProof/>
          <w:sz w:val="18"/>
        </w:rPr>
        <w:t>5</w:t>
      </w:r>
      <w:r w:rsidRPr="00CE081D">
        <w:rPr>
          <w:rFonts w:ascii="Tahoma" w:hAnsi="Tahoma" w:cs="Tahoma"/>
          <w:sz w:val="18"/>
        </w:rPr>
        <w:fldChar w:fldCharType="end"/>
      </w:r>
      <w:r w:rsidRPr="00CE081D">
        <w:rPr>
          <w:rFonts w:ascii="Tahoma" w:hAnsi="Tahoma" w:cs="Tahoma"/>
          <w:sz w:val="18"/>
        </w:rPr>
        <w:t xml:space="preserve"> Business Flow 4</w:t>
      </w:r>
      <w:r w:rsidR="001A7FF6" w:rsidRPr="00CE081D">
        <w:rPr>
          <w:rFonts w:ascii="Tahoma" w:hAnsi="Tahoma" w:cs="Tahoma"/>
          <w:sz w:val="18"/>
        </w:rPr>
        <w:t xml:space="preserve"> – Fetch System Parameter</w:t>
      </w:r>
      <w:bookmarkEnd w:id="35"/>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293969" w:rsidRPr="00CE081D" w14:paraId="4FDBEB17" w14:textId="77777777" w:rsidTr="00293969">
        <w:trPr>
          <w:cantSplit/>
          <w:trHeight w:val="72"/>
          <w:tblHeader/>
        </w:trPr>
        <w:tc>
          <w:tcPr>
            <w:tcW w:w="687" w:type="pct"/>
            <w:shd w:val="clear" w:color="auto" w:fill="D9D9D9" w:themeFill="background1" w:themeFillShade="D9"/>
            <w:vAlign w:val="center"/>
          </w:tcPr>
          <w:p w14:paraId="35B229D1" w14:textId="77777777" w:rsidR="00293969" w:rsidRPr="00CE081D" w:rsidRDefault="00293969" w:rsidP="00375D06">
            <w:pPr>
              <w:jc w:val="center"/>
              <w:rPr>
                <w:rFonts w:ascii="Tahoma" w:hAnsi="Tahoma" w:cs="Tahoma"/>
                <w:b/>
              </w:rPr>
            </w:pPr>
            <w:r w:rsidRPr="00CE081D">
              <w:rPr>
                <w:rFonts w:ascii="Tahoma" w:hAnsi="Tahoma" w:cs="Tahoma"/>
                <w:b/>
              </w:rPr>
              <w:t>BF ID</w:t>
            </w:r>
          </w:p>
        </w:tc>
        <w:tc>
          <w:tcPr>
            <w:tcW w:w="4313" w:type="pct"/>
            <w:vAlign w:val="center"/>
          </w:tcPr>
          <w:p w14:paraId="0EFB0AD9" w14:textId="0226D06C" w:rsidR="00293969" w:rsidRPr="00CE081D" w:rsidRDefault="00293969" w:rsidP="00375D06">
            <w:pPr>
              <w:spacing w:after="60"/>
              <w:contextualSpacing/>
              <w:rPr>
                <w:rFonts w:ascii="Tahoma" w:hAnsi="Tahoma" w:cs="Tahoma"/>
              </w:rPr>
            </w:pPr>
            <w:r w:rsidRPr="00CE081D">
              <w:rPr>
                <w:rFonts w:ascii="Tahoma" w:hAnsi="Tahoma" w:cs="Tahoma"/>
              </w:rPr>
              <w:t>BF-4</w:t>
            </w:r>
          </w:p>
        </w:tc>
      </w:tr>
      <w:tr w:rsidR="00293969" w:rsidRPr="00CE081D" w14:paraId="2DE96490" w14:textId="77777777" w:rsidTr="00293969">
        <w:trPr>
          <w:cantSplit/>
          <w:trHeight w:val="72"/>
          <w:tblHeader/>
        </w:trPr>
        <w:tc>
          <w:tcPr>
            <w:tcW w:w="687" w:type="pct"/>
            <w:shd w:val="clear" w:color="auto" w:fill="D9D9D9" w:themeFill="background1" w:themeFillShade="D9"/>
            <w:vAlign w:val="center"/>
          </w:tcPr>
          <w:p w14:paraId="42D6BD67" w14:textId="77777777" w:rsidR="00293969" w:rsidRPr="00CE081D" w:rsidRDefault="00293969" w:rsidP="00375D06">
            <w:pPr>
              <w:jc w:val="center"/>
              <w:rPr>
                <w:rFonts w:ascii="Tahoma" w:hAnsi="Tahoma" w:cs="Tahoma"/>
                <w:b/>
              </w:rPr>
            </w:pPr>
            <w:r w:rsidRPr="00CE081D">
              <w:rPr>
                <w:rFonts w:ascii="Tahoma" w:hAnsi="Tahoma" w:cs="Tahoma"/>
                <w:b/>
              </w:rPr>
              <w:lastRenderedPageBreak/>
              <w:t>Description</w:t>
            </w:r>
          </w:p>
        </w:tc>
        <w:tc>
          <w:tcPr>
            <w:tcW w:w="4313" w:type="pct"/>
            <w:vAlign w:val="center"/>
          </w:tcPr>
          <w:p w14:paraId="432CEF69" w14:textId="3DD2B8BB" w:rsidR="00293969" w:rsidRPr="00CE081D" w:rsidRDefault="001A7FF6" w:rsidP="00375D06">
            <w:pPr>
              <w:spacing w:after="60"/>
              <w:contextualSpacing/>
              <w:rPr>
                <w:rFonts w:ascii="Tahoma" w:hAnsi="Tahoma" w:cs="Tahoma"/>
              </w:rPr>
            </w:pPr>
            <w:r w:rsidRPr="00CE081D">
              <w:rPr>
                <w:rFonts w:ascii="Tahoma" w:hAnsi="Tahoma" w:cs="Tahoma"/>
              </w:rPr>
              <w:t>Fetch system parameter</w:t>
            </w:r>
          </w:p>
        </w:tc>
      </w:tr>
      <w:tr w:rsidR="00293969" w:rsidRPr="00CE081D" w14:paraId="2ADEACB6" w14:textId="77777777" w:rsidTr="00293969">
        <w:trPr>
          <w:cantSplit/>
          <w:trHeight w:val="72"/>
          <w:tblHeader/>
        </w:trPr>
        <w:tc>
          <w:tcPr>
            <w:tcW w:w="687" w:type="pct"/>
            <w:shd w:val="clear" w:color="auto" w:fill="D9D9D9" w:themeFill="background1" w:themeFillShade="D9"/>
            <w:vAlign w:val="center"/>
          </w:tcPr>
          <w:p w14:paraId="6DC3C4D9" w14:textId="77777777" w:rsidR="00293969" w:rsidRPr="00CE081D" w:rsidRDefault="00293969"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13" w:type="pct"/>
            <w:vAlign w:val="center"/>
          </w:tcPr>
          <w:p w14:paraId="0A639F30" w14:textId="77777777" w:rsidR="00293969" w:rsidRPr="00CE081D" w:rsidRDefault="00293969" w:rsidP="00375D06">
            <w:pPr>
              <w:spacing w:after="60"/>
              <w:contextualSpacing/>
              <w:rPr>
                <w:rFonts w:ascii="Tahoma" w:hAnsi="Tahoma" w:cs="Tahoma"/>
                <w:iCs/>
              </w:rPr>
            </w:pPr>
            <w:r w:rsidRPr="00CE081D">
              <w:rPr>
                <w:rFonts w:ascii="Tahoma" w:hAnsi="Tahoma" w:cs="Tahoma"/>
              </w:rPr>
              <w:t>BR-1</w:t>
            </w:r>
          </w:p>
        </w:tc>
      </w:tr>
      <w:tr w:rsidR="00293969" w:rsidRPr="00CE081D" w14:paraId="50A76026" w14:textId="77777777" w:rsidTr="00293969">
        <w:trPr>
          <w:cantSplit/>
          <w:trHeight w:val="72"/>
          <w:tblHeader/>
        </w:trPr>
        <w:tc>
          <w:tcPr>
            <w:tcW w:w="687" w:type="pct"/>
            <w:shd w:val="clear" w:color="auto" w:fill="D9D9D9" w:themeFill="background1" w:themeFillShade="D9"/>
            <w:vAlign w:val="center"/>
          </w:tcPr>
          <w:p w14:paraId="3B948567" w14:textId="77777777" w:rsidR="00293969" w:rsidRPr="00CE081D" w:rsidRDefault="00293969"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13" w:type="pct"/>
            <w:vAlign w:val="center"/>
          </w:tcPr>
          <w:p w14:paraId="4BCE9E9A" w14:textId="77777777" w:rsidR="00293969" w:rsidRPr="00CE081D" w:rsidRDefault="00293969" w:rsidP="00375D06">
            <w:pPr>
              <w:spacing w:after="60"/>
              <w:contextualSpacing/>
              <w:rPr>
                <w:rFonts w:ascii="Tahoma" w:hAnsi="Tahoma" w:cs="Tahoma"/>
                <w:iCs/>
              </w:rPr>
            </w:pPr>
            <w:r w:rsidRPr="00CE081D">
              <w:rPr>
                <w:rFonts w:ascii="Tahoma" w:hAnsi="Tahoma" w:cs="Tahoma"/>
              </w:rPr>
              <w:t>FR-1</w:t>
            </w:r>
          </w:p>
        </w:tc>
      </w:tr>
      <w:tr w:rsidR="00293969" w:rsidRPr="00CE081D" w14:paraId="0F5341A7" w14:textId="77777777" w:rsidTr="00293969">
        <w:trPr>
          <w:cantSplit/>
          <w:trHeight w:val="72"/>
          <w:tblHeader/>
        </w:trPr>
        <w:tc>
          <w:tcPr>
            <w:tcW w:w="687" w:type="pct"/>
            <w:shd w:val="clear" w:color="auto" w:fill="D9D9D9" w:themeFill="background1" w:themeFillShade="D9"/>
            <w:vAlign w:val="center"/>
          </w:tcPr>
          <w:p w14:paraId="4020625A" w14:textId="77777777" w:rsidR="00293969" w:rsidRPr="00CE081D" w:rsidRDefault="00293969" w:rsidP="00375D06">
            <w:pPr>
              <w:jc w:val="center"/>
              <w:rPr>
                <w:rFonts w:ascii="Tahoma" w:hAnsi="Tahoma" w:cs="Tahoma"/>
                <w:b/>
                <w:iCs/>
              </w:rPr>
            </w:pPr>
            <w:r w:rsidRPr="00CE081D">
              <w:rPr>
                <w:rFonts w:ascii="Tahoma" w:hAnsi="Tahoma" w:cs="Tahoma"/>
                <w:b/>
                <w:iCs/>
              </w:rPr>
              <w:t>Flow Process</w:t>
            </w:r>
          </w:p>
        </w:tc>
        <w:tc>
          <w:tcPr>
            <w:tcW w:w="4313" w:type="pct"/>
            <w:vAlign w:val="center"/>
          </w:tcPr>
          <w:p w14:paraId="3569FAA7" w14:textId="77777777" w:rsidR="00293969" w:rsidRPr="00CE081D" w:rsidRDefault="00293969" w:rsidP="00375D06">
            <w:pPr>
              <w:spacing w:after="60"/>
              <w:contextualSpacing/>
              <w:jc w:val="center"/>
              <w:rPr>
                <w:rFonts w:ascii="Tahoma" w:hAnsi="Tahoma" w:cs="Tahoma"/>
              </w:rPr>
            </w:pPr>
          </w:p>
          <w:p w14:paraId="3DC197FC" w14:textId="3872F595" w:rsidR="00293969" w:rsidRPr="00CE081D" w:rsidRDefault="00A127C1" w:rsidP="00A36E9F">
            <w:pPr>
              <w:spacing w:after="60"/>
              <w:contextualSpacing/>
              <w:rPr>
                <w:rFonts w:ascii="Tahoma" w:hAnsi="Tahoma" w:cs="Tahoma"/>
              </w:rPr>
            </w:pPr>
            <w:r w:rsidRPr="00CE081D">
              <w:rPr>
                <w:rFonts w:ascii="Tahoma" w:hAnsi="Tahoma" w:cs="Tahoma"/>
                <w:noProof/>
              </w:rPr>
              <w:drawing>
                <wp:inline distT="0" distB="0" distL="0" distR="0" wp14:anchorId="2D4416FE" wp14:editId="4ADDE867">
                  <wp:extent cx="5158800" cy="177692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8800" cy="1776920"/>
                          </a:xfrm>
                          <a:prstGeom prst="rect">
                            <a:avLst/>
                          </a:prstGeom>
                        </pic:spPr>
                      </pic:pic>
                    </a:graphicData>
                  </a:graphic>
                </wp:inline>
              </w:drawing>
            </w:r>
          </w:p>
          <w:p w14:paraId="46F064AE" w14:textId="77777777" w:rsidR="00293969" w:rsidRPr="00CE081D" w:rsidRDefault="00293969" w:rsidP="00375D06">
            <w:pPr>
              <w:spacing w:after="60"/>
              <w:contextualSpacing/>
              <w:jc w:val="center"/>
              <w:rPr>
                <w:rFonts w:ascii="Tahoma" w:hAnsi="Tahoma" w:cs="Tahoma"/>
              </w:rPr>
            </w:pPr>
          </w:p>
        </w:tc>
      </w:tr>
    </w:tbl>
    <w:p w14:paraId="0F7C0778" w14:textId="3B9C816F" w:rsidR="00293969" w:rsidRPr="00CE081D" w:rsidRDefault="00293969" w:rsidP="00293969">
      <w:pPr>
        <w:pStyle w:val="Caption"/>
        <w:rPr>
          <w:rFonts w:ascii="Tahoma" w:hAnsi="Tahoma" w:cs="Tahoma"/>
          <w:sz w:val="18"/>
        </w:rPr>
      </w:pPr>
      <w:bookmarkStart w:id="36" w:name="_Toc466459240"/>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Pr="00CE081D">
        <w:rPr>
          <w:rFonts w:ascii="Tahoma" w:hAnsi="Tahoma" w:cs="Tahoma"/>
          <w:noProof/>
          <w:sz w:val="18"/>
        </w:rPr>
        <w:t>6</w:t>
      </w:r>
      <w:r w:rsidRPr="00CE081D">
        <w:rPr>
          <w:rFonts w:ascii="Tahoma" w:hAnsi="Tahoma" w:cs="Tahoma"/>
          <w:sz w:val="18"/>
        </w:rPr>
        <w:fldChar w:fldCharType="end"/>
      </w:r>
      <w:r w:rsidRPr="00CE081D">
        <w:rPr>
          <w:rFonts w:ascii="Tahoma" w:hAnsi="Tahoma" w:cs="Tahoma"/>
          <w:sz w:val="18"/>
        </w:rPr>
        <w:t xml:space="preserve"> Business Flow 5</w:t>
      </w:r>
      <w:r w:rsidR="001A7FF6" w:rsidRPr="00CE081D">
        <w:rPr>
          <w:rFonts w:ascii="Tahoma" w:hAnsi="Tahoma" w:cs="Tahoma"/>
          <w:sz w:val="18"/>
        </w:rPr>
        <w:t xml:space="preserve"> – Forgot Password</w:t>
      </w:r>
      <w:bookmarkEnd w:id="36"/>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293969" w:rsidRPr="00CE081D" w14:paraId="010D714C" w14:textId="77777777" w:rsidTr="00293969">
        <w:trPr>
          <w:cantSplit/>
          <w:trHeight w:val="72"/>
          <w:tblHeader/>
        </w:trPr>
        <w:tc>
          <w:tcPr>
            <w:tcW w:w="687" w:type="pct"/>
            <w:shd w:val="clear" w:color="auto" w:fill="D9D9D9" w:themeFill="background1" w:themeFillShade="D9"/>
            <w:vAlign w:val="center"/>
          </w:tcPr>
          <w:p w14:paraId="24374636" w14:textId="77777777" w:rsidR="00293969" w:rsidRPr="00CE081D" w:rsidRDefault="00293969" w:rsidP="00375D06">
            <w:pPr>
              <w:jc w:val="center"/>
              <w:rPr>
                <w:rFonts w:ascii="Tahoma" w:hAnsi="Tahoma" w:cs="Tahoma"/>
                <w:b/>
              </w:rPr>
            </w:pPr>
            <w:r w:rsidRPr="00CE081D">
              <w:rPr>
                <w:rFonts w:ascii="Tahoma" w:hAnsi="Tahoma" w:cs="Tahoma"/>
                <w:b/>
              </w:rPr>
              <w:t>BF ID</w:t>
            </w:r>
          </w:p>
        </w:tc>
        <w:tc>
          <w:tcPr>
            <w:tcW w:w="4313" w:type="pct"/>
            <w:vAlign w:val="center"/>
          </w:tcPr>
          <w:p w14:paraId="778D4142" w14:textId="6CCD883D" w:rsidR="00293969" w:rsidRPr="00CE081D" w:rsidRDefault="00293969" w:rsidP="00375D06">
            <w:pPr>
              <w:spacing w:after="60"/>
              <w:contextualSpacing/>
              <w:rPr>
                <w:rFonts w:ascii="Tahoma" w:hAnsi="Tahoma" w:cs="Tahoma"/>
              </w:rPr>
            </w:pPr>
            <w:r w:rsidRPr="00CE081D">
              <w:rPr>
                <w:rFonts w:ascii="Tahoma" w:hAnsi="Tahoma" w:cs="Tahoma"/>
              </w:rPr>
              <w:t>BF-5</w:t>
            </w:r>
          </w:p>
        </w:tc>
      </w:tr>
      <w:tr w:rsidR="00293969" w:rsidRPr="00CE081D" w14:paraId="3C5ABBF1" w14:textId="77777777" w:rsidTr="00293969">
        <w:trPr>
          <w:cantSplit/>
          <w:trHeight w:val="72"/>
          <w:tblHeader/>
        </w:trPr>
        <w:tc>
          <w:tcPr>
            <w:tcW w:w="687" w:type="pct"/>
            <w:shd w:val="clear" w:color="auto" w:fill="D9D9D9" w:themeFill="background1" w:themeFillShade="D9"/>
            <w:vAlign w:val="center"/>
          </w:tcPr>
          <w:p w14:paraId="7BC02EDF" w14:textId="77777777" w:rsidR="00293969" w:rsidRPr="00CE081D" w:rsidRDefault="00293969" w:rsidP="00375D06">
            <w:pPr>
              <w:jc w:val="center"/>
              <w:rPr>
                <w:rFonts w:ascii="Tahoma" w:hAnsi="Tahoma" w:cs="Tahoma"/>
                <w:b/>
              </w:rPr>
            </w:pPr>
            <w:r w:rsidRPr="00CE081D">
              <w:rPr>
                <w:rFonts w:ascii="Tahoma" w:hAnsi="Tahoma" w:cs="Tahoma"/>
                <w:b/>
              </w:rPr>
              <w:t>Description</w:t>
            </w:r>
          </w:p>
        </w:tc>
        <w:tc>
          <w:tcPr>
            <w:tcW w:w="4313" w:type="pct"/>
            <w:vAlign w:val="center"/>
          </w:tcPr>
          <w:p w14:paraId="16D31F0C" w14:textId="18D70902" w:rsidR="00293969" w:rsidRPr="00CE081D" w:rsidRDefault="00293969" w:rsidP="00375D06">
            <w:pPr>
              <w:spacing w:after="60"/>
              <w:contextualSpacing/>
              <w:rPr>
                <w:rFonts w:ascii="Tahoma" w:hAnsi="Tahoma" w:cs="Tahoma"/>
              </w:rPr>
            </w:pPr>
            <w:r w:rsidRPr="00CE081D">
              <w:rPr>
                <w:rFonts w:ascii="Tahoma" w:hAnsi="Tahoma" w:cs="Tahoma"/>
              </w:rPr>
              <w:t>Forgot password</w:t>
            </w:r>
          </w:p>
        </w:tc>
      </w:tr>
      <w:tr w:rsidR="00293969" w:rsidRPr="00CE081D" w14:paraId="5B1F6733" w14:textId="77777777" w:rsidTr="00293969">
        <w:trPr>
          <w:cantSplit/>
          <w:trHeight w:val="72"/>
          <w:tblHeader/>
        </w:trPr>
        <w:tc>
          <w:tcPr>
            <w:tcW w:w="687" w:type="pct"/>
            <w:shd w:val="clear" w:color="auto" w:fill="D9D9D9" w:themeFill="background1" w:themeFillShade="D9"/>
            <w:vAlign w:val="center"/>
          </w:tcPr>
          <w:p w14:paraId="7FE8E94F" w14:textId="77777777" w:rsidR="00293969" w:rsidRPr="00CE081D" w:rsidRDefault="00293969"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13" w:type="pct"/>
            <w:vAlign w:val="center"/>
          </w:tcPr>
          <w:p w14:paraId="254B76F5" w14:textId="77777777" w:rsidR="00293969" w:rsidRPr="00CE081D" w:rsidRDefault="00293969" w:rsidP="00375D06">
            <w:pPr>
              <w:spacing w:after="60"/>
              <w:contextualSpacing/>
              <w:rPr>
                <w:rFonts w:ascii="Tahoma" w:hAnsi="Tahoma" w:cs="Tahoma"/>
                <w:iCs/>
              </w:rPr>
            </w:pPr>
            <w:r w:rsidRPr="00CE081D">
              <w:rPr>
                <w:rFonts w:ascii="Tahoma" w:hAnsi="Tahoma" w:cs="Tahoma"/>
              </w:rPr>
              <w:t>BR-1</w:t>
            </w:r>
          </w:p>
        </w:tc>
      </w:tr>
      <w:tr w:rsidR="00293969" w:rsidRPr="00CE081D" w14:paraId="58033123" w14:textId="77777777" w:rsidTr="00293969">
        <w:trPr>
          <w:cantSplit/>
          <w:trHeight w:val="72"/>
          <w:tblHeader/>
        </w:trPr>
        <w:tc>
          <w:tcPr>
            <w:tcW w:w="687" w:type="pct"/>
            <w:shd w:val="clear" w:color="auto" w:fill="D9D9D9" w:themeFill="background1" w:themeFillShade="D9"/>
            <w:vAlign w:val="center"/>
          </w:tcPr>
          <w:p w14:paraId="5EC6F355" w14:textId="77777777" w:rsidR="00293969" w:rsidRPr="00CE081D" w:rsidRDefault="00293969"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13" w:type="pct"/>
            <w:vAlign w:val="center"/>
          </w:tcPr>
          <w:p w14:paraId="1171DBA0" w14:textId="77777777" w:rsidR="00293969" w:rsidRPr="00CE081D" w:rsidRDefault="00293969" w:rsidP="00375D06">
            <w:pPr>
              <w:spacing w:after="60"/>
              <w:contextualSpacing/>
              <w:rPr>
                <w:rFonts w:ascii="Tahoma" w:hAnsi="Tahoma" w:cs="Tahoma"/>
                <w:iCs/>
              </w:rPr>
            </w:pPr>
            <w:r w:rsidRPr="00CE081D">
              <w:rPr>
                <w:rFonts w:ascii="Tahoma" w:hAnsi="Tahoma" w:cs="Tahoma"/>
              </w:rPr>
              <w:t>FR-1</w:t>
            </w:r>
          </w:p>
        </w:tc>
      </w:tr>
      <w:tr w:rsidR="00293969" w:rsidRPr="00CE081D" w14:paraId="3E6A2AE4" w14:textId="77777777" w:rsidTr="00293969">
        <w:trPr>
          <w:cantSplit/>
          <w:trHeight w:val="72"/>
          <w:tblHeader/>
        </w:trPr>
        <w:tc>
          <w:tcPr>
            <w:tcW w:w="687" w:type="pct"/>
            <w:shd w:val="clear" w:color="auto" w:fill="D9D9D9" w:themeFill="background1" w:themeFillShade="D9"/>
            <w:vAlign w:val="center"/>
          </w:tcPr>
          <w:p w14:paraId="0D80E568" w14:textId="77777777" w:rsidR="00293969" w:rsidRPr="00CE081D" w:rsidRDefault="00293969" w:rsidP="00375D06">
            <w:pPr>
              <w:jc w:val="center"/>
              <w:rPr>
                <w:rFonts w:ascii="Tahoma" w:hAnsi="Tahoma" w:cs="Tahoma"/>
                <w:b/>
                <w:iCs/>
              </w:rPr>
            </w:pPr>
            <w:r w:rsidRPr="00CE081D">
              <w:rPr>
                <w:rFonts w:ascii="Tahoma" w:hAnsi="Tahoma" w:cs="Tahoma"/>
                <w:b/>
                <w:iCs/>
              </w:rPr>
              <w:t>Flow Process</w:t>
            </w:r>
          </w:p>
        </w:tc>
        <w:tc>
          <w:tcPr>
            <w:tcW w:w="4313" w:type="pct"/>
            <w:vAlign w:val="center"/>
          </w:tcPr>
          <w:p w14:paraId="24ED8A85" w14:textId="77777777" w:rsidR="00293969" w:rsidRPr="00CE081D" w:rsidRDefault="00293969" w:rsidP="00375D06">
            <w:pPr>
              <w:spacing w:after="60"/>
              <w:contextualSpacing/>
              <w:jc w:val="center"/>
              <w:rPr>
                <w:rFonts w:ascii="Tahoma" w:hAnsi="Tahoma" w:cs="Tahoma"/>
              </w:rPr>
            </w:pPr>
          </w:p>
          <w:p w14:paraId="47E7CB96" w14:textId="0FAD8D56" w:rsidR="00293969" w:rsidRPr="00CE081D" w:rsidRDefault="00872999" w:rsidP="00A36E9F">
            <w:pPr>
              <w:spacing w:after="60"/>
              <w:contextualSpacing/>
              <w:rPr>
                <w:rFonts w:ascii="Tahoma" w:hAnsi="Tahoma" w:cs="Tahoma"/>
              </w:rPr>
            </w:pPr>
            <w:r w:rsidRPr="00CE081D">
              <w:rPr>
                <w:rFonts w:ascii="Tahoma" w:hAnsi="Tahoma" w:cs="Tahoma"/>
                <w:noProof/>
              </w:rPr>
              <w:drawing>
                <wp:inline distT="0" distB="0" distL="0" distR="0" wp14:anchorId="1013D4D1" wp14:editId="02661AB9">
                  <wp:extent cx="5158800" cy="1207027"/>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8800" cy="1207027"/>
                          </a:xfrm>
                          <a:prstGeom prst="rect">
                            <a:avLst/>
                          </a:prstGeom>
                        </pic:spPr>
                      </pic:pic>
                    </a:graphicData>
                  </a:graphic>
                </wp:inline>
              </w:drawing>
            </w:r>
          </w:p>
          <w:p w14:paraId="227A06F8" w14:textId="77777777" w:rsidR="00293969" w:rsidRPr="00CE081D" w:rsidRDefault="00293969" w:rsidP="00375D06">
            <w:pPr>
              <w:spacing w:after="60"/>
              <w:contextualSpacing/>
              <w:jc w:val="center"/>
              <w:rPr>
                <w:rFonts w:ascii="Tahoma" w:hAnsi="Tahoma" w:cs="Tahoma"/>
              </w:rPr>
            </w:pPr>
          </w:p>
        </w:tc>
      </w:tr>
    </w:tbl>
    <w:p w14:paraId="0C8148CD" w14:textId="6FC099D3" w:rsidR="00293969" w:rsidRPr="00CE081D" w:rsidRDefault="00293969" w:rsidP="00293969">
      <w:pPr>
        <w:pStyle w:val="Caption"/>
        <w:rPr>
          <w:rFonts w:ascii="Tahoma" w:hAnsi="Tahoma" w:cs="Tahoma"/>
          <w:sz w:val="18"/>
        </w:rPr>
      </w:pPr>
      <w:bookmarkStart w:id="37" w:name="_Toc466459241"/>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Pr="00CE081D">
        <w:rPr>
          <w:rFonts w:ascii="Tahoma" w:hAnsi="Tahoma" w:cs="Tahoma"/>
          <w:noProof/>
          <w:sz w:val="18"/>
        </w:rPr>
        <w:t>7</w:t>
      </w:r>
      <w:r w:rsidRPr="00CE081D">
        <w:rPr>
          <w:rFonts w:ascii="Tahoma" w:hAnsi="Tahoma" w:cs="Tahoma"/>
          <w:sz w:val="18"/>
        </w:rPr>
        <w:fldChar w:fldCharType="end"/>
      </w:r>
      <w:r w:rsidRPr="00CE081D">
        <w:rPr>
          <w:rFonts w:ascii="Tahoma" w:hAnsi="Tahoma" w:cs="Tahoma"/>
          <w:sz w:val="18"/>
        </w:rPr>
        <w:t xml:space="preserve"> Business Flow 6</w:t>
      </w:r>
      <w:r w:rsidR="001A7FF6" w:rsidRPr="00CE081D">
        <w:rPr>
          <w:rFonts w:ascii="Tahoma" w:hAnsi="Tahoma" w:cs="Tahoma"/>
          <w:sz w:val="18"/>
        </w:rPr>
        <w:t xml:space="preserve"> – Fetch Project</w:t>
      </w:r>
      <w:bookmarkEnd w:id="37"/>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293969" w:rsidRPr="00CE081D" w14:paraId="2AEF3F5A" w14:textId="77777777" w:rsidTr="00375D06">
        <w:trPr>
          <w:cantSplit/>
          <w:trHeight w:val="72"/>
          <w:tblHeader/>
        </w:trPr>
        <w:tc>
          <w:tcPr>
            <w:tcW w:w="565" w:type="pct"/>
            <w:shd w:val="clear" w:color="auto" w:fill="D9D9D9" w:themeFill="background1" w:themeFillShade="D9"/>
            <w:vAlign w:val="center"/>
          </w:tcPr>
          <w:p w14:paraId="56D2A75B" w14:textId="77777777" w:rsidR="00293969" w:rsidRPr="00CE081D" w:rsidRDefault="00293969" w:rsidP="00375D06">
            <w:pPr>
              <w:jc w:val="center"/>
              <w:rPr>
                <w:rFonts w:ascii="Tahoma" w:hAnsi="Tahoma" w:cs="Tahoma"/>
                <w:b/>
              </w:rPr>
            </w:pPr>
            <w:r w:rsidRPr="00CE081D">
              <w:rPr>
                <w:rFonts w:ascii="Tahoma" w:hAnsi="Tahoma" w:cs="Tahoma"/>
                <w:b/>
              </w:rPr>
              <w:t>BF ID</w:t>
            </w:r>
          </w:p>
        </w:tc>
        <w:tc>
          <w:tcPr>
            <w:tcW w:w="4435" w:type="pct"/>
            <w:vAlign w:val="center"/>
          </w:tcPr>
          <w:p w14:paraId="6A6B2174" w14:textId="0E68162B" w:rsidR="00293969" w:rsidRPr="00CE081D" w:rsidRDefault="00293969" w:rsidP="00375D06">
            <w:pPr>
              <w:spacing w:after="60"/>
              <w:contextualSpacing/>
              <w:rPr>
                <w:rFonts w:ascii="Tahoma" w:hAnsi="Tahoma" w:cs="Tahoma"/>
              </w:rPr>
            </w:pPr>
            <w:r w:rsidRPr="00CE081D">
              <w:rPr>
                <w:rFonts w:ascii="Tahoma" w:hAnsi="Tahoma" w:cs="Tahoma"/>
              </w:rPr>
              <w:t>BF-6</w:t>
            </w:r>
          </w:p>
        </w:tc>
      </w:tr>
      <w:tr w:rsidR="00293969" w:rsidRPr="00CE081D" w14:paraId="649511BC" w14:textId="77777777" w:rsidTr="00375D06">
        <w:trPr>
          <w:cantSplit/>
          <w:trHeight w:val="72"/>
          <w:tblHeader/>
        </w:trPr>
        <w:tc>
          <w:tcPr>
            <w:tcW w:w="565" w:type="pct"/>
            <w:shd w:val="clear" w:color="auto" w:fill="D9D9D9" w:themeFill="background1" w:themeFillShade="D9"/>
            <w:vAlign w:val="center"/>
          </w:tcPr>
          <w:p w14:paraId="375E1BDD" w14:textId="77777777" w:rsidR="00293969" w:rsidRPr="00CE081D" w:rsidRDefault="00293969" w:rsidP="00375D06">
            <w:pPr>
              <w:jc w:val="center"/>
              <w:rPr>
                <w:rFonts w:ascii="Tahoma" w:hAnsi="Tahoma" w:cs="Tahoma"/>
                <w:b/>
              </w:rPr>
            </w:pPr>
            <w:r w:rsidRPr="00CE081D">
              <w:rPr>
                <w:rFonts w:ascii="Tahoma" w:hAnsi="Tahoma" w:cs="Tahoma"/>
                <w:b/>
              </w:rPr>
              <w:t>Description</w:t>
            </w:r>
          </w:p>
        </w:tc>
        <w:tc>
          <w:tcPr>
            <w:tcW w:w="4435" w:type="pct"/>
            <w:vAlign w:val="center"/>
          </w:tcPr>
          <w:p w14:paraId="305FC1A8" w14:textId="7B20728C" w:rsidR="00293969" w:rsidRPr="00CE081D" w:rsidRDefault="00293969" w:rsidP="00375D06">
            <w:pPr>
              <w:spacing w:after="60"/>
              <w:contextualSpacing/>
              <w:rPr>
                <w:rFonts w:ascii="Tahoma" w:hAnsi="Tahoma" w:cs="Tahoma"/>
              </w:rPr>
            </w:pPr>
            <w:r w:rsidRPr="00CE081D">
              <w:rPr>
                <w:rFonts w:ascii="Tahoma" w:hAnsi="Tahoma" w:cs="Tahoma"/>
              </w:rPr>
              <w:t>Fetch project</w:t>
            </w:r>
          </w:p>
        </w:tc>
      </w:tr>
      <w:tr w:rsidR="00293969" w:rsidRPr="00CE081D" w14:paraId="37C655E3" w14:textId="77777777" w:rsidTr="00375D06">
        <w:trPr>
          <w:cantSplit/>
          <w:trHeight w:val="72"/>
          <w:tblHeader/>
        </w:trPr>
        <w:tc>
          <w:tcPr>
            <w:tcW w:w="565" w:type="pct"/>
            <w:shd w:val="clear" w:color="auto" w:fill="D9D9D9" w:themeFill="background1" w:themeFillShade="D9"/>
            <w:vAlign w:val="center"/>
          </w:tcPr>
          <w:p w14:paraId="45D652FB" w14:textId="77777777" w:rsidR="00293969" w:rsidRPr="00CE081D" w:rsidRDefault="00293969"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435" w:type="pct"/>
            <w:vAlign w:val="center"/>
          </w:tcPr>
          <w:p w14:paraId="4A3A406C" w14:textId="77777777" w:rsidR="00293969" w:rsidRPr="00CE081D" w:rsidRDefault="00293969" w:rsidP="00375D06">
            <w:pPr>
              <w:spacing w:after="60"/>
              <w:contextualSpacing/>
              <w:rPr>
                <w:rFonts w:ascii="Tahoma" w:hAnsi="Tahoma" w:cs="Tahoma"/>
                <w:iCs/>
              </w:rPr>
            </w:pPr>
            <w:r w:rsidRPr="00CE081D">
              <w:rPr>
                <w:rFonts w:ascii="Tahoma" w:hAnsi="Tahoma" w:cs="Tahoma"/>
              </w:rPr>
              <w:t>BR-1</w:t>
            </w:r>
          </w:p>
        </w:tc>
      </w:tr>
      <w:tr w:rsidR="00293969" w:rsidRPr="00CE081D" w14:paraId="28C613A5" w14:textId="77777777" w:rsidTr="00375D06">
        <w:trPr>
          <w:cantSplit/>
          <w:trHeight w:val="72"/>
          <w:tblHeader/>
        </w:trPr>
        <w:tc>
          <w:tcPr>
            <w:tcW w:w="565" w:type="pct"/>
            <w:shd w:val="clear" w:color="auto" w:fill="D9D9D9" w:themeFill="background1" w:themeFillShade="D9"/>
            <w:vAlign w:val="center"/>
          </w:tcPr>
          <w:p w14:paraId="4ED9B975" w14:textId="77777777" w:rsidR="00293969" w:rsidRPr="00CE081D" w:rsidRDefault="00293969"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435" w:type="pct"/>
            <w:vAlign w:val="center"/>
          </w:tcPr>
          <w:p w14:paraId="11ACAF19" w14:textId="5B54C96D" w:rsidR="00293969" w:rsidRPr="00CE081D" w:rsidRDefault="00293969" w:rsidP="00375D06">
            <w:pPr>
              <w:spacing w:after="60"/>
              <w:contextualSpacing/>
              <w:rPr>
                <w:rFonts w:ascii="Tahoma" w:hAnsi="Tahoma" w:cs="Tahoma"/>
                <w:iCs/>
              </w:rPr>
            </w:pPr>
            <w:r w:rsidRPr="00CE081D">
              <w:rPr>
                <w:rFonts w:ascii="Tahoma" w:hAnsi="Tahoma" w:cs="Tahoma"/>
              </w:rPr>
              <w:t>FR-2</w:t>
            </w:r>
          </w:p>
        </w:tc>
      </w:tr>
      <w:tr w:rsidR="00293969" w:rsidRPr="00CE081D" w14:paraId="4A0F40CD" w14:textId="77777777" w:rsidTr="00375D06">
        <w:trPr>
          <w:cantSplit/>
          <w:trHeight w:val="72"/>
          <w:tblHeader/>
        </w:trPr>
        <w:tc>
          <w:tcPr>
            <w:tcW w:w="565" w:type="pct"/>
            <w:shd w:val="clear" w:color="auto" w:fill="D9D9D9" w:themeFill="background1" w:themeFillShade="D9"/>
            <w:vAlign w:val="center"/>
          </w:tcPr>
          <w:p w14:paraId="51EC784F" w14:textId="77777777" w:rsidR="00293969" w:rsidRPr="00CE081D" w:rsidRDefault="00293969" w:rsidP="00375D06">
            <w:pPr>
              <w:jc w:val="center"/>
              <w:rPr>
                <w:rFonts w:ascii="Tahoma" w:hAnsi="Tahoma" w:cs="Tahoma"/>
                <w:b/>
                <w:iCs/>
              </w:rPr>
            </w:pPr>
            <w:r w:rsidRPr="00CE081D">
              <w:rPr>
                <w:rFonts w:ascii="Tahoma" w:hAnsi="Tahoma" w:cs="Tahoma"/>
                <w:b/>
                <w:iCs/>
              </w:rPr>
              <w:t>Flow Process</w:t>
            </w:r>
          </w:p>
        </w:tc>
        <w:tc>
          <w:tcPr>
            <w:tcW w:w="4435" w:type="pct"/>
            <w:vAlign w:val="center"/>
          </w:tcPr>
          <w:p w14:paraId="77D04098" w14:textId="77777777" w:rsidR="00293969" w:rsidRPr="00CE081D" w:rsidRDefault="00293969" w:rsidP="00375D06">
            <w:pPr>
              <w:spacing w:after="60"/>
              <w:contextualSpacing/>
              <w:jc w:val="center"/>
              <w:rPr>
                <w:rFonts w:ascii="Tahoma" w:hAnsi="Tahoma" w:cs="Tahoma"/>
              </w:rPr>
            </w:pPr>
          </w:p>
          <w:p w14:paraId="0B4AF584" w14:textId="1D78D4E8" w:rsidR="00293969" w:rsidRPr="00CE081D" w:rsidRDefault="00B20E67" w:rsidP="00A36E9F">
            <w:pPr>
              <w:spacing w:after="60"/>
              <w:contextualSpacing/>
              <w:rPr>
                <w:rFonts w:ascii="Tahoma" w:hAnsi="Tahoma" w:cs="Tahoma"/>
              </w:rPr>
            </w:pPr>
            <w:r w:rsidRPr="00CE081D">
              <w:rPr>
                <w:rFonts w:ascii="Tahoma" w:hAnsi="Tahoma" w:cs="Tahoma"/>
                <w:noProof/>
              </w:rPr>
              <w:drawing>
                <wp:inline distT="0" distB="0" distL="0" distR="0" wp14:anchorId="3F8C83ED" wp14:editId="0CADE50E">
                  <wp:extent cx="5158800" cy="17609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8800" cy="1760937"/>
                          </a:xfrm>
                          <a:prstGeom prst="rect">
                            <a:avLst/>
                          </a:prstGeom>
                        </pic:spPr>
                      </pic:pic>
                    </a:graphicData>
                  </a:graphic>
                </wp:inline>
              </w:drawing>
            </w:r>
          </w:p>
          <w:p w14:paraId="55B98AD0" w14:textId="77777777" w:rsidR="00293969" w:rsidRPr="00CE081D" w:rsidRDefault="00293969" w:rsidP="00375D06">
            <w:pPr>
              <w:spacing w:after="60"/>
              <w:contextualSpacing/>
              <w:jc w:val="center"/>
              <w:rPr>
                <w:rFonts w:ascii="Tahoma" w:hAnsi="Tahoma" w:cs="Tahoma"/>
              </w:rPr>
            </w:pPr>
          </w:p>
        </w:tc>
      </w:tr>
    </w:tbl>
    <w:p w14:paraId="07F639B9" w14:textId="77777777" w:rsidR="004C0BD0" w:rsidRPr="00CE081D" w:rsidRDefault="004C0BD0" w:rsidP="004C0BD0">
      <w:pPr>
        <w:pStyle w:val="Caption"/>
        <w:rPr>
          <w:rFonts w:ascii="Tahoma" w:hAnsi="Tahoma" w:cs="Tahoma"/>
          <w:sz w:val="18"/>
        </w:rPr>
      </w:pPr>
    </w:p>
    <w:p w14:paraId="26D758A0" w14:textId="4F73B3B7" w:rsidR="00293969" w:rsidRPr="00CE081D" w:rsidRDefault="00293969" w:rsidP="004C0BD0">
      <w:pPr>
        <w:pStyle w:val="Caption"/>
        <w:rPr>
          <w:rFonts w:ascii="Tahoma" w:hAnsi="Tahoma" w:cs="Tahoma"/>
          <w:sz w:val="18"/>
        </w:rPr>
      </w:pPr>
      <w:bookmarkStart w:id="38" w:name="_Toc466459242"/>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Pr="00CE081D">
        <w:rPr>
          <w:rFonts w:ascii="Tahoma" w:hAnsi="Tahoma" w:cs="Tahoma"/>
          <w:noProof/>
          <w:sz w:val="18"/>
        </w:rPr>
        <w:t>8</w:t>
      </w:r>
      <w:r w:rsidRPr="00CE081D">
        <w:rPr>
          <w:rFonts w:ascii="Tahoma" w:hAnsi="Tahoma" w:cs="Tahoma"/>
          <w:sz w:val="18"/>
        </w:rPr>
        <w:fldChar w:fldCharType="end"/>
      </w:r>
      <w:r w:rsidRPr="00CE081D">
        <w:rPr>
          <w:rFonts w:ascii="Tahoma" w:hAnsi="Tahoma" w:cs="Tahoma"/>
          <w:sz w:val="18"/>
        </w:rPr>
        <w:t xml:space="preserve"> Business Flow 7</w:t>
      </w:r>
      <w:r w:rsidR="001A7FF6" w:rsidRPr="00CE081D">
        <w:rPr>
          <w:rFonts w:ascii="Tahoma" w:hAnsi="Tahoma" w:cs="Tahoma"/>
          <w:sz w:val="18"/>
        </w:rPr>
        <w:t xml:space="preserve"> – Fetch Survey</w:t>
      </w:r>
      <w:bookmarkEnd w:id="38"/>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293969" w:rsidRPr="00CE081D" w14:paraId="36511D25" w14:textId="77777777" w:rsidTr="00487697">
        <w:trPr>
          <w:cantSplit/>
          <w:trHeight w:val="72"/>
          <w:tblHeader/>
        </w:trPr>
        <w:tc>
          <w:tcPr>
            <w:tcW w:w="687" w:type="pct"/>
            <w:shd w:val="clear" w:color="auto" w:fill="D9D9D9" w:themeFill="background1" w:themeFillShade="D9"/>
            <w:vAlign w:val="center"/>
          </w:tcPr>
          <w:p w14:paraId="2E6FBE07" w14:textId="77777777" w:rsidR="00293969" w:rsidRPr="00CE081D" w:rsidRDefault="00293969" w:rsidP="00375D06">
            <w:pPr>
              <w:jc w:val="center"/>
              <w:rPr>
                <w:rFonts w:ascii="Tahoma" w:hAnsi="Tahoma" w:cs="Tahoma"/>
                <w:b/>
              </w:rPr>
            </w:pPr>
            <w:r w:rsidRPr="00CE081D">
              <w:rPr>
                <w:rFonts w:ascii="Tahoma" w:hAnsi="Tahoma" w:cs="Tahoma"/>
                <w:b/>
              </w:rPr>
              <w:t>BF ID</w:t>
            </w:r>
          </w:p>
        </w:tc>
        <w:tc>
          <w:tcPr>
            <w:tcW w:w="4313" w:type="pct"/>
            <w:vAlign w:val="center"/>
          </w:tcPr>
          <w:p w14:paraId="0FD9EC76" w14:textId="6F83A54D" w:rsidR="00293969" w:rsidRPr="00CE081D" w:rsidRDefault="00293969" w:rsidP="00375D06">
            <w:pPr>
              <w:spacing w:after="60"/>
              <w:contextualSpacing/>
              <w:rPr>
                <w:rFonts w:ascii="Tahoma" w:hAnsi="Tahoma" w:cs="Tahoma"/>
              </w:rPr>
            </w:pPr>
            <w:r w:rsidRPr="00CE081D">
              <w:rPr>
                <w:rFonts w:ascii="Tahoma" w:hAnsi="Tahoma" w:cs="Tahoma"/>
              </w:rPr>
              <w:t>BF-</w:t>
            </w:r>
            <w:r w:rsidR="00FF4049" w:rsidRPr="00CE081D">
              <w:rPr>
                <w:rFonts w:ascii="Tahoma" w:hAnsi="Tahoma" w:cs="Tahoma"/>
              </w:rPr>
              <w:t>7</w:t>
            </w:r>
          </w:p>
        </w:tc>
      </w:tr>
      <w:tr w:rsidR="00293969" w:rsidRPr="00CE081D" w14:paraId="333A9013" w14:textId="77777777" w:rsidTr="00487697">
        <w:trPr>
          <w:cantSplit/>
          <w:trHeight w:val="72"/>
          <w:tblHeader/>
        </w:trPr>
        <w:tc>
          <w:tcPr>
            <w:tcW w:w="687" w:type="pct"/>
            <w:shd w:val="clear" w:color="auto" w:fill="D9D9D9" w:themeFill="background1" w:themeFillShade="D9"/>
            <w:vAlign w:val="center"/>
          </w:tcPr>
          <w:p w14:paraId="60D7E9B5" w14:textId="77777777" w:rsidR="00293969" w:rsidRPr="00CE081D" w:rsidRDefault="00293969" w:rsidP="00375D06">
            <w:pPr>
              <w:jc w:val="center"/>
              <w:rPr>
                <w:rFonts w:ascii="Tahoma" w:hAnsi="Tahoma" w:cs="Tahoma"/>
                <w:b/>
              </w:rPr>
            </w:pPr>
            <w:r w:rsidRPr="00CE081D">
              <w:rPr>
                <w:rFonts w:ascii="Tahoma" w:hAnsi="Tahoma" w:cs="Tahoma"/>
                <w:b/>
              </w:rPr>
              <w:t>Description</w:t>
            </w:r>
          </w:p>
        </w:tc>
        <w:tc>
          <w:tcPr>
            <w:tcW w:w="4313" w:type="pct"/>
            <w:vAlign w:val="center"/>
          </w:tcPr>
          <w:p w14:paraId="562DB9B7" w14:textId="48E2A95B" w:rsidR="00293969" w:rsidRPr="00CE081D" w:rsidRDefault="00FF4049" w:rsidP="00375D06">
            <w:pPr>
              <w:spacing w:after="60"/>
              <w:contextualSpacing/>
              <w:rPr>
                <w:rFonts w:ascii="Tahoma" w:hAnsi="Tahoma" w:cs="Tahoma"/>
              </w:rPr>
            </w:pPr>
            <w:r w:rsidRPr="00CE081D">
              <w:rPr>
                <w:rFonts w:ascii="Tahoma" w:hAnsi="Tahoma" w:cs="Tahoma"/>
              </w:rPr>
              <w:t>Fetch survey</w:t>
            </w:r>
          </w:p>
        </w:tc>
      </w:tr>
      <w:tr w:rsidR="00293969" w:rsidRPr="00CE081D" w14:paraId="14D27C5F" w14:textId="77777777" w:rsidTr="00487697">
        <w:trPr>
          <w:cantSplit/>
          <w:trHeight w:val="72"/>
          <w:tblHeader/>
        </w:trPr>
        <w:tc>
          <w:tcPr>
            <w:tcW w:w="687" w:type="pct"/>
            <w:shd w:val="clear" w:color="auto" w:fill="D9D9D9" w:themeFill="background1" w:themeFillShade="D9"/>
            <w:vAlign w:val="center"/>
          </w:tcPr>
          <w:p w14:paraId="68B606A3" w14:textId="77777777" w:rsidR="00293969" w:rsidRPr="00CE081D" w:rsidRDefault="00293969"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13" w:type="pct"/>
            <w:vAlign w:val="center"/>
          </w:tcPr>
          <w:p w14:paraId="2A297DF9" w14:textId="77777777" w:rsidR="00293969" w:rsidRPr="00CE081D" w:rsidRDefault="00293969" w:rsidP="00375D06">
            <w:pPr>
              <w:spacing w:after="60"/>
              <w:contextualSpacing/>
              <w:rPr>
                <w:rFonts w:ascii="Tahoma" w:hAnsi="Tahoma" w:cs="Tahoma"/>
                <w:iCs/>
              </w:rPr>
            </w:pPr>
            <w:r w:rsidRPr="00CE081D">
              <w:rPr>
                <w:rFonts w:ascii="Tahoma" w:hAnsi="Tahoma" w:cs="Tahoma"/>
              </w:rPr>
              <w:t>BR-1</w:t>
            </w:r>
          </w:p>
        </w:tc>
      </w:tr>
      <w:tr w:rsidR="00293969" w:rsidRPr="00CE081D" w14:paraId="47C99E0A" w14:textId="77777777" w:rsidTr="00487697">
        <w:trPr>
          <w:cantSplit/>
          <w:trHeight w:val="72"/>
          <w:tblHeader/>
        </w:trPr>
        <w:tc>
          <w:tcPr>
            <w:tcW w:w="687" w:type="pct"/>
            <w:shd w:val="clear" w:color="auto" w:fill="D9D9D9" w:themeFill="background1" w:themeFillShade="D9"/>
            <w:vAlign w:val="center"/>
          </w:tcPr>
          <w:p w14:paraId="69FA03DA" w14:textId="77777777" w:rsidR="00293969" w:rsidRPr="00CE081D" w:rsidRDefault="00293969"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13" w:type="pct"/>
            <w:vAlign w:val="center"/>
          </w:tcPr>
          <w:p w14:paraId="3772BD01" w14:textId="2F931F96" w:rsidR="00293969" w:rsidRPr="00CE081D" w:rsidRDefault="00293969" w:rsidP="00375D06">
            <w:pPr>
              <w:spacing w:after="60"/>
              <w:contextualSpacing/>
              <w:rPr>
                <w:rFonts w:ascii="Tahoma" w:hAnsi="Tahoma" w:cs="Tahoma"/>
                <w:iCs/>
              </w:rPr>
            </w:pPr>
            <w:r w:rsidRPr="00CE081D">
              <w:rPr>
                <w:rFonts w:ascii="Tahoma" w:hAnsi="Tahoma" w:cs="Tahoma"/>
              </w:rPr>
              <w:t>FR-</w:t>
            </w:r>
            <w:r w:rsidR="00487697" w:rsidRPr="00CE081D">
              <w:rPr>
                <w:rFonts w:ascii="Tahoma" w:hAnsi="Tahoma" w:cs="Tahoma"/>
              </w:rPr>
              <w:t>2</w:t>
            </w:r>
          </w:p>
        </w:tc>
      </w:tr>
      <w:tr w:rsidR="00293969" w:rsidRPr="00CE081D" w14:paraId="7D22D915" w14:textId="77777777" w:rsidTr="00487697">
        <w:trPr>
          <w:cantSplit/>
          <w:trHeight w:val="72"/>
          <w:tblHeader/>
        </w:trPr>
        <w:tc>
          <w:tcPr>
            <w:tcW w:w="687" w:type="pct"/>
            <w:shd w:val="clear" w:color="auto" w:fill="D9D9D9" w:themeFill="background1" w:themeFillShade="D9"/>
            <w:vAlign w:val="center"/>
          </w:tcPr>
          <w:p w14:paraId="1CC0B4D6" w14:textId="77777777" w:rsidR="00293969" w:rsidRPr="00CE081D" w:rsidRDefault="00293969" w:rsidP="00375D06">
            <w:pPr>
              <w:jc w:val="center"/>
              <w:rPr>
                <w:rFonts w:ascii="Tahoma" w:hAnsi="Tahoma" w:cs="Tahoma"/>
                <w:b/>
                <w:iCs/>
              </w:rPr>
            </w:pPr>
            <w:r w:rsidRPr="00CE081D">
              <w:rPr>
                <w:rFonts w:ascii="Tahoma" w:hAnsi="Tahoma" w:cs="Tahoma"/>
                <w:b/>
                <w:iCs/>
              </w:rPr>
              <w:t>Flow Process</w:t>
            </w:r>
          </w:p>
        </w:tc>
        <w:tc>
          <w:tcPr>
            <w:tcW w:w="4313" w:type="pct"/>
            <w:vAlign w:val="center"/>
          </w:tcPr>
          <w:p w14:paraId="27E628FF" w14:textId="77777777" w:rsidR="00293969" w:rsidRPr="00CE081D" w:rsidRDefault="00293969" w:rsidP="00375D06">
            <w:pPr>
              <w:spacing w:after="60"/>
              <w:contextualSpacing/>
              <w:jc w:val="center"/>
              <w:rPr>
                <w:rFonts w:ascii="Tahoma" w:hAnsi="Tahoma" w:cs="Tahoma"/>
              </w:rPr>
            </w:pPr>
          </w:p>
          <w:p w14:paraId="43BF7B67" w14:textId="3776DBF9" w:rsidR="00293969" w:rsidRPr="00CE081D" w:rsidRDefault="00B20E67" w:rsidP="00A36E9F">
            <w:pPr>
              <w:spacing w:after="60"/>
              <w:contextualSpacing/>
              <w:rPr>
                <w:rFonts w:ascii="Tahoma" w:hAnsi="Tahoma" w:cs="Tahoma"/>
              </w:rPr>
            </w:pPr>
            <w:r w:rsidRPr="00CE081D">
              <w:rPr>
                <w:rFonts w:ascii="Tahoma" w:hAnsi="Tahoma" w:cs="Tahoma"/>
                <w:noProof/>
              </w:rPr>
              <w:drawing>
                <wp:inline distT="0" distB="0" distL="0" distR="0" wp14:anchorId="65E1B2C6" wp14:editId="4A933C09">
                  <wp:extent cx="5158800" cy="17609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8800" cy="1760937"/>
                          </a:xfrm>
                          <a:prstGeom prst="rect">
                            <a:avLst/>
                          </a:prstGeom>
                        </pic:spPr>
                      </pic:pic>
                    </a:graphicData>
                  </a:graphic>
                </wp:inline>
              </w:drawing>
            </w:r>
          </w:p>
          <w:p w14:paraId="23EE042C" w14:textId="77777777" w:rsidR="00293969" w:rsidRPr="00CE081D" w:rsidRDefault="00293969" w:rsidP="00375D06">
            <w:pPr>
              <w:spacing w:after="60"/>
              <w:contextualSpacing/>
              <w:jc w:val="center"/>
              <w:rPr>
                <w:rFonts w:ascii="Tahoma" w:hAnsi="Tahoma" w:cs="Tahoma"/>
              </w:rPr>
            </w:pPr>
          </w:p>
        </w:tc>
      </w:tr>
    </w:tbl>
    <w:p w14:paraId="3A2F82E0" w14:textId="677364F2" w:rsidR="00487697" w:rsidRPr="00CE081D" w:rsidRDefault="00487697" w:rsidP="00487697">
      <w:pPr>
        <w:pStyle w:val="Caption"/>
        <w:rPr>
          <w:rFonts w:ascii="Tahoma" w:hAnsi="Tahoma" w:cs="Tahoma"/>
          <w:sz w:val="18"/>
        </w:rPr>
      </w:pPr>
      <w:bookmarkStart w:id="39" w:name="_Toc466459243"/>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Pr="00CE081D">
        <w:rPr>
          <w:rFonts w:ascii="Tahoma" w:hAnsi="Tahoma" w:cs="Tahoma"/>
          <w:noProof/>
          <w:sz w:val="18"/>
        </w:rPr>
        <w:t>9</w:t>
      </w:r>
      <w:r w:rsidRPr="00CE081D">
        <w:rPr>
          <w:rFonts w:ascii="Tahoma" w:hAnsi="Tahoma" w:cs="Tahoma"/>
          <w:sz w:val="18"/>
        </w:rPr>
        <w:fldChar w:fldCharType="end"/>
      </w:r>
      <w:r w:rsidRPr="00CE081D">
        <w:rPr>
          <w:rFonts w:ascii="Tahoma" w:hAnsi="Tahoma" w:cs="Tahoma"/>
          <w:sz w:val="18"/>
        </w:rPr>
        <w:t xml:space="preserve"> Business Flow 8</w:t>
      </w:r>
      <w:r w:rsidR="001A7FF6" w:rsidRPr="00CE081D">
        <w:rPr>
          <w:rFonts w:ascii="Tahoma" w:hAnsi="Tahoma" w:cs="Tahoma"/>
          <w:sz w:val="18"/>
        </w:rPr>
        <w:t xml:space="preserve"> – Fetch Report Status</w:t>
      </w:r>
      <w:bookmarkEnd w:id="39"/>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487697" w:rsidRPr="00CE081D" w14:paraId="5A0310E7" w14:textId="77777777" w:rsidTr="00487697">
        <w:trPr>
          <w:cantSplit/>
          <w:trHeight w:val="72"/>
          <w:tblHeader/>
        </w:trPr>
        <w:tc>
          <w:tcPr>
            <w:tcW w:w="687" w:type="pct"/>
            <w:shd w:val="clear" w:color="auto" w:fill="D9D9D9" w:themeFill="background1" w:themeFillShade="D9"/>
            <w:vAlign w:val="center"/>
          </w:tcPr>
          <w:p w14:paraId="4BBCACDB" w14:textId="77777777" w:rsidR="00487697" w:rsidRPr="00CE081D" w:rsidRDefault="00487697" w:rsidP="00375D06">
            <w:pPr>
              <w:jc w:val="center"/>
              <w:rPr>
                <w:rFonts w:ascii="Tahoma" w:hAnsi="Tahoma" w:cs="Tahoma"/>
                <w:b/>
              </w:rPr>
            </w:pPr>
            <w:r w:rsidRPr="00CE081D">
              <w:rPr>
                <w:rFonts w:ascii="Tahoma" w:hAnsi="Tahoma" w:cs="Tahoma"/>
                <w:b/>
              </w:rPr>
              <w:t>BF ID</w:t>
            </w:r>
          </w:p>
        </w:tc>
        <w:tc>
          <w:tcPr>
            <w:tcW w:w="4313" w:type="pct"/>
            <w:vAlign w:val="center"/>
          </w:tcPr>
          <w:p w14:paraId="20403377" w14:textId="27825AFA" w:rsidR="00487697" w:rsidRPr="00CE081D" w:rsidRDefault="00487697" w:rsidP="00375D06">
            <w:pPr>
              <w:spacing w:after="60"/>
              <w:contextualSpacing/>
              <w:rPr>
                <w:rFonts w:ascii="Tahoma" w:hAnsi="Tahoma" w:cs="Tahoma"/>
              </w:rPr>
            </w:pPr>
            <w:r w:rsidRPr="00CE081D">
              <w:rPr>
                <w:rFonts w:ascii="Tahoma" w:hAnsi="Tahoma" w:cs="Tahoma"/>
              </w:rPr>
              <w:t>BF-8</w:t>
            </w:r>
          </w:p>
        </w:tc>
      </w:tr>
      <w:tr w:rsidR="00487697" w:rsidRPr="00CE081D" w14:paraId="1F75F562" w14:textId="77777777" w:rsidTr="00487697">
        <w:trPr>
          <w:cantSplit/>
          <w:trHeight w:val="72"/>
          <w:tblHeader/>
        </w:trPr>
        <w:tc>
          <w:tcPr>
            <w:tcW w:w="687" w:type="pct"/>
            <w:shd w:val="clear" w:color="auto" w:fill="D9D9D9" w:themeFill="background1" w:themeFillShade="D9"/>
            <w:vAlign w:val="center"/>
          </w:tcPr>
          <w:p w14:paraId="42AC625B" w14:textId="77777777" w:rsidR="00487697" w:rsidRPr="00CE081D" w:rsidRDefault="00487697" w:rsidP="00375D06">
            <w:pPr>
              <w:jc w:val="center"/>
              <w:rPr>
                <w:rFonts w:ascii="Tahoma" w:hAnsi="Tahoma" w:cs="Tahoma"/>
                <w:b/>
              </w:rPr>
            </w:pPr>
            <w:r w:rsidRPr="00CE081D">
              <w:rPr>
                <w:rFonts w:ascii="Tahoma" w:hAnsi="Tahoma" w:cs="Tahoma"/>
                <w:b/>
              </w:rPr>
              <w:t>Description</w:t>
            </w:r>
          </w:p>
        </w:tc>
        <w:tc>
          <w:tcPr>
            <w:tcW w:w="4313" w:type="pct"/>
            <w:vAlign w:val="center"/>
          </w:tcPr>
          <w:p w14:paraId="6A46213C" w14:textId="221BEE92" w:rsidR="00487697" w:rsidRPr="00CE081D" w:rsidRDefault="00487697" w:rsidP="00375D06">
            <w:pPr>
              <w:spacing w:after="60"/>
              <w:contextualSpacing/>
              <w:rPr>
                <w:rFonts w:ascii="Tahoma" w:hAnsi="Tahoma" w:cs="Tahoma"/>
              </w:rPr>
            </w:pPr>
            <w:r w:rsidRPr="00CE081D">
              <w:rPr>
                <w:rFonts w:ascii="Tahoma" w:hAnsi="Tahoma" w:cs="Tahoma"/>
              </w:rPr>
              <w:t>Fetch report</w:t>
            </w:r>
            <w:r w:rsidR="00872999" w:rsidRPr="00CE081D">
              <w:rPr>
                <w:rFonts w:ascii="Tahoma" w:hAnsi="Tahoma" w:cs="Tahoma"/>
              </w:rPr>
              <w:t xml:space="preserve"> status</w:t>
            </w:r>
          </w:p>
        </w:tc>
      </w:tr>
      <w:tr w:rsidR="00487697" w:rsidRPr="00CE081D" w14:paraId="0937A365" w14:textId="77777777" w:rsidTr="00487697">
        <w:trPr>
          <w:cantSplit/>
          <w:trHeight w:val="72"/>
          <w:tblHeader/>
        </w:trPr>
        <w:tc>
          <w:tcPr>
            <w:tcW w:w="687" w:type="pct"/>
            <w:shd w:val="clear" w:color="auto" w:fill="D9D9D9" w:themeFill="background1" w:themeFillShade="D9"/>
            <w:vAlign w:val="center"/>
          </w:tcPr>
          <w:p w14:paraId="0B536A60" w14:textId="77777777" w:rsidR="00487697" w:rsidRPr="00CE081D" w:rsidRDefault="00487697"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13" w:type="pct"/>
            <w:vAlign w:val="center"/>
          </w:tcPr>
          <w:p w14:paraId="1A249A14" w14:textId="77777777" w:rsidR="00487697" w:rsidRPr="00CE081D" w:rsidRDefault="00487697" w:rsidP="00375D06">
            <w:pPr>
              <w:spacing w:after="60"/>
              <w:contextualSpacing/>
              <w:rPr>
                <w:rFonts w:ascii="Tahoma" w:hAnsi="Tahoma" w:cs="Tahoma"/>
                <w:iCs/>
              </w:rPr>
            </w:pPr>
            <w:r w:rsidRPr="00CE081D">
              <w:rPr>
                <w:rFonts w:ascii="Tahoma" w:hAnsi="Tahoma" w:cs="Tahoma"/>
              </w:rPr>
              <w:t>BR-1</w:t>
            </w:r>
          </w:p>
        </w:tc>
      </w:tr>
      <w:tr w:rsidR="00487697" w:rsidRPr="00CE081D" w14:paraId="72343FA9" w14:textId="77777777" w:rsidTr="00487697">
        <w:trPr>
          <w:cantSplit/>
          <w:trHeight w:val="72"/>
          <w:tblHeader/>
        </w:trPr>
        <w:tc>
          <w:tcPr>
            <w:tcW w:w="687" w:type="pct"/>
            <w:shd w:val="clear" w:color="auto" w:fill="D9D9D9" w:themeFill="background1" w:themeFillShade="D9"/>
            <w:vAlign w:val="center"/>
          </w:tcPr>
          <w:p w14:paraId="36842106" w14:textId="77777777" w:rsidR="00487697" w:rsidRPr="00CE081D" w:rsidRDefault="00487697"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13" w:type="pct"/>
            <w:vAlign w:val="center"/>
          </w:tcPr>
          <w:p w14:paraId="05F3BA07" w14:textId="5A0CB69A" w:rsidR="00487697" w:rsidRPr="00CE081D" w:rsidRDefault="00487697" w:rsidP="00375D06">
            <w:pPr>
              <w:spacing w:after="60"/>
              <w:contextualSpacing/>
              <w:rPr>
                <w:rFonts w:ascii="Tahoma" w:hAnsi="Tahoma" w:cs="Tahoma"/>
                <w:iCs/>
              </w:rPr>
            </w:pPr>
            <w:r w:rsidRPr="00CE081D">
              <w:rPr>
                <w:rFonts w:ascii="Tahoma" w:hAnsi="Tahoma" w:cs="Tahoma"/>
              </w:rPr>
              <w:t>FR-2</w:t>
            </w:r>
          </w:p>
        </w:tc>
      </w:tr>
      <w:tr w:rsidR="00487697" w:rsidRPr="00CE081D" w14:paraId="41DBD7C2" w14:textId="77777777" w:rsidTr="00487697">
        <w:trPr>
          <w:cantSplit/>
          <w:trHeight w:val="72"/>
          <w:tblHeader/>
        </w:trPr>
        <w:tc>
          <w:tcPr>
            <w:tcW w:w="687" w:type="pct"/>
            <w:shd w:val="clear" w:color="auto" w:fill="D9D9D9" w:themeFill="background1" w:themeFillShade="D9"/>
            <w:vAlign w:val="center"/>
          </w:tcPr>
          <w:p w14:paraId="597B1B2C" w14:textId="77777777" w:rsidR="00487697" w:rsidRPr="00CE081D" w:rsidRDefault="00487697" w:rsidP="00375D06">
            <w:pPr>
              <w:jc w:val="center"/>
              <w:rPr>
                <w:rFonts w:ascii="Tahoma" w:hAnsi="Tahoma" w:cs="Tahoma"/>
                <w:b/>
                <w:iCs/>
              </w:rPr>
            </w:pPr>
            <w:r w:rsidRPr="00CE081D">
              <w:rPr>
                <w:rFonts w:ascii="Tahoma" w:hAnsi="Tahoma" w:cs="Tahoma"/>
                <w:b/>
                <w:iCs/>
              </w:rPr>
              <w:t>Flow Process</w:t>
            </w:r>
          </w:p>
        </w:tc>
        <w:tc>
          <w:tcPr>
            <w:tcW w:w="4313" w:type="pct"/>
            <w:vAlign w:val="center"/>
          </w:tcPr>
          <w:p w14:paraId="62CE4CA9" w14:textId="77777777" w:rsidR="00487697" w:rsidRPr="00CE081D" w:rsidRDefault="00487697" w:rsidP="00375D06">
            <w:pPr>
              <w:spacing w:after="60"/>
              <w:contextualSpacing/>
              <w:jc w:val="center"/>
              <w:rPr>
                <w:rFonts w:ascii="Tahoma" w:hAnsi="Tahoma" w:cs="Tahoma"/>
              </w:rPr>
            </w:pPr>
          </w:p>
          <w:p w14:paraId="1F5FDBE5" w14:textId="781444CE" w:rsidR="00487697" w:rsidRPr="00CE081D" w:rsidRDefault="004C0BD0" w:rsidP="00A36E9F">
            <w:pPr>
              <w:spacing w:after="60"/>
              <w:contextualSpacing/>
              <w:rPr>
                <w:rFonts w:ascii="Tahoma" w:hAnsi="Tahoma" w:cs="Tahoma"/>
              </w:rPr>
            </w:pPr>
            <w:r w:rsidRPr="00CE081D">
              <w:rPr>
                <w:rFonts w:ascii="Tahoma" w:hAnsi="Tahoma" w:cs="Tahoma"/>
                <w:noProof/>
              </w:rPr>
              <w:drawing>
                <wp:inline distT="0" distB="0" distL="0" distR="0" wp14:anchorId="3CA07FB5" wp14:editId="45DD640D">
                  <wp:extent cx="5158800" cy="144677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8800" cy="1446779"/>
                          </a:xfrm>
                          <a:prstGeom prst="rect">
                            <a:avLst/>
                          </a:prstGeom>
                        </pic:spPr>
                      </pic:pic>
                    </a:graphicData>
                  </a:graphic>
                </wp:inline>
              </w:drawing>
            </w:r>
          </w:p>
          <w:p w14:paraId="3B839444" w14:textId="77777777" w:rsidR="00487697" w:rsidRPr="00CE081D" w:rsidRDefault="00487697" w:rsidP="00375D06">
            <w:pPr>
              <w:spacing w:after="60"/>
              <w:contextualSpacing/>
              <w:jc w:val="center"/>
              <w:rPr>
                <w:rFonts w:ascii="Tahoma" w:hAnsi="Tahoma" w:cs="Tahoma"/>
              </w:rPr>
            </w:pPr>
          </w:p>
        </w:tc>
      </w:tr>
    </w:tbl>
    <w:p w14:paraId="6A0C4D35" w14:textId="4945345F" w:rsidR="00487697" w:rsidRPr="00CE081D" w:rsidRDefault="00487697" w:rsidP="005E2E4F">
      <w:pPr>
        <w:pStyle w:val="Caption"/>
        <w:rPr>
          <w:rFonts w:ascii="Tahoma" w:hAnsi="Tahoma" w:cs="Tahoma"/>
          <w:sz w:val="18"/>
        </w:rPr>
      </w:pPr>
      <w:bookmarkStart w:id="40" w:name="_Toc466459244"/>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5E2E4F" w:rsidRPr="00CE081D">
        <w:rPr>
          <w:rFonts w:ascii="Tahoma" w:hAnsi="Tahoma" w:cs="Tahoma"/>
          <w:noProof/>
          <w:sz w:val="18"/>
        </w:rPr>
        <w:t>10</w:t>
      </w:r>
      <w:r w:rsidRPr="00CE081D">
        <w:rPr>
          <w:rFonts w:ascii="Tahoma" w:hAnsi="Tahoma" w:cs="Tahoma"/>
          <w:sz w:val="18"/>
        </w:rPr>
        <w:fldChar w:fldCharType="end"/>
      </w:r>
      <w:r w:rsidRPr="00CE081D">
        <w:rPr>
          <w:rFonts w:ascii="Tahoma" w:hAnsi="Tahoma" w:cs="Tahoma"/>
          <w:sz w:val="18"/>
        </w:rPr>
        <w:t xml:space="preserve"> Business Flow </w:t>
      </w:r>
      <w:r w:rsidR="005E2E4F" w:rsidRPr="00CE081D">
        <w:rPr>
          <w:rFonts w:ascii="Tahoma" w:hAnsi="Tahoma" w:cs="Tahoma"/>
          <w:sz w:val="18"/>
        </w:rPr>
        <w:t>9</w:t>
      </w:r>
      <w:r w:rsidR="001A7FF6" w:rsidRPr="00CE081D">
        <w:rPr>
          <w:rFonts w:ascii="Tahoma" w:hAnsi="Tahoma" w:cs="Tahoma"/>
          <w:sz w:val="18"/>
        </w:rPr>
        <w:t xml:space="preserve"> – Open Map View</w:t>
      </w:r>
      <w:bookmarkEnd w:id="40"/>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487697" w:rsidRPr="00CE081D" w14:paraId="7395B840" w14:textId="77777777" w:rsidTr="00487697">
        <w:trPr>
          <w:cantSplit/>
          <w:trHeight w:val="72"/>
          <w:tblHeader/>
        </w:trPr>
        <w:tc>
          <w:tcPr>
            <w:tcW w:w="687" w:type="pct"/>
            <w:shd w:val="clear" w:color="auto" w:fill="D9D9D9" w:themeFill="background1" w:themeFillShade="D9"/>
            <w:vAlign w:val="center"/>
          </w:tcPr>
          <w:p w14:paraId="74FAD2DA" w14:textId="77777777" w:rsidR="00487697" w:rsidRPr="00CE081D" w:rsidRDefault="00487697" w:rsidP="00375D06">
            <w:pPr>
              <w:jc w:val="center"/>
              <w:rPr>
                <w:rFonts w:ascii="Tahoma" w:hAnsi="Tahoma" w:cs="Tahoma"/>
                <w:b/>
              </w:rPr>
            </w:pPr>
            <w:r w:rsidRPr="00CE081D">
              <w:rPr>
                <w:rFonts w:ascii="Tahoma" w:hAnsi="Tahoma" w:cs="Tahoma"/>
                <w:b/>
              </w:rPr>
              <w:t>BF ID</w:t>
            </w:r>
          </w:p>
        </w:tc>
        <w:tc>
          <w:tcPr>
            <w:tcW w:w="4313" w:type="pct"/>
            <w:vAlign w:val="center"/>
          </w:tcPr>
          <w:p w14:paraId="5577E4EA" w14:textId="642A935F" w:rsidR="00487697" w:rsidRPr="00CE081D" w:rsidRDefault="00487697" w:rsidP="00375D06">
            <w:pPr>
              <w:spacing w:after="60"/>
              <w:contextualSpacing/>
              <w:rPr>
                <w:rFonts w:ascii="Tahoma" w:hAnsi="Tahoma" w:cs="Tahoma"/>
              </w:rPr>
            </w:pPr>
            <w:r w:rsidRPr="00CE081D">
              <w:rPr>
                <w:rFonts w:ascii="Tahoma" w:hAnsi="Tahoma" w:cs="Tahoma"/>
              </w:rPr>
              <w:t>BF-</w:t>
            </w:r>
            <w:r w:rsidR="005E2E4F" w:rsidRPr="00CE081D">
              <w:rPr>
                <w:rFonts w:ascii="Tahoma" w:hAnsi="Tahoma" w:cs="Tahoma"/>
              </w:rPr>
              <w:t>9</w:t>
            </w:r>
          </w:p>
        </w:tc>
      </w:tr>
      <w:tr w:rsidR="00487697" w:rsidRPr="00CE081D" w14:paraId="6BD8ABBC" w14:textId="77777777" w:rsidTr="00487697">
        <w:trPr>
          <w:cantSplit/>
          <w:trHeight w:val="72"/>
          <w:tblHeader/>
        </w:trPr>
        <w:tc>
          <w:tcPr>
            <w:tcW w:w="687" w:type="pct"/>
            <w:shd w:val="clear" w:color="auto" w:fill="D9D9D9" w:themeFill="background1" w:themeFillShade="D9"/>
            <w:vAlign w:val="center"/>
          </w:tcPr>
          <w:p w14:paraId="51CA67E2" w14:textId="77777777" w:rsidR="00487697" w:rsidRPr="00CE081D" w:rsidRDefault="00487697" w:rsidP="00375D06">
            <w:pPr>
              <w:jc w:val="center"/>
              <w:rPr>
                <w:rFonts w:ascii="Tahoma" w:hAnsi="Tahoma" w:cs="Tahoma"/>
                <w:b/>
              </w:rPr>
            </w:pPr>
            <w:r w:rsidRPr="00CE081D">
              <w:rPr>
                <w:rFonts w:ascii="Tahoma" w:hAnsi="Tahoma" w:cs="Tahoma"/>
                <w:b/>
              </w:rPr>
              <w:t>Description</w:t>
            </w:r>
          </w:p>
        </w:tc>
        <w:tc>
          <w:tcPr>
            <w:tcW w:w="4313" w:type="pct"/>
            <w:vAlign w:val="center"/>
          </w:tcPr>
          <w:p w14:paraId="5D003406" w14:textId="38E577C3" w:rsidR="00487697" w:rsidRPr="00CE081D" w:rsidRDefault="004F778B" w:rsidP="00375D06">
            <w:pPr>
              <w:spacing w:after="60"/>
              <w:contextualSpacing/>
              <w:rPr>
                <w:rFonts w:ascii="Tahoma" w:hAnsi="Tahoma" w:cs="Tahoma"/>
              </w:rPr>
            </w:pPr>
            <w:r w:rsidRPr="00CE081D">
              <w:rPr>
                <w:rFonts w:ascii="Tahoma" w:hAnsi="Tahoma" w:cs="Tahoma"/>
              </w:rPr>
              <w:t>Open Map View</w:t>
            </w:r>
          </w:p>
        </w:tc>
      </w:tr>
      <w:tr w:rsidR="00487697" w:rsidRPr="00CE081D" w14:paraId="71627C87" w14:textId="77777777" w:rsidTr="00487697">
        <w:trPr>
          <w:cantSplit/>
          <w:trHeight w:val="72"/>
          <w:tblHeader/>
        </w:trPr>
        <w:tc>
          <w:tcPr>
            <w:tcW w:w="687" w:type="pct"/>
            <w:shd w:val="clear" w:color="auto" w:fill="D9D9D9" w:themeFill="background1" w:themeFillShade="D9"/>
            <w:vAlign w:val="center"/>
          </w:tcPr>
          <w:p w14:paraId="7241382A" w14:textId="77777777" w:rsidR="00487697" w:rsidRPr="00CE081D" w:rsidRDefault="00487697"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13" w:type="pct"/>
            <w:vAlign w:val="center"/>
          </w:tcPr>
          <w:p w14:paraId="4B14A09D" w14:textId="77777777" w:rsidR="00487697" w:rsidRPr="00CE081D" w:rsidRDefault="00487697" w:rsidP="00375D06">
            <w:pPr>
              <w:spacing w:after="60"/>
              <w:contextualSpacing/>
              <w:rPr>
                <w:rFonts w:ascii="Tahoma" w:hAnsi="Tahoma" w:cs="Tahoma"/>
                <w:iCs/>
              </w:rPr>
            </w:pPr>
            <w:r w:rsidRPr="00CE081D">
              <w:rPr>
                <w:rFonts w:ascii="Tahoma" w:hAnsi="Tahoma" w:cs="Tahoma"/>
              </w:rPr>
              <w:t>BR-1</w:t>
            </w:r>
          </w:p>
        </w:tc>
      </w:tr>
      <w:tr w:rsidR="00487697" w:rsidRPr="00CE081D" w14:paraId="7B1E9436" w14:textId="77777777" w:rsidTr="00487697">
        <w:trPr>
          <w:cantSplit/>
          <w:trHeight w:val="72"/>
          <w:tblHeader/>
        </w:trPr>
        <w:tc>
          <w:tcPr>
            <w:tcW w:w="687" w:type="pct"/>
            <w:shd w:val="clear" w:color="auto" w:fill="D9D9D9" w:themeFill="background1" w:themeFillShade="D9"/>
            <w:vAlign w:val="center"/>
          </w:tcPr>
          <w:p w14:paraId="6A502A8C" w14:textId="77777777" w:rsidR="00487697" w:rsidRPr="00CE081D" w:rsidRDefault="00487697"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13" w:type="pct"/>
            <w:vAlign w:val="center"/>
          </w:tcPr>
          <w:p w14:paraId="207D1F18" w14:textId="47202787" w:rsidR="00487697" w:rsidRPr="00CE081D" w:rsidRDefault="00487697" w:rsidP="00375D06">
            <w:pPr>
              <w:spacing w:after="60"/>
              <w:contextualSpacing/>
              <w:rPr>
                <w:rFonts w:ascii="Tahoma" w:hAnsi="Tahoma" w:cs="Tahoma"/>
                <w:iCs/>
              </w:rPr>
            </w:pPr>
            <w:r w:rsidRPr="00CE081D">
              <w:rPr>
                <w:rFonts w:ascii="Tahoma" w:hAnsi="Tahoma" w:cs="Tahoma"/>
              </w:rPr>
              <w:t>FR-2</w:t>
            </w:r>
          </w:p>
        </w:tc>
      </w:tr>
      <w:tr w:rsidR="00487697" w:rsidRPr="00CE081D" w14:paraId="45DB113A" w14:textId="77777777" w:rsidTr="00487697">
        <w:trPr>
          <w:cantSplit/>
          <w:trHeight w:val="72"/>
          <w:tblHeader/>
        </w:trPr>
        <w:tc>
          <w:tcPr>
            <w:tcW w:w="687" w:type="pct"/>
            <w:shd w:val="clear" w:color="auto" w:fill="D9D9D9" w:themeFill="background1" w:themeFillShade="D9"/>
            <w:vAlign w:val="center"/>
          </w:tcPr>
          <w:p w14:paraId="5F28DA2B" w14:textId="77777777" w:rsidR="00487697" w:rsidRPr="00CE081D" w:rsidRDefault="00487697" w:rsidP="00375D06">
            <w:pPr>
              <w:jc w:val="center"/>
              <w:rPr>
                <w:rFonts w:ascii="Tahoma" w:hAnsi="Tahoma" w:cs="Tahoma"/>
                <w:b/>
                <w:iCs/>
              </w:rPr>
            </w:pPr>
            <w:r w:rsidRPr="00CE081D">
              <w:rPr>
                <w:rFonts w:ascii="Tahoma" w:hAnsi="Tahoma" w:cs="Tahoma"/>
                <w:b/>
                <w:iCs/>
              </w:rPr>
              <w:t>Flow Process</w:t>
            </w:r>
          </w:p>
        </w:tc>
        <w:tc>
          <w:tcPr>
            <w:tcW w:w="4313" w:type="pct"/>
            <w:vAlign w:val="center"/>
          </w:tcPr>
          <w:p w14:paraId="3D469BE2" w14:textId="77777777" w:rsidR="00487697" w:rsidRPr="00CE081D" w:rsidRDefault="00487697" w:rsidP="00375D06">
            <w:pPr>
              <w:spacing w:after="60"/>
              <w:contextualSpacing/>
              <w:jc w:val="center"/>
              <w:rPr>
                <w:rFonts w:ascii="Tahoma" w:hAnsi="Tahoma" w:cs="Tahoma"/>
              </w:rPr>
            </w:pPr>
          </w:p>
          <w:p w14:paraId="58D6F508" w14:textId="1F7BB5F9" w:rsidR="00487697" w:rsidRPr="00CE081D" w:rsidRDefault="00B323DA" w:rsidP="00A36E9F">
            <w:pPr>
              <w:spacing w:after="60"/>
              <w:contextualSpacing/>
              <w:rPr>
                <w:rFonts w:ascii="Tahoma" w:hAnsi="Tahoma" w:cs="Tahoma"/>
              </w:rPr>
            </w:pPr>
            <w:r w:rsidRPr="00CE081D">
              <w:rPr>
                <w:rFonts w:ascii="Tahoma" w:hAnsi="Tahoma" w:cs="Tahoma"/>
                <w:noProof/>
              </w:rPr>
              <w:drawing>
                <wp:inline distT="0" distB="0" distL="0" distR="0" wp14:anchorId="6800C2C2" wp14:editId="50CD6BB2">
                  <wp:extent cx="5158800" cy="81956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8800" cy="819566"/>
                          </a:xfrm>
                          <a:prstGeom prst="rect">
                            <a:avLst/>
                          </a:prstGeom>
                        </pic:spPr>
                      </pic:pic>
                    </a:graphicData>
                  </a:graphic>
                </wp:inline>
              </w:drawing>
            </w:r>
          </w:p>
          <w:p w14:paraId="49831C22" w14:textId="77777777" w:rsidR="00487697" w:rsidRPr="00CE081D" w:rsidRDefault="00487697" w:rsidP="00375D06">
            <w:pPr>
              <w:spacing w:after="60"/>
              <w:contextualSpacing/>
              <w:jc w:val="center"/>
              <w:rPr>
                <w:rFonts w:ascii="Tahoma" w:hAnsi="Tahoma" w:cs="Tahoma"/>
              </w:rPr>
            </w:pPr>
          </w:p>
        </w:tc>
      </w:tr>
    </w:tbl>
    <w:p w14:paraId="0CDE6378" w14:textId="32004882" w:rsidR="00487697" w:rsidRPr="00CE081D" w:rsidRDefault="00487697" w:rsidP="00487697">
      <w:pPr>
        <w:pStyle w:val="Caption"/>
        <w:rPr>
          <w:rFonts w:ascii="Tahoma" w:hAnsi="Tahoma" w:cs="Tahoma"/>
          <w:sz w:val="18"/>
        </w:rPr>
      </w:pPr>
      <w:bookmarkStart w:id="41" w:name="_Toc466459245"/>
      <w:r w:rsidRPr="00CE081D">
        <w:rPr>
          <w:rFonts w:ascii="Tahoma" w:hAnsi="Tahoma" w:cs="Tahoma"/>
          <w:sz w:val="18"/>
        </w:rPr>
        <w:lastRenderedPageBreak/>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B323DA" w:rsidRPr="00CE081D">
        <w:rPr>
          <w:rFonts w:ascii="Tahoma" w:hAnsi="Tahoma" w:cs="Tahoma"/>
          <w:noProof/>
          <w:sz w:val="18"/>
        </w:rPr>
        <w:t>11</w:t>
      </w:r>
      <w:r w:rsidRPr="00CE081D">
        <w:rPr>
          <w:rFonts w:ascii="Tahoma" w:hAnsi="Tahoma" w:cs="Tahoma"/>
          <w:sz w:val="18"/>
        </w:rPr>
        <w:fldChar w:fldCharType="end"/>
      </w:r>
      <w:r w:rsidRPr="00CE081D">
        <w:rPr>
          <w:rFonts w:ascii="Tahoma" w:hAnsi="Tahoma" w:cs="Tahoma"/>
          <w:sz w:val="18"/>
        </w:rPr>
        <w:t xml:space="preserve"> Business Flow 1</w:t>
      </w:r>
      <w:r w:rsidR="00B323DA" w:rsidRPr="00CE081D">
        <w:rPr>
          <w:rFonts w:ascii="Tahoma" w:hAnsi="Tahoma" w:cs="Tahoma"/>
          <w:sz w:val="18"/>
        </w:rPr>
        <w:t>0</w:t>
      </w:r>
      <w:r w:rsidR="001A7FF6" w:rsidRPr="00CE081D">
        <w:rPr>
          <w:rFonts w:ascii="Tahoma" w:hAnsi="Tahoma" w:cs="Tahoma"/>
          <w:sz w:val="18"/>
        </w:rPr>
        <w:t xml:space="preserve"> – Sort Project</w:t>
      </w:r>
      <w:bookmarkEnd w:id="41"/>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487697" w:rsidRPr="00CE081D" w14:paraId="41C2DCC5" w14:textId="77777777" w:rsidTr="00327000">
        <w:trPr>
          <w:cantSplit/>
          <w:trHeight w:val="72"/>
          <w:tblHeader/>
        </w:trPr>
        <w:tc>
          <w:tcPr>
            <w:tcW w:w="687" w:type="pct"/>
            <w:shd w:val="clear" w:color="auto" w:fill="D9D9D9" w:themeFill="background1" w:themeFillShade="D9"/>
            <w:vAlign w:val="center"/>
          </w:tcPr>
          <w:p w14:paraId="4A9AA0C0" w14:textId="77777777" w:rsidR="00487697" w:rsidRPr="00CE081D" w:rsidRDefault="00487697" w:rsidP="00375D06">
            <w:pPr>
              <w:jc w:val="center"/>
              <w:rPr>
                <w:rFonts w:ascii="Tahoma" w:hAnsi="Tahoma" w:cs="Tahoma"/>
                <w:b/>
              </w:rPr>
            </w:pPr>
            <w:r w:rsidRPr="00CE081D">
              <w:rPr>
                <w:rFonts w:ascii="Tahoma" w:hAnsi="Tahoma" w:cs="Tahoma"/>
                <w:b/>
              </w:rPr>
              <w:t>BF ID</w:t>
            </w:r>
          </w:p>
        </w:tc>
        <w:tc>
          <w:tcPr>
            <w:tcW w:w="4313" w:type="pct"/>
            <w:vAlign w:val="center"/>
          </w:tcPr>
          <w:p w14:paraId="2915BB65" w14:textId="06EBD138" w:rsidR="00487697" w:rsidRPr="00CE081D" w:rsidRDefault="00487697" w:rsidP="00375D06">
            <w:pPr>
              <w:spacing w:after="60"/>
              <w:contextualSpacing/>
              <w:rPr>
                <w:rFonts w:ascii="Tahoma" w:hAnsi="Tahoma" w:cs="Tahoma"/>
              </w:rPr>
            </w:pPr>
            <w:r w:rsidRPr="00CE081D">
              <w:rPr>
                <w:rFonts w:ascii="Tahoma" w:hAnsi="Tahoma" w:cs="Tahoma"/>
              </w:rPr>
              <w:t>BF-1</w:t>
            </w:r>
            <w:r w:rsidR="00B323DA" w:rsidRPr="00CE081D">
              <w:rPr>
                <w:rFonts w:ascii="Tahoma" w:hAnsi="Tahoma" w:cs="Tahoma"/>
              </w:rPr>
              <w:t>0</w:t>
            </w:r>
          </w:p>
        </w:tc>
      </w:tr>
      <w:tr w:rsidR="00487697" w:rsidRPr="00CE081D" w14:paraId="5E5C5D4F" w14:textId="77777777" w:rsidTr="00327000">
        <w:trPr>
          <w:cantSplit/>
          <w:trHeight w:val="72"/>
          <w:tblHeader/>
        </w:trPr>
        <w:tc>
          <w:tcPr>
            <w:tcW w:w="687" w:type="pct"/>
            <w:shd w:val="clear" w:color="auto" w:fill="D9D9D9" w:themeFill="background1" w:themeFillShade="D9"/>
            <w:vAlign w:val="center"/>
          </w:tcPr>
          <w:p w14:paraId="6B9C4B8E" w14:textId="77777777" w:rsidR="00487697" w:rsidRPr="00CE081D" w:rsidRDefault="00487697" w:rsidP="00375D06">
            <w:pPr>
              <w:jc w:val="center"/>
              <w:rPr>
                <w:rFonts w:ascii="Tahoma" w:hAnsi="Tahoma" w:cs="Tahoma"/>
                <w:b/>
              </w:rPr>
            </w:pPr>
            <w:r w:rsidRPr="00CE081D">
              <w:rPr>
                <w:rFonts w:ascii="Tahoma" w:hAnsi="Tahoma" w:cs="Tahoma"/>
                <w:b/>
              </w:rPr>
              <w:t>Description</w:t>
            </w:r>
          </w:p>
        </w:tc>
        <w:tc>
          <w:tcPr>
            <w:tcW w:w="4313" w:type="pct"/>
            <w:vAlign w:val="center"/>
          </w:tcPr>
          <w:p w14:paraId="660B6631" w14:textId="2BB36073" w:rsidR="00487697" w:rsidRPr="00CE081D" w:rsidRDefault="00327000" w:rsidP="00375D06">
            <w:pPr>
              <w:spacing w:after="60"/>
              <w:contextualSpacing/>
              <w:rPr>
                <w:rFonts w:ascii="Tahoma" w:hAnsi="Tahoma" w:cs="Tahoma"/>
              </w:rPr>
            </w:pPr>
            <w:r w:rsidRPr="00CE081D">
              <w:rPr>
                <w:rFonts w:ascii="Tahoma" w:hAnsi="Tahoma" w:cs="Tahoma"/>
              </w:rPr>
              <w:t>Sort project</w:t>
            </w:r>
          </w:p>
        </w:tc>
      </w:tr>
      <w:tr w:rsidR="00487697" w:rsidRPr="00CE081D" w14:paraId="7DEAAA18" w14:textId="77777777" w:rsidTr="00327000">
        <w:trPr>
          <w:cantSplit/>
          <w:trHeight w:val="72"/>
          <w:tblHeader/>
        </w:trPr>
        <w:tc>
          <w:tcPr>
            <w:tcW w:w="687" w:type="pct"/>
            <w:shd w:val="clear" w:color="auto" w:fill="D9D9D9" w:themeFill="background1" w:themeFillShade="D9"/>
            <w:vAlign w:val="center"/>
          </w:tcPr>
          <w:p w14:paraId="1874950A" w14:textId="77777777" w:rsidR="00487697" w:rsidRPr="00CE081D" w:rsidRDefault="00487697"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13" w:type="pct"/>
            <w:vAlign w:val="center"/>
          </w:tcPr>
          <w:p w14:paraId="4B866557" w14:textId="77777777" w:rsidR="00487697" w:rsidRPr="00CE081D" w:rsidRDefault="00487697" w:rsidP="00375D06">
            <w:pPr>
              <w:spacing w:after="60"/>
              <w:contextualSpacing/>
              <w:rPr>
                <w:rFonts w:ascii="Tahoma" w:hAnsi="Tahoma" w:cs="Tahoma"/>
                <w:iCs/>
              </w:rPr>
            </w:pPr>
            <w:r w:rsidRPr="00CE081D">
              <w:rPr>
                <w:rFonts w:ascii="Tahoma" w:hAnsi="Tahoma" w:cs="Tahoma"/>
              </w:rPr>
              <w:t>BR-1</w:t>
            </w:r>
          </w:p>
        </w:tc>
      </w:tr>
      <w:tr w:rsidR="00487697" w:rsidRPr="00CE081D" w14:paraId="7ADA9C4B" w14:textId="77777777" w:rsidTr="00327000">
        <w:trPr>
          <w:cantSplit/>
          <w:trHeight w:val="72"/>
          <w:tblHeader/>
        </w:trPr>
        <w:tc>
          <w:tcPr>
            <w:tcW w:w="687" w:type="pct"/>
            <w:shd w:val="clear" w:color="auto" w:fill="D9D9D9" w:themeFill="background1" w:themeFillShade="D9"/>
            <w:vAlign w:val="center"/>
          </w:tcPr>
          <w:p w14:paraId="2E8C65B6" w14:textId="77777777" w:rsidR="00487697" w:rsidRPr="00CE081D" w:rsidRDefault="00487697"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13" w:type="pct"/>
            <w:vAlign w:val="center"/>
          </w:tcPr>
          <w:p w14:paraId="5B26CEDB" w14:textId="4562F40F" w:rsidR="00487697" w:rsidRPr="00CE081D" w:rsidRDefault="00487697" w:rsidP="00375D06">
            <w:pPr>
              <w:spacing w:after="60"/>
              <w:contextualSpacing/>
              <w:rPr>
                <w:rFonts w:ascii="Tahoma" w:hAnsi="Tahoma" w:cs="Tahoma"/>
                <w:iCs/>
              </w:rPr>
            </w:pPr>
            <w:r w:rsidRPr="00CE081D">
              <w:rPr>
                <w:rFonts w:ascii="Tahoma" w:hAnsi="Tahoma" w:cs="Tahoma"/>
              </w:rPr>
              <w:t>FR-</w:t>
            </w:r>
            <w:r w:rsidR="00327000" w:rsidRPr="00CE081D">
              <w:rPr>
                <w:rFonts w:ascii="Tahoma" w:hAnsi="Tahoma" w:cs="Tahoma"/>
              </w:rPr>
              <w:t>2</w:t>
            </w:r>
          </w:p>
        </w:tc>
      </w:tr>
      <w:tr w:rsidR="00487697" w:rsidRPr="00CE081D" w14:paraId="74B4CC0C" w14:textId="77777777" w:rsidTr="00327000">
        <w:trPr>
          <w:cantSplit/>
          <w:trHeight w:val="72"/>
          <w:tblHeader/>
        </w:trPr>
        <w:tc>
          <w:tcPr>
            <w:tcW w:w="687" w:type="pct"/>
            <w:shd w:val="clear" w:color="auto" w:fill="D9D9D9" w:themeFill="background1" w:themeFillShade="D9"/>
            <w:vAlign w:val="center"/>
          </w:tcPr>
          <w:p w14:paraId="2FAAE94D" w14:textId="77777777" w:rsidR="00487697" w:rsidRPr="00CE081D" w:rsidRDefault="00487697" w:rsidP="00375D06">
            <w:pPr>
              <w:jc w:val="center"/>
              <w:rPr>
                <w:rFonts w:ascii="Tahoma" w:hAnsi="Tahoma" w:cs="Tahoma"/>
                <w:b/>
                <w:iCs/>
              </w:rPr>
            </w:pPr>
            <w:r w:rsidRPr="00CE081D">
              <w:rPr>
                <w:rFonts w:ascii="Tahoma" w:hAnsi="Tahoma" w:cs="Tahoma"/>
                <w:b/>
                <w:iCs/>
              </w:rPr>
              <w:t>Flow Process</w:t>
            </w:r>
          </w:p>
        </w:tc>
        <w:tc>
          <w:tcPr>
            <w:tcW w:w="4313" w:type="pct"/>
            <w:vAlign w:val="center"/>
          </w:tcPr>
          <w:p w14:paraId="4AC4F2C8" w14:textId="77777777" w:rsidR="00487697" w:rsidRPr="00CE081D" w:rsidRDefault="00487697" w:rsidP="00375D06">
            <w:pPr>
              <w:spacing w:after="60"/>
              <w:contextualSpacing/>
              <w:jc w:val="center"/>
              <w:rPr>
                <w:rFonts w:ascii="Tahoma" w:hAnsi="Tahoma" w:cs="Tahoma"/>
              </w:rPr>
            </w:pPr>
          </w:p>
          <w:p w14:paraId="00A2CB43" w14:textId="7E473862" w:rsidR="00487697" w:rsidRPr="00CE081D" w:rsidRDefault="00B323DA" w:rsidP="00A36E9F">
            <w:pPr>
              <w:spacing w:after="60"/>
              <w:contextualSpacing/>
              <w:rPr>
                <w:rFonts w:ascii="Tahoma" w:hAnsi="Tahoma" w:cs="Tahoma"/>
              </w:rPr>
            </w:pPr>
            <w:r w:rsidRPr="00CE081D">
              <w:rPr>
                <w:rFonts w:ascii="Tahoma" w:hAnsi="Tahoma" w:cs="Tahoma"/>
                <w:noProof/>
              </w:rPr>
              <w:drawing>
                <wp:inline distT="0" distB="0" distL="0" distR="0" wp14:anchorId="0D4B0F4D" wp14:editId="437E7530">
                  <wp:extent cx="5158800" cy="49052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8800" cy="490527"/>
                          </a:xfrm>
                          <a:prstGeom prst="rect">
                            <a:avLst/>
                          </a:prstGeom>
                        </pic:spPr>
                      </pic:pic>
                    </a:graphicData>
                  </a:graphic>
                </wp:inline>
              </w:drawing>
            </w:r>
          </w:p>
          <w:p w14:paraId="005C6C56" w14:textId="77777777" w:rsidR="00487697" w:rsidRPr="00CE081D" w:rsidRDefault="00487697" w:rsidP="00375D06">
            <w:pPr>
              <w:spacing w:after="60"/>
              <w:contextualSpacing/>
              <w:jc w:val="center"/>
              <w:rPr>
                <w:rFonts w:ascii="Tahoma" w:hAnsi="Tahoma" w:cs="Tahoma"/>
              </w:rPr>
            </w:pPr>
          </w:p>
        </w:tc>
      </w:tr>
    </w:tbl>
    <w:p w14:paraId="0039C3E3" w14:textId="20ADEF47" w:rsidR="00327000" w:rsidRPr="00CE081D" w:rsidRDefault="00327000" w:rsidP="00327000">
      <w:pPr>
        <w:pStyle w:val="Caption"/>
        <w:rPr>
          <w:rFonts w:ascii="Tahoma" w:hAnsi="Tahoma" w:cs="Tahoma"/>
          <w:sz w:val="18"/>
        </w:rPr>
      </w:pPr>
      <w:bookmarkStart w:id="42" w:name="_Toc466459246"/>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B323DA" w:rsidRPr="00CE081D">
        <w:rPr>
          <w:rFonts w:ascii="Tahoma" w:hAnsi="Tahoma" w:cs="Tahoma"/>
          <w:noProof/>
          <w:sz w:val="18"/>
        </w:rPr>
        <w:t>12</w:t>
      </w:r>
      <w:r w:rsidRPr="00CE081D">
        <w:rPr>
          <w:rFonts w:ascii="Tahoma" w:hAnsi="Tahoma" w:cs="Tahoma"/>
          <w:sz w:val="18"/>
        </w:rPr>
        <w:fldChar w:fldCharType="end"/>
      </w:r>
      <w:r w:rsidRPr="00CE081D">
        <w:rPr>
          <w:rFonts w:ascii="Tahoma" w:hAnsi="Tahoma" w:cs="Tahoma"/>
          <w:sz w:val="18"/>
        </w:rPr>
        <w:t xml:space="preserve"> Business Flow 1</w:t>
      </w:r>
      <w:r w:rsidR="00B323DA" w:rsidRPr="00CE081D">
        <w:rPr>
          <w:rFonts w:ascii="Tahoma" w:hAnsi="Tahoma" w:cs="Tahoma"/>
          <w:sz w:val="18"/>
        </w:rPr>
        <w:t>1</w:t>
      </w:r>
      <w:r w:rsidR="001A7FF6" w:rsidRPr="00CE081D">
        <w:rPr>
          <w:rFonts w:ascii="Tahoma" w:hAnsi="Tahoma" w:cs="Tahoma"/>
          <w:sz w:val="18"/>
        </w:rPr>
        <w:t xml:space="preserve"> – Filter Project</w:t>
      </w:r>
      <w:bookmarkEnd w:id="42"/>
    </w:p>
    <w:tbl>
      <w:tblPr>
        <w:tblW w:w="504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327000" w:rsidRPr="00CE081D" w14:paraId="11695E47" w14:textId="77777777" w:rsidTr="00327000">
        <w:trPr>
          <w:cantSplit/>
          <w:trHeight w:val="72"/>
          <w:tblHeader/>
        </w:trPr>
        <w:tc>
          <w:tcPr>
            <w:tcW w:w="682" w:type="pct"/>
            <w:shd w:val="clear" w:color="auto" w:fill="D9D9D9" w:themeFill="background1" w:themeFillShade="D9"/>
            <w:vAlign w:val="center"/>
          </w:tcPr>
          <w:p w14:paraId="431C862D" w14:textId="77777777" w:rsidR="00327000" w:rsidRPr="00CE081D" w:rsidRDefault="00327000" w:rsidP="00375D06">
            <w:pPr>
              <w:jc w:val="center"/>
              <w:rPr>
                <w:rFonts w:ascii="Tahoma" w:hAnsi="Tahoma" w:cs="Tahoma"/>
                <w:b/>
              </w:rPr>
            </w:pPr>
            <w:r w:rsidRPr="00CE081D">
              <w:rPr>
                <w:rFonts w:ascii="Tahoma" w:hAnsi="Tahoma" w:cs="Tahoma"/>
                <w:b/>
              </w:rPr>
              <w:t>BF ID</w:t>
            </w:r>
          </w:p>
        </w:tc>
        <w:tc>
          <w:tcPr>
            <w:tcW w:w="4318" w:type="pct"/>
            <w:vAlign w:val="center"/>
          </w:tcPr>
          <w:p w14:paraId="3854345B" w14:textId="13E1CFC3" w:rsidR="00327000" w:rsidRPr="00CE081D" w:rsidRDefault="00327000" w:rsidP="00375D06">
            <w:pPr>
              <w:spacing w:after="60"/>
              <w:contextualSpacing/>
              <w:rPr>
                <w:rFonts w:ascii="Tahoma" w:hAnsi="Tahoma" w:cs="Tahoma"/>
              </w:rPr>
            </w:pPr>
            <w:r w:rsidRPr="00CE081D">
              <w:rPr>
                <w:rFonts w:ascii="Tahoma" w:hAnsi="Tahoma" w:cs="Tahoma"/>
              </w:rPr>
              <w:t>BF-1</w:t>
            </w:r>
            <w:r w:rsidR="00B323DA" w:rsidRPr="00CE081D">
              <w:rPr>
                <w:rFonts w:ascii="Tahoma" w:hAnsi="Tahoma" w:cs="Tahoma"/>
              </w:rPr>
              <w:t>1</w:t>
            </w:r>
          </w:p>
        </w:tc>
      </w:tr>
      <w:tr w:rsidR="00327000" w:rsidRPr="00CE081D" w14:paraId="3312D8FF" w14:textId="77777777" w:rsidTr="00327000">
        <w:trPr>
          <w:cantSplit/>
          <w:trHeight w:val="72"/>
          <w:tblHeader/>
        </w:trPr>
        <w:tc>
          <w:tcPr>
            <w:tcW w:w="682" w:type="pct"/>
            <w:shd w:val="clear" w:color="auto" w:fill="D9D9D9" w:themeFill="background1" w:themeFillShade="D9"/>
            <w:vAlign w:val="center"/>
          </w:tcPr>
          <w:p w14:paraId="12528DC2" w14:textId="77777777" w:rsidR="00327000" w:rsidRPr="00CE081D" w:rsidRDefault="00327000" w:rsidP="00375D06">
            <w:pPr>
              <w:jc w:val="center"/>
              <w:rPr>
                <w:rFonts w:ascii="Tahoma" w:hAnsi="Tahoma" w:cs="Tahoma"/>
                <w:b/>
              </w:rPr>
            </w:pPr>
            <w:r w:rsidRPr="00CE081D">
              <w:rPr>
                <w:rFonts w:ascii="Tahoma" w:hAnsi="Tahoma" w:cs="Tahoma"/>
                <w:b/>
              </w:rPr>
              <w:t>Description</w:t>
            </w:r>
          </w:p>
        </w:tc>
        <w:tc>
          <w:tcPr>
            <w:tcW w:w="4318" w:type="pct"/>
            <w:vAlign w:val="center"/>
          </w:tcPr>
          <w:p w14:paraId="0414F54A" w14:textId="297D786D" w:rsidR="00327000" w:rsidRPr="00CE081D" w:rsidRDefault="00327000" w:rsidP="00375D06">
            <w:pPr>
              <w:spacing w:after="60"/>
              <w:contextualSpacing/>
              <w:rPr>
                <w:rFonts w:ascii="Tahoma" w:hAnsi="Tahoma" w:cs="Tahoma"/>
              </w:rPr>
            </w:pPr>
            <w:r w:rsidRPr="00CE081D">
              <w:rPr>
                <w:rFonts w:ascii="Tahoma" w:hAnsi="Tahoma" w:cs="Tahoma"/>
              </w:rPr>
              <w:t>Filter project</w:t>
            </w:r>
          </w:p>
        </w:tc>
      </w:tr>
      <w:tr w:rsidR="00327000" w:rsidRPr="00CE081D" w14:paraId="49801960" w14:textId="77777777" w:rsidTr="00327000">
        <w:trPr>
          <w:cantSplit/>
          <w:trHeight w:val="72"/>
          <w:tblHeader/>
        </w:trPr>
        <w:tc>
          <w:tcPr>
            <w:tcW w:w="682" w:type="pct"/>
            <w:shd w:val="clear" w:color="auto" w:fill="D9D9D9" w:themeFill="background1" w:themeFillShade="D9"/>
            <w:vAlign w:val="center"/>
          </w:tcPr>
          <w:p w14:paraId="751B828E" w14:textId="77777777" w:rsidR="00327000" w:rsidRPr="00CE081D" w:rsidRDefault="00327000"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18" w:type="pct"/>
            <w:vAlign w:val="center"/>
          </w:tcPr>
          <w:p w14:paraId="3B6C6C36" w14:textId="77777777" w:rsidR="00327000" w:rsidRPr="00CE081D" w:rsidRDefault="00327000" w:rsidP="00375D06">
            <w:pPr>
              <w:spacing w:after="60"/>
              <w:contextualSpacing/>
              <w:rPr>
                <w:rFonts w:ascii="Tahoma" w:hAnsi="Tahoma" w:cs="Tahoma"/>
                <w:iCs/>
              </w:rPr>
            </w:pPr>
            <w:r w:rsidRPr="00CE081D">
              <w:rPr>
                <w:rFonts w:ascii="Tahoma" w:hAnsi="Tahoma" w:cs="Tahoma"/>
              </w:rPr>
              <w:t>BR-1</w:t>
            </w:r>
          </w:p>
        </w:tc>
      </w:tr>
      <w:tr w:rsidR="00327000" w:rsidRPr="00CE081D" w14:paraId="68BC908B" w14:textId="77777777" w:rsidTr="00327000">
        <w:trPr>
          <w:cantSplit/>
          <w:trHeight w:val="72"/>
          <w:tblHeader/>
        </w:trPr>
        <w:tc>
          <w:tcPr>
            <w:tcW w:w="682" w:type="pct"/>
            <w:shd w:val="clear" w:color="auto" w:fill="D9D9D9" w:themeFill="background1" w:themeFillShade="D9"/>
            <w:vAlign w:val="center"/>
          </w:tcPr>
          <w:p w14:paraId="525A55D6" w14:textId="77777777" w:rsidR="00327000" w:rsidRPr="00CE081D" w:rsidRDefault="00327000"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18" w:type="pct"/>
            <w:vAlign w:val="center"/>
          </w:tcPr>
          <w:p w14:paraId="6E9BC409" w14:textId="5FB84FEC" w:rsidR="00327000" w:rsidRPr="00CE081D" w:rsidRDefault="00327000" w:rsidP="00375D06">
            <w:pPr>
              <w:spacing w:after="60"/>
              <w:contextualSpacing/>
              <w:rPr>
                <w:rFonts w:ascii="Tahoma" w:hAnsi="Tahoma" w:cs="Tahoma"/>
                <w:iCs/>
              </w:rPr>
            </w:pPr>
            <w:r w:rsidRPr="00CE081D">
              <w:rPr>
                <w:rFonts w:ascii="Tahoma" w:hAnsi="Tahoma" w:cs="Tahoma"/>
              </w:rPr>
              <w:t>FR-2</w:t>
            </w:r>
          </w:p>
        </w:tc>
      </w:tr>
      <w:tr w:rsidR="00327000" w:rsidRPr="00CE081D" w14:paraId="456E8130" w14:textId="77777777" w:rsidTr="00327000">
        <w:trPr>
          <w:cantSplit/>
          <w:trHeight w:val="72"/>
          <w:tblHeader/>
        </w:trPr>
        <w:tc>
          <w:tcPr>
            <w:tcW w:w="682" w:type="pct"/>
            <w:shd w:val="clear" w:color="auto" w:fill="D9D9D9" w:themeFill="background1" w:themeFillShade="D9"/>
            <w:vAlign w:val="center"/>
          </w:tcPr>
          <w:p w14:paraId="25020754" w14:textId="77777777" w:rsidR="00327000" w:rsidRPr="00CE081D" w:rsidRDefault="00327000" w:rsidP="00375D06">
            <w:pPr>
              <w:jc w:val="center"/>
              <w:rPr>
                <w:rFonts w:ascii="Tahoma" w:hAnsi="Tahoma" w:cs="Tahoma"/>
                <w:b/>
                <w:iCs/>
              </w:rPr>
            </w:pPr>
            <w:r w:rsidRPr="00CE081D">
              <w:rPr>
                <w:rFonts w:ascii="Tahoma" w:hAnsi="Tahoma" w:cs="Tahoma"/>
                <w:b/>
                <w:iCs/>
              </w:rPr>
              <w:t>Flow Process</w:t>
            </w:r>
          </w:p>
        </w:tc>
        <w:tc>
          <w:tcPr>
            <w:tcW w:w="4318" w:type="pct"/>
            <w:vAlign w:val="center"/>
          </w:tcPr>
          <w:p w14:paraId="59DFEB65" w14:textId="77777777" w:rsidR="00327000" w:rsidRPr="00CE081D" w:rsidRDefault="00327000" w:rsidP="00375D06">
            <w:pPr>
              <w:spacing w:after="60"/>
              <w:contextualSpacing/>
              <w:jc w:val="center"/>
              <w:rPr>
                <w:rFonts w:ascii="Tahoma" w:hAnsi="Tahoma" w:cs="Tahoma"/>
              </w:rPr>
            </w:pPr>
          </w:p>
          <w:p w14:paraId="7E565F46" w14:textId="752A71B3" w:rsidR="00327000" w:rsidRPr="00CE081D" w:rsidRDefault="00B323DA" w:rsidP="00A36E9F">
            <w:pPr>
              <w:spacing w:after="60"/>
              <w:contextualSpacing/>
              <w:rPr>
                <w:rFonts w:ascii="Tahoma" w:hAnsi="Tahoma" w:cs="Tahoma"/>
              </w:rPr>
            </w:pPr>
            <w:r w:rsidRPr="00CE081D">
              <w:rPr>
                <w:rFonts w:ascii="Tahoma" w:hAnsi="Tahoma" w:cs="Tahoma"/>
                <w:noProof/>
              </w:rPr>
              <w:drawing>
                <wp:inline distT="0" distB="0" distL="0" distR="0" wp14:anchorId="7858C900" wp14:editId="16CE8DCE">
                  <wp:extent cx="5158800" cy="431002"/>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8800" cy="431002"/>
                          </a:xfrm>
                          <a:prstGeom prst="rect">
                            <a:avLst/>
                          </a:prstGeom>
                        </pic:spPr>
                      </pic:pic>
                    </a:graphicData>
                  </a:graphic>
                </wp:inline>
              </w:drawing>
            </w:r>
          </w:p>
          <w:p w14:paraId="5291FB9C" w14:textId="77777777" w:rsidR="00327000" w:rsidRPr="00CE081D" w:rsidRDefault="00327000" w:rsidP="00375D06">
            <w:pPr>
              <w:spacing w:after="60"/>
              <w:contextualSpacing/>
              <w:jc w:val="center"/>
              <w:rPr>
                <w:rFonts w:ascii="Tahoma" w:hAnsi="Tahoma" w:cs="Tahoma"/>
              </w:rPr>
            </w:pPr>
          </w:p>
        </w:tc>
      </w:tr>
    </w:tbl>
    <w:p w14:paraId="4D81B9B9" w14:textId="7A6421E0" w:rsidR="00327000" w:rsidRPr="00CE081D" w:rsidRDefault="00327000" w:rsidP="00327000">
      <w:pPr>
        <w:pStyle w:val="Caption"/>
        <w:rPr>
          <w:rFonts w:ascii="Tahoma" w:hAnsi="Tahoma" w:cs="Tahoma"/>
          <w:sz w:val="18"/>
        </w:rPr>
      </w:pPr>
      <w:bookmarkStart w:id="43" w:name="_Toc466459247"/>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B323DA" w:rsidRPr="00CE081D">
        <w:rPr>
          <w:rFonts w:ascii="Tahoma" w:hAnsi="Tahoma" w:cs="Tahoma"/>
          <w:noProof/>
          <w:sz w:val="18"/>
        </w:rPr>
        <w:t>13</w:t>
      </w:r>
      <w:r w:rsidRPr="00CE081D">
        <w:rPr>
          <w:rFonts w:ascii="Tahoma" w:hAnsi="Tahoma" w:cs="Tahoma"/>
          <w:sz w:val="18"/>
        </w:rPr>
        <w:fldChar w:fldCharType="end"/>
      </w:r>
      <w:r w:rsidRPr="00CE081D">
        <w:rPr>
          <w:rFonts w:ascii="Tahoma" w:hAnsi="Tahoma" w:cs="Tahoma"/>
          <w:sz w:val="18"/>
        </w:rPr>
        <w:t xml:space="preserve"> Business Flow 1</w:t>
      </w:r>
      <w:r w:rsidR="00B323DA" w:rsidRPr="00CE081D">
        <w:rPr>
          <w:rFonts w:ascii="Tahoma" w:hAnsi="Tahoma" w:cs="Tahoma"/>
          <w:sz w:val="18"/>
        </w:rPr>
        <w:t>2</w:t>
      </w:r>
      <w:r w:rsidR="001A7FF6" w:rsidRPr="00CE081D">
        <w:rPr>
          <w:rFonts w:ascii="Tahoma" w:hAnsi="Tahoma" w:cs="Tahoma"/>
          <w:sz w:val="18"/>
        </w:rPr>
        <w:t xml:space="preserve"> – Search Project</w:t>
      </w:r>
      <w:bookmarkEnd w:id="43"/>
    </w:p>
    <w:tbl>
      <w:tblPr>
        <w:tblW w:w="508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66"/>
      </w:tblGrid>
      <w:tr w:rsidR="00327000" w:rsidRPr="00CE081D" w14:paraId="03484BAF" w14:textId="77777777" w:rsidTr="00A36E9F">
        <w:trPr>
          <w:cantSplit/>
          <w:trHeight w:val="72"/>
          <w:tblHeader/>
        </w:trPr>
        <w:tc>
          <w:tcPr>
            <w:tcW w:w="677" w:type="pct"/>
            <w:shd w:val="clear" w:color="auto" w:fill="D9D9D9" w:themeFill="background1" w:themeFillShade="D9"/>
            <w:vAlign w:val="center"/>
          </w:tcPr>
          <w:p w14:paraId="04BEDD08" w14:textId="77777777" w:rsidR="00327000" w:rsidRPr="00CE081D" w:rsidRDefault="00327000" w:rsidP="00375D06">
            <w:pPr>
              <w:jc w:val="center"/>
              <w:rPr>
                <w:rFonts w:ascii="Tahoma" w:hAnsi="Tahoma" w:cs="Tahoma"/>
                <w:b/>
              </w:rPr>
            </w:pPr>
            <w:r w:rsidRPr="00CE081D">
              <w:rPr>
                <w:rFonts w:ascii="Tahoma" w:hAnsi="Tahoma" w:cs="Tahoma"/>
                <w:b/>
              </w:rPr>
              <w:t>BF ID</w:t>
            </w:r>
          </w:p>
        </w:tc>
        <w:tc>
          <w:tcPr>
            <w:tcW w:w="4323" w:type="pct"/>
            <w:vAlign w:val="center"/>
          </w:tcPr>
          <w:p w14:paraId="293221D2" w14:textId="442A9060" w:rsidR="00327000" w:rsidRPr="00CE081D" w:rsidRDefault="00327000" w:rsidP="00375D06">
            <w:pPr>
              <w:spacing w:after="60"/>
              <w:contextualSpacing/>
              <w:rPr>
                <w:rFonts w:ascii="Tahoma" w:hAnsi="Tahoma" w:cs="Tahoma"/>
              </w:rPr>
            </w:pPr>
            <w:r w:rsidRPr="00CE081D">
              <w:rPr>
                <w:rFonts w:ascii="Tahoma" w:hAnsi="Tahoma" w:cs="Tahoma"/>
              </w:rPr>
              <w:t>BF-1</w:t>
            </w:r>
            <w:r w:rsidR="00B323DA" w:rsidRPr="00CE081D">
              <w:rPr>
                <w:rFonts w:ascii="Tahoma" w:hAnsi="Tahoma" w:cs="Tahoma"/>
              </w:rPr>
              <w:t>2</w:t>
            </w:r>
          </w:p>
        </w:tc>
      </w:tr>
      <w:tr w:rsidR="00327000" w:rsidRPr="00CE081D" w14:paraId="10E53CEA" w14:textId="77777777" w:rsidTr="00A36E9F">
        <w:trPr>
          <w:cantSplit/>
          <w:trHeight w:val="72"/>
          <w:tblHeader/>
        </w:trPr>
        <w:tc>
          <w:tcPr>
            <w:tcW w:w="677" w:type="pct"/>
            <w:shd w:val="clear" w:color="auto" w:fill="D9D9D9" w:themeFill="background1" w:themeFillShade="D9"/>
            <w:vAlign w:val="center"/>
          </w:tcPr>
          <w:p w14:paraId="078C3C9D" w14:textId="77777777" w:rsidR="00327000" w:rsidRPr="00CE081D" w:rsidRDefault="00327000" w:rsidP="00375D06">
            <w:pPr>
              <w:jc w:val="center"/>
              <w:rPr>
                <w:rFonts w:ascii="Tahoma" w:hAnsi="Tahoma" w:cs="Tahoma"/>
                <w:b/>
              </w:rPr>
            </w:pPr>
            <w:r w:rsidRPr="00CE081D">
              <w:rPr>
                <w:rFonts w:ascii="Tahoma" w:hAnsi="Tahoma" w:cs="Tahoma"/>
                <w:b/>
              </w:rPr>
              <w:t>Description</w:t>
            </w:r>
          </w:p>
        </w:tc>
        <w:tc>
          <w:tcPr>
            <w:tcW w:w="4323" w:type="pct"/>
            <w:vAlign w:val="center"/>
          </w:tcPr>
          <w:p w14:paraId="29FE03D1" w14:textId="6F647CDA" w:rsidR="00327000" w:rsidRPr="00CE081D" w:rsidRDefault="004146D0" w:rsidP="00375D06">
            <w:pPr>
              <w:spacing w:after="60"/>
              <w:contextualSpacing/>
              <w:rPr>
                <w:rFonts w:ascii="Tahoma" w:hAnsi="Tahoma" w:cs="Tahoma"/>
              </w:rPr>
            </w:pPr>
            <w:r w:rsidRPr="00CE081D">
              <w:rPr>
                <w:rFonts w:ascii="Tahoma" w:hAnsi="Tahoma" w:cs="Tahoma"/>
              </w:rPr>
              <w:t>Search project</w:t>
            </w:r>
          </w:p>
        </w:tc>
      </w:tr>
      <w:tr w:rsidR="00327000" w:rsidRPr="00CE081D" w14:paraId="3A7B7CC9" w14:textId="77777777" w:rsidTr="00A36E9F">
        <w:trPr>
          <w:cantSplit/>
          <w:trHeight w:val="72"/>
          <w:tblHeader/>
        </w:trPr>
        <w:tc>
          <w:tcPr>
            <w:tcW w:w="677" w:type="pct"/>
            <w:shd w:val="clear" w:color="auto" w:fill="D9D9D9" w:themeFill="background1" w:themeFillShade="D9"/>
            <w:vAlign w:val="center"/>
          </w:tcPr>
          <w:p w14:paraId="455E98FD" w14:textId="77777777" w:rsidR="00327000" w:rsidRPr="00CE081D" w:rsidRDefault="00327000"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23" w:type="pct"/>
            <w:vAlign w:val="center"/>
          </w:tcPr>
          <w:p w14:paraId="591FF80A" w14:textId="77777777" w:rsidR="00327000" w:rsidRPr="00CE081D" w:rsidRDefault="00327000" w:rsidP="00375D06">
            <w:pPr>
              <w:spacing w:after="60"/>
              <w:contextualSpacing/>
              <w:rPr>
                <w:rFonts w:ascii="Tahoma" w:hAnsi="Tahoma" w:cs="Tahoma"/>
                <w:iCs/>
              </w:rPr>
            </w:pPr>
            <w:r w:rsidRPr="00CE081D">
              <w:rPr>
                <w:rFonts w:ascii="Tahoma" w:hAnsi="Tahoma" w:cs="Tahoma"/>
              </w:rPr>
              <w:t>BR-1</w:t>
            </w:r>
          </w:p>
        </w:tc>
      </w:tr>
      <w:tr w:rsidR="00327000" w:rsidRPr="00CE081D" w14:paraId="0FFB4996" w14:textId="77777777" w:rsidTr="00A36E9F">
        <w:trPr>
          <w:cantSplit/>
          <w:trHeight w:val="72"/>
          <w:tblHeader/>
        </w:trPr>
        <w:tc>
          <w:tcPr>
            <w:tcW w:w="677" w:type="pct"/>
            <w:shd w:val="clear" w:color="auto" w:fill="D9D9D9" w:themeFill="background1" w:themeFillShade="D9"/>
            <w:vAlign w:val="center"/>
          </w:tcPr>
          <w:p w14:paraId="2E6F0D1A" w14:textId="77777777" w:rsidR="00327000" w:rsidRPr="00CE081D" w:rsidRDefault="00327000"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23" w:type="pct"/>
            <w:vAlign w:val="center"/>
          </w:tcPr>
          <w:p w14:paraId="75566F5D" w14:textId="66DACB99" w:rsidR="00327000" w:rsidRPr="00CE081D" w:rsidRDefault="00327000" w:rsidP="00375D06">
            <w:pPr>
              <w:spacing w:after="60"/>
              <w:contextualSpacing/>
              <w:rPr>
                <w:rFonts w:ascii="Tahoma" w:hAnsi="Tahoma" w:cs="Tahoma"/>
                <w:iCs/>
              </w:rPr>
            </w:pPr>
            <w:r w:rsidRPr="00CE081D">
              <w:rPr>
                <w:rFonts w:ascii="Tahoma" w:hAnsi="Tahoma" w:cs="Tahoma"/>
              </w:rPr>
              <w:t>FR-</w:t>
            </w:r>
            <w:r w:rsidR="004146D0" w:rsidRPr="00CE081D">
              <w:rPr>
                <w:rFonts w:ascii="Tahoma" w:hAnsi="Tahoma" w:cs="Tahoma"/>
              </w:rPr>
              <w:t>2</w:t>
            </w:r>
          </w:p>
        </w:tc>
      </w:tr>
      <w:tr w:rsidR="00327000" w:rsidRPr="00CE081D" w14:paraId="5CE89C5D" w14:textId="77777777" w:rsidTr="00A36E9F">
        <w:trPr>
          <w:cantSplit/>
          <w:trHeight w:val="72"/>
          <w:tblHeader/>
        </w:trPr>
        <w:tc>
          <w:tcPr>
            <w:tcW w:w="677" w:type="pct"/>
            <w:shd w:val="clear" w:color="auto" w:fill="D9D9D9" w:themeFill="background1" w:themeFillShade="D9"/>
            <w:vAlign w:val="center"/>
          </w:tcPr>
          <w:p w14:paraId="3642AA47" w14:textId="77777777" w:rsidR="00327000" w:rsidRPr="00CE081D" w:rsidRDefault="00327000" w:rsidP="00375D06">
            <w:pPr>
              <w:jc w:val="center"/>
              <w:rPr>
                <w:rFonts w:ascii="Tahoma" w:hAnsi="Tahoma" w:cs="Tahoma"/>
                <w:b/>
                <w:iCs/>
              </w:rPr>
            </w:pPr>
            <w:r w:rsidRPr="00CE081D">
              <w:rPr>
                <w:rFonts w:ascii="Tahoma" w:hAnsi="Tahoma" w:cs="Tahoma"/>
                <w:b/>
                <w:iCs/>
              </w:rPr>
              <w:t>Flow Process</w:t>
            </w:r>
          </w:p>
        </w:tc>
        <w:tc>
          <w:tcPr>
            <w:tcW w:w="4323" w:type="pct"/>
            <w:vAlign w:val="center"/>
          </w:tcPr>
          <w:p w14:paraId="368B34C5" w14:textId="77777777" w:rsidR="00327000" w:rsidRPr="00CE081D" w:rsidRDefault="00327000" w:rsidP="00375D06">
            <w:pPr>
              <w:spacing w:after="60"/>
              <w:contextualSpacing/>
              <w:jc w:val="center"/>
              <w:rPr>
                <w:rFonts w:ascii="Tahoma" w:hAnsi="Tahoma" w:cs="Tahoma"/>
              </w:rPr>
            </w:pPr>
          </w:p>
          <w:p w14:paraId="15742E47" w14:textId="2C71CF52" w:rsidR="00327000" w:rsidRPr="00CE081D" w:rsidRDefault="00B323DA" w:rsidP="00A36E9F">
            <w:pPr>
              <w:spacing w:after="60"/>
              <w:contextualSpacing/>
              <w:rPr>
                <w:rFonts w:ascii="Tahoma" w:hAnsi="Tahoma" w:cs="Tahoma"/>
              </w:rPr>
            </w:pPr>
            <w:r w:rsidRPr="00CE081D">
              <w:rPr>
                <w:rFonts w:ascii="Tahoma" w:hAnsi="Tahoma" w:cs="Tahoma"/>
                <w:noProof/>
              </w:rPr>
              <w:drawing>
                <wp:inline distT="0" distB="0" distL="0" distR="0" wp14:anchorId="252B5522" wp14:editId="1EF9E4C1">
                  <wp:extent cx="5158800" cy="53627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8800" cy="536273"/>
                          </a:xfrm>
                          <a:prstGeom prst="rect">
                            <a:avLst/>
                          </a:prstGeom>
                        </pic:spPr>
                      </pic:pic>
                    </a:graphicData>
                  </a:graphic>
                </wp:inline>
              </w:drawing>
            </w:r>
          </w:p>
          <w:p w14:paraId="252022ED" w14:textId="77777777" w:rsidR="00327000" w:rsidRPr="00CE081D" w:rsidRDefault="00327000" w:rsidP="00375D06">
            <w:pPr>
              <w:spacing w:after="60"/>
              <w:contextualSpacing/>
              <w:jc w:val="center"/>
              <w:rPr>
                <w:rFonts w:ascii="Tahoma" w:hAnsi="Tahoma" w:cs="Tahoma"/>
              </w:rPr>
            </w:pPr>
          </w:p>
        </w:tc>
      </w:tr>
    </w:tbl>
    <w:p w14:paraId="72C1A763" w14:textId="645BC0A3" w:rsidR="004146D0" w:rsidRPr="00CE081D" w:rsidRDefault="004146D0" w:rsidP="004146D0">
      <w:pPr>
        <w:pStyle w:val="Caption"/>
        <w:rPr>
          <w:rFonts w:ascii="Tahoma" w:hAnsi="Tahoma" w:cs="Tahoma"/>
          <w:sz w:val="18"/>
        </w:rPr>
      </w:pPr>
      <w:bookmarkStart w:id="44" w:name="_Toc466459248"/>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B323DA" w:rsidRPr="00CE081D">
        <w:rPr>
          <w:rFonts w:ascii="Tahoma" w:hAnsi="Tahoma" w:cs="Tahoma"/>
          <w:noProof/>
          <w:sz w:val="18"/>
        </w:rPr>
        <w:t>14</w:t>
      </w:r>
      <w:r w:rsidRPr="00CE081D">
        <w:rPr>
          <w:rFonts w:ascii="Tahoma" w:hAnsi="Tahoma" w:cs="Tahoma"/>
          <w:sz w:val="18"/>
        </w:rPr>
        <w:fldChar w:fldCharType="end"/>
      </w:r>
      <w:r w:rsidRPr="00CE081D">
        <w:rPr>
          <w:rFonts w:ascii="Tahoma" w:hAnsi="Tahoma" w:cs="Tahoma"/>
          <w:sz w:val="18"/>
        </w:rPr>
        <w:t xml:space="preserve"> Business Flow 1</w:t>
      </w:r>
      <w:r w:rsidR="00B323DA" w:rsidRPr="00CE081D">
        <w:rPr>
          <w:rFonts w:ascii="Tahoma" w:hAnsi="Tahoma" w:cs="Tahoma"/>
          <w:sz w:val="18"/>
        </w:rPr>
        <w:t>3</w:t>
      </w:r>
      <w:r w:rsidR="001A7FF6" w:rsidRPr="00CE081D">
        <w:rPr>
          <w:rFonts w:ascii="Tahoma" w:hAnsi="Tahoma" w:cs="Tahoma"/>
          <w:sz w:val="18"/>
        </w:rPr>
        <w:t xml:space="preserve"> – Open project detail</w:t>
      </w:r>
      <w:bookmarkEnd w:id="44"/>
    </w:p>
    <w:tbl>
      <w:tblPr>
        <w:tblW w:w="5098"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01"/>
      </w:tblGrid>
      <w:tr w:rsidR="004146D0" w:rsidRPr="00CE081D" w14:paraId="4B2CD4AB" w14:textId="77777777" w:rsidTr="00A36E9F">
        <w:trPr>
          <w:cantSplit/>
          <w:trHeight w:val="72"/>
          <w:tblHeader/>
        </w:trPr>
        <w:tc>
          <w:tcPr>
            <w:tcW w:w="674" w:type="pct"/>
            <w:shd w:val="clear" w:color="auto" w:fill="D9D9D9" w:themeFill="background1" w:themeFillShade="D9"/>
            <w:vAlign w:val="center"/>
          </w:tcPr>
          <w:p w14:paraId="0A3F7602" w14:textId="77777777" w:rsidR="004146D0" w:rsidRPr="00CE081D" w:rsidRDefault="004146D0" w:rsidP="00375D06">
            <w:pPr>
              <w:jc w:val="center"/>
              <w:rPr>
                <w:rFonts w:ascii="Tahoma" w:hAnsi="Tahoma" w:cs="Tahoma"/>
                <w:b/>
              </w:rPr>
            </w:pPr>
            <w:r w:rsidRPr="00CE081D">
              <w:rPr>
                <w:rFonts w:ascii="Tahoma" w:hAnsi="Tahoma" w:cs="Tahoma"/>
                <w:b/>
              </w:rPr>
              <w:t>BF ID</w:t>
            </w:r>
          </w:p>
        </w:tc>
        <w:tc>
          <w:tcPr>
            <w:tcW w:w="4326" w:type="pct"/>
            <w:vAlign w:val="center"/>
          </w:tcPr>
          <w:p w14:paraId="3F9ED3B6" w14:textId="7747A53C" w:rsidR="004146D0" w:rsidRPr="00CE081D" w:rsidRDefault="004146D0" w:rsidP="00375D06">
            <w:pPr>
              <w:spacing w:after="60"/>
              <w:contextualSpacing/>
              <w:rPr>
                <w:rFonts w:ascii="Tahoma" w:hAnsi="Tahoma" w:cs="Tahoma"/>
              </w:rPr>
            </w:pPr>
            <w:r w:rsidRPr="00CE081D">
              <w:rPr>
                <w:rFonts w:ascii="Tahoma" w:hAnsi="Tahoma" w:cs="Tahoma"/>
              </w:rPr>
              <w:t>BF-1</w:t>
            </w:r>
            <w:r w:rsidR="00B323DA" w:rsidRPr="00CE081D">
              <w:rPr>
                <w:rFonts w:ascii="Tahoma" w:hAnsi="Tahoma" w:cs="Tahoma"/>
              </w:rPr>
              <w:t>3</w:t>
            </w:r>
          </w:p>
        </w:tc>
      </w:tr>
      <w:tr w:rsidR="004146D0" w:rsidRPr="00CE081D" w14:paraId="1CF8DB7E" w14:textId="77777777" w:rsidTr="00A36E9F">
        <w:trPr>
          <w:cantSplit/>
          <w:trHeight w:val="72"/>
          <w:tblHeader/>
        </w:trPr>
        <w:tc>
          <w:tcPr>
            <w:tcW w:w="674" w:type="pct"/>
            <w:shd w:val="clear" w:color="auto" w:fill="D9D9D9" w:themeFill="background1" w:themeFillShade="D9"/>
            <w:vAlign w:val="center"/>
          </w:tcPr>
          <w:p w14:paraId="11E77F03" w14:textId="77777777" w:rsidR="004146D0" w:rsidRPr="00CE081D" w:rsidRDefault="004146D0" w:rsidP="00375D06">
            <w:pPr>
              <w:jc w:val="center"/>
              <w:rPr>
                <w:rFonts w:ascii="Tahoma" w:hAnsi="Tahoma" w:cs="Tahoma"/>
                <w:b/>
              </w:rPr>
            </w:pPr>
            <w:r w:rsidRPr="00CE081D">
              <w:rPr>
                <w:rFonts w:ascii="Tahoma" w:hAnsi="Tahoma" w:cs="Tahoma"/>
                <w:b/>
              </w:rPr>
              <w:t>Description</w:t>
            </w:r>
          </w:p>
        </w:tc>
        <w:tc>
          <w:tcPr>
            <w:tcW w:w="4326" w:type="pct"/>
            <w:vAlign w:val="center"/>
          </w:tcPr>
          <w:p w14:paraId="7900563A" w14:textId="325487CA" w:rsidR="004146D0" w:rsidRPr="00CE081D" w:rsidRDefault="004146D0" w:rsidP="00375D06">
            <w:pPr>
              <w:spacing w:after="60"/>
              <w:contextualSpacing/>
              <w:rPr>
                <w:rFonts w:ascii="Tahoma" w:hAnsi="Tahoma" w:cs="Tahoma"/>
              </w:rPr>
            </w:pPr>
            <w:r w:rsidRPr="00CE081D">
              <w:rPr>
                <w:rFonts w:ascii="Tahoma" w:hAnsi="Tahoma" w:cs="Tahoma"/>
              </w:rPr>
              <w:t>Open project detail</w:t>
            </w:r>
          </w:p>
        </w:tc>
      </w:tr>
      <w:tr w:rsidR="004146D0" w:rsidRPr="00CE081D" w14:paraId="683E4C53" w14:textId="77777777" w:rsidTr="00A36E9F">
        <w:trPr>
          <w:cantSplit/>
          <w:trHeight w:val="72"/>
          <w:tblHeader/>
        </w:trPr>
        <w:tc>
          <w:tcPr>
            <w:tcW w:w="674" w:type="pct"/>
            <w:shd w:val="clear" w:color="auto" w:fill="D9D9D9" w:themeFill="background1" w:themeFillShade="D9"/>
            <w:vAlign w:val="center"/>
          </w:tcPr>
          <w:p w14:paraId="12094452" w14:textId="77777777" w:rsidR="004146D0" w:rsidRPr="00CE081D" w:rsidRDefault="004146D0"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26" w:type="pct"/>
            <w:vAlign w:val="center"/>
          </w:tcPr>
          <w:p w14:paraId="088EC593" w14:textId="77777777" w:rsidR="004146D0" w:rsidRPr="00CE081D" w:rsidRDefault="004146D0" w:rsidP="00375D06">
            <w:pPr>
              <w:spacing w:after="60"/>
              <w:contextualSpacing/>
              <w:rPr>
                <w:rFonts w:ascii="Tahoma" w:hAnsi="Tahoma" w:cs="Tahoma"/>
                <w:iCs/>
              </w:rPr>
            </w:pPr>
            <w:r w:rsidRPr="00CE081D">
              <w:rPr>
                <w:rFonts w:ascii="Tahoma" w:hAnsi="Tahoma" w:cs="Tahoma"/>
              </w:rPr>
              <w:t>BR-1</w:t>
            </w:r>
          </w:p>
        </w:tc>
      </w:tr>
      <w:tr w:rsidR="004146D0" w:rsidRPr="00CE081D" w14:paraId="34E96036" w14:textId="77777777" w:rsidTr="00A36E9F">
        <w:trPr>
          <w:cantSplit/>
          <w:trHeight w:val="72"/>
          <w:tblHeader/>
        </w:trPr>
        <w:tc>
          <w:tcPr>
            <w:tcW w:w="674" w:type="pct"/>
            <w:shd w:val="clear" w:color="auto" w:fill="D9D9D9" w:themeFill="background1" w:themeFillShade="D9"/>
            <w:vAlign w:val="center"/>
          </w:tcPr>
          <w:p w14:paraId="390307A3" w14:textId="77777777" w:rsidR="004146D0" w:rsidRPr="00CE081D" w:rsidRDefault="004146D0"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26" w:type="pct"/>
            <w:vAlign w:val="center"/>
          </w:tcPr>
          <w:p w14:paraId="4448B8E1" w14:textId="7275E8D9" w:rsidR="004146D0" w:rsidRPr="00CE081D" w:rsidRDefault="004146D0" w:rsidP="00375D06">
            <w:pPr>
              <w:spacing w:after="60"/>
              <w:contextualSpacing/>
              <w:rPr>
                <w:rFonts w:ascii="Tahoma" w:hAnsi="Tahoma" w:cs="Tahoma"/>
                <w:iCs/>
              </w:rPr>
            </w:pPr>
            <w:r w:rsidRPr="00CE081D">
              <w:rPr>
                <w:rFonts w:ascii="Tahoma" w:hAnsi="Tahoma" w:cs="Tahoma"/>
              </w:rPr>
              <w:t>FR-2</w:t>
            </w:r>
          </w:p>
        </w:tc>
      </w:tr>
      <w:tr w:rsidR="004146D0" w:rsidRPr="00CE081D" w14:paraId="3FA4B7B7" w14:textId="77777777" w:rsidTr="00A36E9F">
        <w:trPr>
          <w:cantSplit/>
          <w:trHeight w:val="72"/>
          <w:tblHeader/>
        </w:trPr>
        <w:tc>
          <w:tcPr>
            <w:tcW w:w="674" w:type="pct"/>
            <w:shd w:val="clear" w:color="auto" w:fill="D9D9D9" w:themeFill="background1" w:themeFillShade="D9"/>
            <w:vAlign w:val="center"/>
          </w:tcPr>
          <w:p w14:paraId="781CD49A" w14:textId="77777777" w:rsidR="004146D0" w:rsidRPr="00CE081D" w:rsidRDefault="004146D0" w:rsidP="00375D06">
            <w:pPr>
              <w:jc w:val="center"/>
              <w:rPr>
                <w:rFonts w:ascii="Tahoma" w:hAnsi="Tahoma" w:cs="Tahoma"/>
                <w:b/>
                <w:iCs/>
              </w:rPr>
            </w:pPr>
            <w:r w:rsidRPr="00CE081D">
              <w:rPr>
                <w:rFonts w:ascii="Tahoma" w:hAnsi="Tahoma" w:cs="Tahoma"/>
                <w:b/>
                <w:iCs/>
              </w:rPr>
              <w:t>Flow Process</w:t>
            </w:r>
          </w:p>
        </w:tc>
        <w:tc>
          <w:tcPr>
            <w:tcW w:w="4326" w:type="pct"/>
            <w:vAlign w:val="center"/>
          </w:tcPr>
          <w:p w14:paraId="051501BF" w14:textId="77777777" w:rsidR="004146D0" w:rsidRPr="00CE081D" w:rsidRDefault="004146D0" w:rsidP="00375D06">
            <w:pPr>
              <w:spacing w:after="60"/>
              <w:contextualSpacing/>
              <w:jc w:val="center"/>
              <w:rPr>
                <w:rFonts w:ascii="Tahoma" w:hAnsi="Tahoma" w:cs="Tahoma"/>
              </w:rPr>
            </w:pPr>
          </w:p>
          <w:p w14:paraId="11F0C226" w14:textId="685D999C" w:rsidR="004146D0" w:rsidRPr="00CE081D" w:rsidRDefault="00B323DA" w:rsidP="00A36E9F">
            <w:pPr>
              <w:spacing w:after="60"/>
              <w:contextualSpacing/>
              <w:rPr>
                <w:rFonts w:ascii="Tahoma" w:hAnsi="Tahoma" w:cs="Tahoma"/>
              </w:rPr>
            </w:pPr>
            <w:r w:rsidRPr="00CE081D">
              <w:rPr>
                <w:rFonts w:ascii="Tahoma" w:hAnsi="Tahoma" w:cs="Tahoma"/>
                <w:noProof/>
              </w:rPr>
              <w:drawing>
                <wp:inline distT="0" distB="0" distL="0" distR="0" wp14:anchorId="69DAD820" wp14:editId="0C40BCE3">
                  <wp:extent cx="5158800" cy="658077"/>
                  <wp:effectExtent l="0" t="0" r="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8800" cy="658077"/>
                          </a:xfrm>
                          <a:prstGeom prst="rect">
                            <a:avLst/>
                          </a:prstGeom>
                        </pic:spPr>
                      </pic:pic>
                    </a:graphicData>
                  </a:graphic>
                </wp:inline>
              </w:drawing>
            </w:r>
          </w:p>
          <w:p w14:paraId="5C54E366" w14:textId="77777777" w:rsidR="004146D0" w:rsidRPr="00CE081D" w:rsidRDefault="004146D0" w:rsidP="00375D06">
            <w:pPr>
              <w:spacing w:after="60"/>
              <w:contextualSpacing/>
              <w:jc w:val="center"/>
              <w:rPr>
                <w:rFonts w:ascii="Tahoma" w:hAnsi="Tahoma" w:cs="Tahoma"/>
              </w:rPr>
            </w:pPr>
          </w:p>
        </w:tc>
      </w:tr>
    </w:tbl>
    <w:p w14:paraId="466863F6" w14:textId="4B63F103" w:rsidR="004146D0" w:rsidRPr="00CE081D" w:rsidRDefault="004146D0" w:rsidP="004146D0">
      <w:pPr>
        <w:pStyle w:val="Caption"/>
        <w:rPr>
          <w:rFonts w:ascii="Tahoma" w:hAnsi="Tahoma" w:cs="Tahoma"/>
          <w:sz w:val="18"/>
        </w:rPr>
      </w:pPr>
      <w:bookmarkStart w:id="45" w:name="_Toc466459249"/>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B323DA" w:rsidRPr="00CE081D">
        <w:rPr>
          <w:rFonts w:ascii="Tahoma" w:hAnsi="Tahoma" w:cs="Tahoma"/>
          <w:noProof/>
          <w:sz w:val="18"/>
        </w:rPr>
        <w:t>15</w:t>
      </w:r>
      <w:r w:rsidRPr="00CE081D">
        <w:rPr>
          <w:rFonts w:ascii="Tahoma" w:hAnsi="Tahoma" w:cs="Tahoma"/>
          <w:sz w:val="18"/>
        </w:rPr>
        <w:fldChar w:fldCharType="end"/>
      </w:r>
      <w:r w:rsidRPr="00CE081D">
        <w:rPr>
          <w:rFonts w:ascii="Tahoma" w:hAnsi="Tahoma" w:cs="Tahoma"/>
          <w:sz w:val="18"/>
        </w:rPr>
        <w:t xml:space="preserve"> Business Flow 1</w:t>
      </w:r>
      <w:r w:rsidR="00B323DA" w:rsidRPr="00CE081D">
        <w:rPr>
          <w:rFonts w:ascii="Tahoma" w:hAnsi="Tahoma" w:cs="Tahoma"/>
          <w:sz w:val="18"/>
        </w:rPr>
        <w:t>4</w:t>
      </w:r>
      <w:r w:rsidR="001A7FF6" w:rsidRPr="00CE081D">
        <w:rPr>
          <w:rFonts w:ascii="Tahoma" w:hAnsi="Tahoma" w:cs="Tahoma"/>
          <w:sz w:val="18"/>
        </w:rPr>
        <w:t xml:space="preserve"> – Open project attachment</w:t>
      </w:r>
      <w:bookmarkEnd w:id="45"/>
    </w:p>
    <w:tbl>
      <w:tblPr>
        <w:tblW w:w="5098"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01"/>
      </w:tblGrid>
      <w:tr w:rsidR="00A36E9F" w:rsidRPr="00CE081D" w14:paraId="3FA5D73D" w14:textId="77777777" w:rsidTr="00A36E9F">
        <w:trPr>
          <w:cantSplit/>
          <w:trHeight w:val="72"/>
          <w:tblHeader/>
        </w:trPr>
        <w:tc>
          <w:tcPr>
            <w:tcW w:w="674" w:type="pct"/>
            <w:shd w:val="clear" w:color="auto" w:fill="D9D9D9" w:themeFill="background1" w:themeFillShade="D9"/>
            <w:vAlign w:val="center"/>
          </w:tcPr>
          <w:p w14:paraId="2DCFAD02" w14:textId="77777777" w:rsidR="004146D0" w:rsidRPr="00CE081D" w:rsidRDefault="004146D0" w:rsidP="00375D06">
            <w:pPr>
              <w:jc w:val="center"/>
              <w:rPr>
                <w:rFonts w:ascii="Tahoma" w:hAnsi="Tahoma" w:cs="Tahoma"/>
                <w:b/>
              </w:rPr>
            </w:pPr>
            <w:r w:rsidRPr="00CE081D">
              <w:rPr>
                <w:rFonts w:ascii="Tahoma" w:hAnsi="Tahoma" w:cs="Tahoma"/>
                <w:b/>
              </w:rPr>
              <w:t>BF ID</w:t>
            </w:r>
          </w:p>
        </w:tc>
        <w:tc>
          <w:tcPr>
            <w:tcW w:w="4326" w:type="pct"/>
            <w:vAlign w:val="center"/>
          </w:tcPr>
          <w:p w14:paraId="132CFAFF" w14:textId="5FE32319" w:rsidR="004146D0" w:rsidRPr="00CE081D" w:rsidRDefault="004146D0" w:rsidP="00375D06">
            <w:pPr>
              <w:spacing w:after="60"/>
              <w:contextualSpacing/>
              <w:rPr>
                <w:rFonts w:ascii="Tahoma" w:hAnsi="Tahoma" w:cs="Tahoma"/>
              </w:rPr>
            </w:pPr>
            <w:r w:rsidRPr="00CE081D">
              <w:rPr>
                <w:rFonts w:ascii="Tahoma" w:hAnsi="Tahoma" w:cs="Tahoma"/>
              </w:rPr>
              <w:t>BF-1</w:t>
            </w:r>
            <w:r w:rsidR="00B323DA" w:rsidRPr="00CE081D">
              <w:rPr>
                <w:rFonts w:ascii="Tahoma" w:hAnsi="Tahoma" w:cs="Tahoma"/>
              </w:rPr>
              <w:t>4</w:t>
            </w:r>
          </w:p>
        </w:tc>
      </w:tr>
      <w:tr w:rsidR="00A36E9F" w:rsidRPr="00CE081D" w14:paraId="2130F992" w14:textId="77777777" w:rsidTr="00A36E9F">
        <w:trPr>
          <w:cantSplit/>
          <w:trHeight w:val="72"/>
          <w:tblHeader/>
        </w:trPr>
        <w:tc>
          <w:tcPr>
            <w:tcW w:w="674" w:type="pct"/>
            <w:shd w:val="clear" w:color="auto" w:fill="D9D9D9" w:themeFill="background1" w:themeFillShade="D9"/>
            <w:vAlign w:val="center"/>
          </w:tcPr>
          <w:p w14:paraId="583F0764" w14:textId="77777777" w:rsidR="004146D0" w:rsidRPr="00CE081D" w:rsidRDefault="004146D0" w:rsidP="00375D06">
            <w:pPr>
              <w:jc w:val="center"/>
              <w:rPr>
                <w:rFonts w:ascii="Tahoma" w:hAnsi="Tahoma" w:cs="Tahoma"/>
                <w:b/>
              </w:rPr>
            </w:pPr>
            <w:r w:rsidRPr="00CE081D">
              <w:rPr>
                <w:rFonts w:ascii="Tahoma" w:hAnsi="Tahoma" w:cs="Tahoma"/>
                <w:b/>
              </w:rPr>
              <w:t>Description</w:t>
            </w:r>
          </w:p>
        </w:tc>
        <w:tc>
          <w:tcPr>
            <w:tcW w:w="4326" w:type="pct"/>
            <w:vAlign w:val="center"/>
          </w:tcPr>
          <w:p w14:paraId="050B6511" w14:textId="7EF6AFE3" w:rsidR="004146D0" w:rsidRPr="00CE081D" w:rsidRDefault="004146D0" w:rsidP="00375D06">
            <w:pPr>
              <w:spacing w:after="60"/>
              <w:contextualSpacing/>
              <w:rPr>
                <w:rFonts w:ascii="Tahoma" w:hAnsi="Tahoma" w:cs="Tahoma"/>
              </w:rPr>
            </w:pPr>
            <w:r w:rsidRPr="00CE081D">
              <w:rPr>
                <w:rFonts w:ascii="Tahoma" w:hAnsi="Tahoma" w:cs="Tahoma"/>
              </w:rPr>
              <w:t>Open project attachment</w:t>
            </w:r>
          </w:p>
        </w:tc>
      </w:tr>
      <w:tr w:rsidR="00A36E9F" w:rsidRPr="00CE081D" w14:paraId="6E42AEFD" w14:textId="77777777" w:rsidTr="00A36E9F">
        <w:trPr>
          <w:cantSplit/>
          <w:trHeight w:val="72"/>
          <w:tblHeader/>
        </w:trPr>
        <w:tc>
          <w:tcPr>
            <w:tcW w:w="674" w:type="pct"/>
            <w:shd w:val="clear" w:color="auto" w:fill="D9D9D9" w:themeFill="background1" w:themeFillShade="D9"/>
            <w:vAlign w:val="center"/>
          </w:tcPr>
          <w:p w14:paraId="6EE318F3" w14:textId="77777777" w:rsidR="004146D0" w:rsidRPr="00CE081D" w:rsidRDefault="004146D0"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26" w:type="pct"/>
            <w:vAlign w:val="center"/>
          </w:tcPr>
          <w:p w14:paraId="194103FD" w14:textId="77777777" w:rsidR="004146D0" w:rsidRPr="00CE081D" w:rsidRDefault="004146D0" w:rsidP="00375D06">
            <w:pPr>
              <w:spacing w:after="60"/>
              <w:contextualSpacing/>
              <w:rPr>
                <w:rFonts w:ascii="Tahoma" w:hAnsi="Tahoma" w:cs="Tahoma"/>
                <w:iCs/>
              </w:rPr>
            </w:pPr>
            <w:r w:rsidRPr="00CE081D">
              <w:rPr>
                <w:rFonts w:ascii="Tahoma" w:hAnsi="Tahoma" w:cs="Tahoma"/>
              </w:rPr>
              <w:t>BR-1</w:t>
            </w:r>
          </w:p>
        </w:tc>
      </w:tr>
      <w:tr w:rsidR="00A36E9F" w:rsidRPr="00CE081D" w14:paraId="7E904AAC" w14:textId="77777777" w:rsidTr="00A36E9F">
        <w:trPr>
          <w:cantSplit/>
          <w:trHeight w:val="72"/>
          <w:tblHeader/>
        </w:trPr>
        <w:tc>
          <w:tcPr>
            <w:tcW w:w="674" w:type="pct"/>
            <w:shd w:val="clear" w:color="auto" w:fill="D9D9D9" w:themeFill="background1" w:themeFillShade="D9"/>
            <w:vAlign w:val="center"/>
          </w:tcPr>
          <w:p w14:paraId="0F4014F4" w14:textId="77777777" w:rsidR="004146D0" w:rsidRPr="00CE081D" w:rsidRDefault="004146D0"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26" w:type="pct"/>
            <w:vAlign w:val="center"/>
          </w:tcPr>
          <w:p w14:paraId="28707DA1" w14:textId="02D33BDF" w:rsidR="004146D0" w:rsidRPr="00CE081D" w:rsidRDefault="004146D0" w:rsidP="00375D06">
            <w:pPr>
              <w:spacing w:after="60"/>
              <w:contextualSpacing/>
              <w:rPr>
                <w:rFonts w:ascii="Tahoma" w:hAnsi="Tahoma" w:cs="Tahoma"/>
                <w:iCs/>
              </w:rPr>
            </w:pPr>
            <w:r w:rsidRPr="00CE081D">
              <w:rPr>
                <w:rFonts w:ascii="Tahoma" w:hAnsi="Tahoma" w:cs="Tahoma"/>
              </w:rPr>
              <w:t>FR-2</w:t>
            </w:r>
          </w:p>
        </w:tc>
      </w:tr>
      <w:tr w:rsidR="00A36E9F" w:rsidRPr="00CE081D" w14:paraId="62A9B9F7" w14:textId="77777777" w:rsidTr="00A36E9F">
        <w:trPr>
          <w:cantSplit/>
          <w:trHeight w:val="72"/>
          <w:tblHeader/>
        </w:trPr>
        <w:tc>
          <w:tcPr>
            <w:tcW w:w="674" w:type="pct"/>
            <w:shd w:val="clear" w:color="auto" w:fill="D9D9D9" w:themeFill="background1" w:themeFillShade="D9"/>
            <w:vAlign w:val="center"/>
          </w:tcPr>
          <w:p w14:paraId="008DA9BD" w14:textId="77777777" w:rsidR="004146D0" w:rsidRPr="00CE081D" w:rsidRDefault="004146D0" w:rsidP="00375D06">
            <w:pPr>
              <w:jc w:val="center"/>
              <w:rPr>
                <w:rFonts w:ascii="Tahoma" w:hAnsi="Tahoma" w:cs="Tahoma"/>
                <w:b/>
                <w:iCs/>
              </w:rPr>
            </w:pPr>
            <w:r w:rsidRPr="00CE081D">
              <w:rPr>
                <w:rFonts w:ascii="Tahoma" w:hAnsi="Tahoma" w:cs="Tahoma"/>
                <w:b/>
                <w:iCs/>
              </w:rPr>
              <w:lastRenderedPageBreak/>
              <w:t>Flow Process</w:t>
            </w:r>
          </w:p>
        </w:tc>
        <w:tc>
          <w:tcPr>
            <w:tcW w:w="4326" w:type="pct"/>
            <w:vAlign w:val="center"/>
          </w:tcPr>
          <w:p w14:paraId="55B577DF" w14:textId="77777777" w:rsidR="004146D0" w:rsidRPr="00CE081D" w:rsidRDefault="004146D0" w:rsidP="00375D06">
            <w:pPr>
              <w:spacing w:after="60"/>
              <w:contextualSpacing/>
              <w:jc w:val="center"/>
              <w:rPr>
                <w:rFonts w:ascii="Tahoma" w:hAnsi="Tahoma" w:cs="Tahoma"/>
              </w:rPr>
            </w:pPr>
          </w:p>
          <w:p w14:paraId="2DC49967" w14:textId="61E2551C" w:rsidR="004146D0" w:rsidRPr="00CE081D" w:rsidRDefault="00B323DA" w:rsidP="00A36E9F">
            <w:pPr>
              <w:spacing w:after="60"/>
              <w:contextualSpacing/>
              <w:rPr>
                <w:rFonts w:ascii="Tahoma" w:hAnsi="Tahoma" w:cs="Tahoma"/>
              </w:rPr>
            </w:pPr>
            <w:r w:rsidRPr="00CE081D">
              <w:rPr>
                <w:rFonts w:ascii="Tahoma" w:hAnsi="Tahoma" w:cs="Tahoma"/>
                <w:noProof/>
              </w:rPr>
              <w:drawing>
                <wp:inline distT="0" distB="0" distL="0" distR="0" wp14:anchorId="42E7EB83" wp14:editId="65DAFB94">
                  <wp:extent cx="5158800" cy="779331"/>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8800" cy="779331"/>
                          </a:xfrm>
                          <a:prstGeom prst="rect">
                            <a:avLst/>
                          </a:prstGeom>
                        </pic:spPr>
                      </pic:pic>
                    </a:graphicData>
                  </a:graphic>
                </wp:inline>
              </w:drawing>
            </w:r>
          </w:p>
          <w:p w14:paraId="6A3DDF3B" w14:textId="77777777" w:rsidR="004146D0" w:rsidRPr="00CE081D" w:rsidRDefault="004146D0" w:rsidP="00375D06">
            <w:pPr>
              <w:spacing w:after="60"/>
              <w:contextualSpacing/>
              <w:jc w:val="center"/>
              <w:rPr>
                <w:rFonts w:ascii="Tahoma" w:hAnsi="Tahoma" w:cs="Tahoma"/>
              </w:rPr>
            </w:pPr>
          </w:p>
        </w:tc>
      </w:tr>
    </w:tbl>
    <w:p w14:paraId="58C691AC" w14:textId="0B430257" w:rsidR="004146D0" w:rsidRPr="00CE081D" w:rsidRDefault="004146D0" w:rsidP="004146D0">
      <w:pPr>
        <w:pStyle w:val="Caption"/>
        <w:rPr>
          <w:rFonts w:ascii="Tahoma" w:hAnsi="Tahoma" w:cs="Tahoma"/>
          <w:sz w:val="18"/>
        </w:rPr>
      </w:pPr>
      <w:bookmarkStart w:id="46" w:name="_Toc466459250"/>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B323DA" w:rsidRPr="00CE081D">
        <w:rPr>
          <w:rFonts w:ascii="Tahoma" w:hAnsi="Tahoma" w:cs="Tahoma"/>
          <w:noProof/>
          <w:sz w:val="18"/>
        </w:rPr>
        <w:t>16</w:t>
      </w:r>
      <w:r w:rsidRPr="00CE081D">
        <w:rPr>
          <w:rFonts w:ascii="Tahoma" w:hAnsi="Tahoma" w:cs="Tahoma"/>
          <w:sz w:val="18"/>
        </w:rPr>
        <w:fldChar w:fldCharType="end"/>
      </w:r>
      <w:r w:rsidRPr="00CE081D">
        <w:rPr>
          <w:rFonts w:ascii="Tahoma" w:hAnsi="Tahoma" w:cs="Tahoma"/>
          <w:sz w:val="18"/>
        </w:rPr>
        <w:t xml:space="preserve"> Business Flow 1</w:t>
      </w:r>
      <w:r w:rsidR="00B323DA" w:rsidRPr="00CE081D">
        <w:rPr>
          <w:rFonts w:ascii="Tahoma" w:hAnsi="Tahoma" w:cs="Tahoma"/>
          <w:sz w:val="18"/>
        </w:rPr>
        <w:t>5</w:t>
      </w:r>
      <w:r w:rsidR="001A7FF6" w:rsidRPr="00CE081D">
        <w:rPr>
          <w:rFonts w:ascii="Tahoma" w:hAnsi="Tahoma" w:cs="Tahoma"/>
          <w:sz w:val="18"/>
        </w:rPr>
        <w:t xml:space="preserve"> – Remove closed project</w:t>
      </w:r>
      <w:bookmarkEnd w:id="46"/>
    </w:p>
    <w:tbl>
      <w:tblPr>
        <w:tblW w:w="5098"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01"/>
      </w:tblGrid>
      <w:tr w:rsidR="00A36E9F" w:rsidRPr="00CE081D" w14:paraId="24EA239C" w14:textId="77777777" w:rsidTr="00A36E9F">
        <w:trPr>
          <w:cantSplit/>
          <w:trHeight w:val="72"/>
          <w:tblHeader/>
        </w:trPr>
        <w:tc>
          <w:tcPr>
            <w:tcW w:w="674" w:type="pct"/>
            <w:shd w:val="clear" w:color="auto" w:fill="D9D9D9" w:themeFill="background1" w:themeFillShade="D9"/>
            <w:vAlign w:val="center"/>
          </w:tcPr>
          <w:p w14:paraId="54CF5737" w14:textId="77777777" w:rsidR="004146D0" w:rsidRPr="00CE081D" w:rsidRDefault="004146D0" w:rsidP="00375D06">
            <w:pPr>
              <w:jc w:val="center"/>
              <w:rPr>
                <w:rFonts w:ascii="Tahoma" w:hAnsi="Tahoma" w:cs="Tahoma"/>
                <w:b/>
              </w:rPr>
            </w:pPr>
            <w:r w:rsidRPr="00CE081D">
              <w:rPr>
                <w:rFonts w:ascii="Tahoma" w:hAnsi="Tahoma" w:cs="Tahoma"/>
                <w:b/>
              </w:rPr>
              <w:t>BF ID</w:t>
            </w:r>
          </w:p>
        </w:tc>
        <w:tc>
          <w:tcPr>
            <w:tcW w:w="4326" w:type="pct"/>
            <w:vAlign w:val="center"/>
          </w:tcPr>
          <w:p w14:paraId="3151A9C1" w14:textId="2F3924B5" w:rsidR="004146D0" w:rsidRPr="00CE081D" w:rsidRDefault="004146D0" w:rsidP="00375D06">
            <w:pPr>
              <w:spacing w:after="60"/>
              <w:contextualSpacing/>
              <w:rPr>
                <w:rFonts w:ascii="Tahoma" w:hAnsi="Tahoma" w:cs="Tahoma"/>
              </w:rPr>
            </w:pPr>
            <w:r w:rsidRPr="00CE081D">
              <w:rPr>
                <w:rFonts w:ascii="Tahoma" w:hAnsi="Tahoma" w:cs="Tahoma"/>
              </w:rPr>
              <w:t>BF-1</w:t>
            </w:r>
            <w:r w:rsidR="00B323DA" w:rsidRPr="00CE081D">
              <w:rPr>
                <w:rFonts w:ascii="Tahoma" w:hAnsi="Tahoma" w:cs="Tahoma"/>
              </w:rPr>
              <w:t>5</w:t>
            </w:r>
          </w:p>
        </w:tc>
      </w:tr>
      <w:tr w:rsidR="00A36E9F" w:rsidRPr="00CE081D" w14:paraId="1433FE7F" w14:textId="77777777" w:rsidTr="00A36E9F">
        <w:trPr>
          <w:cantSplit/>
          <w:trHeight w:val="72"/>
          <w:tblHeader/>
        </w:trPr>
        <w:tc>
          <w:tcPr>
            <w:tcW w:w="674" w:type="pct"/>
            <w:shd w:val="clear" w:color="auto" w:fill="D9D9D9" w:themeFill="background1" w:themeFillShade="D9"/>
            <w:vAlign w:val="center"/>
          </w:tcPr>
          <w:p w14:paraId="4564F0FD" w14:textId="77777777" w:rsidR="004146D0" w:rsidRPr="00CE081D" w:rsidRDefault="004146D0" w:rsidP="00375D06">
            <w:pPr>
              <w:jc w:val="center"/>
              <w:rPr>
                <w:rFonts w:ascii="Tahoma" w:hAnsi="Tahoma" w:cs="Tahoma"/>
                <w:b/>
              </w:rPr>
            </w:pPr>
            <w:r w:rsidRPr="00CE081D">
              <w:rPr>
                <w:rFonts w:ascii="Tahoma" w:hAnsi="Tahoma" w:cs="Tahoma"/>
                <w:b/>
              </w:rPr>
              <w:t>Description</w:t>
            </w:r>
          </w:p>
        </w:tc>
        <w:tc>
          <w:tcPr>
            <w:tcW w:w="4326" w:type="pct"/>
            <w:vAlign w:val="center"/>
          </w:tcPr>
          <w:p w14:paraId="4C7DE12B" w14:textId="2B7609FB" w:rsidR="004146D0" w:rsidRPr="00CE081D" w:rsidRDefault="004146D0" w:rsidP="00375D06">
            <w:pPr>
              <w:spacing w:after="60"/>
              <w:contextualSpacing/>
              <w:rPr>
                <w:rFonts w:ascii="Tahoma" w:hAnsi="Tahoma" w:cs="Tahoma"/>
              </w:rPr>
            </w:pPr>
            <w:r w:rsidRPr="00CE081D">
              <w:rPr>
                <w:rFonts w:ascii="Tahoma" w:hAnsi="Tahoma" w:cs="Tahoma"/>
              </w:rPr>
              <w:t>Remove closed project</w:t>
            </w:r>
          </w:p>
        </w:tc>
      </w:tr>
      <w:tr w:rsidR="00A36E9F" w:rsidRPr="00CE081D" w14:paraId="2C69EAF0" w14:textId="77777777" w:rsidTr="00A36E9F">
        <w:trPr>
          <w:cantSplit/>
          <w:trHeight w:val="72"/>
          <w:tblHeader/>
        </w:trPr>
        <w:tc>
          <w:tcPr>
            <w:tcW w:w="674" w:type="pct"/>
            <w:shd w:val="clear" w:color="auto" w:fill="D9D9D9" w:themeFill="background1" w:themeFillShade="D9"/>
            <w:vAlign w:val="center"/>
          </w:tcPr>
          <w:p w14:paraId="29B719BE" w14:textId="77777777" w:rsidR="004146D0" w:rsidRPr="00CE081D" w:rsidRDefault="004146D0"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26" w:type="pct"/>
            <w:vAlign w:val="center"/>
          </w:tcPr>
          <w:p w14:paraId="70634C10" w14:textId="77777777" w:rsidR="004146D0" w:rsidRPr="00CE081D" w:rsidRDefault="004146D0" w:rsidP="00375D06">
            <w:pPr>
              <w:spacing w:after="60"/>
              <w:contextualSpacing/>
              <w:rPr>
                <w:rFonts w:ascii="Tahoma" w:hAnsi="Tahoma" w:cs="Tahoma"/>
                <w:iCs/>
              </w:rPr>
            </w:pPr>
            <w:r w:rsidRPr="00CE081D">
              <w:rPr>
                <w:rFonts w:ascii="Tahoma" w:hAnsi="Tahoma" w:cs="Tahoma"/>
              </w:rPr>
              <w:t>BR-1</w:t>
            </w:r>
          </w:p>
        </w:tc>
      </w:tr>
      <w:tr w:rsidR="00A36E9F" w:rsidRPr="00CE081D" w14:paraId="55945144" w14:textId="77777777" w:rsidTr="00A36E9F">
        <w:trPr>
          <w:cantSplit/>
          <w:trHeight w:val="72"/>
          <w:tblHeader/>
        </w:trPr>
        <w:tc>
          <w:tcPr>
            <w:tcW w:w="674" w:type="pct"/>
            <w:shd w:val="clear" w:color="auto" w:fill="D9D9D9" w:themeFill="background1" w:themeFillShade="D9"/>
            <w:vAlign w:val="center"/>
          </w:tcPr>
          <w:p w14:paraId="7666CD07" w14:textId="77777777" w:rsidR="004146D0" w:rsidRPr="00CE081D" w:rsidRDefault="004146D0"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26" w:type="pct"/>
            <w:vAlign w:val="center"/>
          </w:tcPr>
          <w:p w14:paraId="60D48F8F" w14:textId="49464C07" w:rsidR="004146D0" w:rsidRPr="00CE081D" w:rsidRDefault="004146D0" w:rsidP="00375D06">
            <w:pPr>
              <w:spacing w:after="60"/>
              <w:contextualSpacing/>
              <w:rPr>
                <w:rFonts w:ascii="Tahoma" w:hAnsi="Tahoma" w:cs="Tahoma"/>
                <w:iCs/>
              </w:rPr>
            </w:pPr>
            <w:r w:rsidRPr="00CE081D">
              <w:rPr>
                <w:rFonts w:ascii="Tahoma" w:hAnsi="Tahoma" w:cs="Tahoma"/>
              </w:rPr>
              <w:t>FR-2</w:t>
            </w:r>
          </w:p>
        </w:tc>
      </w:tr>
      <w:tr w:rsidR="00A36E9F" w:rsidRPr="00CE081D" w14:paraId="09E521F3" w14:textId="77777777" w:rsidTr="00A36E9F">
        <w:trPr>
          <w:cantSplit/>
          <w:trHeight w:val="72"/>
          <w:tblHeader/>
        </w:trPr>
        <w:tc>
          <w:tcPr>
            <w:tcW w:w="674" w:type="pct"/>
            <w:shd w:val="clear" w:color="auto" w:fill="D9D9D9" w:themeFill="background1" w:themeFillShade="D9"/>
            <w:vAlign w:val="center"/>
          </w:tcPr>
          <w:p w14:paraId="35FE8242" w14:textId="77777777" w:rsidR="004146D0" w:rsidRPr="00CE081D" w:rsidRDefault="004146D0" w:rsidP="00375D06">
            <w:pPr>
              <w:jc w:val="center"/>
              <w:rPr>
                <w:rFonts w:ascii="Tahoma" w:hAnsi="Tahoma" w:cs="Tahoma"/>
                <w:b/>
                <w:iCs/>
              </w:rPr>
            </w:pPr>
            <w:r w:rsidRPr="00CE081D">
              <w:rPr>
                <w:rFonts w:ascii="Tahoma" w:hAnsi="Tahoma" w:cs="Tahoma"/>
                <w:b/>
                <w:iCs/>
              </w:rPr>
              <w:t>Flow Process</w:t>
            </w:r>
          </w:p>
        </w:tc>
        <w:tc>
          <w:tcPr>
            <w:tcW w:w="4326" w:type="pct"/>
            <w:vAlign w:val="center"/>
          </w:tcPr>
          <w:p w14:paraId="7FD7EEAC" w14:textId="77777777" w:rsidR="004146D0" w:rsidRPr="00CE081D" w:rsidRDefault="004146D0" w:rsidP="00375D06">
            <w:pPr>
              <w:spacing w:after="60"/>
              <w:contextualSpacing/>
              <w:jc w:val="center"/>
              <w:rPr>
                <w:rFonts w:ascii="Tahoma" w:hAnsi="Tahoma" w:cs="Tahoma"/>
              </w:rPr>
            </w:pPr>
          </w:p>
          <w:p w14:paraId="19EC2E61" w14:textId="5A2E7B1E" w:rsidR="004146D0" w:rsidRPr="00CE081D" w:rsidRDefault="00B323DA" w:rsidP="00A36E9F">
            <w:pPr>
              <w:spacing w:after="60"/>
              <w:contextualSpacing/>
              <w:rPr>
                <w:rFonts w:ascii="Tahoma" w:hAnsi="Tahoma" w:cs="Tahoma"/>
              </w:rPr>
            </w:pPr>
            <w:r w:rsidRPr="00CE081D">
              <w:rPr>
                <w:rFonts w:ascii="Tahoma" w:hAnsi="Tahoma" w:cs="Tahoma"/>
                <w:noProof/>
              </w:rPr>
              <w:drawing>
                <wp:inline distT="0" distB="0" distL="0" distR="0" wp14:anchorId="44361DC4" wp14:editId="0D7518D9">
                  <wp:extent cx="5158800" cy="724216"/>
                  <wp:effectExtent l="0" t="0" r="0" b="1270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8800" cy="724216"/>
                          </a:xfrm>
                          <a:prstGeom prst="rect">
                            <a:avLst/>
                          </a:prstGeom>
                        </pic:spPr>
                      </pic:pic>
                    </a:graphicData>
                  </a:graphic>
                </wp:inline>
              </w:drawing>
            </w:r>
          </w:p>
          <w:p w14:paraId="14BBF650" w14:textId="77777777" w:rsidR="004146D0" w:rsidRPr="00CE081D" w:rsidRDefault="004146D0" w:rsidP="004C59A4">
            <w:pPr>
              <w:spacing w:after="60"/>
              <w:contextualSpacing/>
              <w:rPr>
                <w:rFonts w:ascii="Tahoma" w:hAnsi="Tahoma" w:cs="Tahoma"/>
              </w:rPr>
            </w:pPr>
          </w:p>
        </w:tc>
      </w:tr>
    </w:tbl>
    <w:p w14:paraId="6A69B80D" w14:textId="4655BFEF" w:rsidR="004146D0" w:rsidRPr="00CE081D" w:rsidRDefault="004146D0" w:rsidP="004146D0">
      <w:pPr>
        <w:pStyle w:val="Caption"/>
        <w:rPr>
          <w:rFonts w:ascii="Tahoma" w:hAnsi="Tahoma" w:cs="Tahoma"/>
          <w:sz w:val="18"/>
        </w:rPr>
      </w:pPr>
      <w:bookmarkStart w:id="47" w:name="_Toc466459251"/>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B323DA" w:rsidRPr="00CE081D">
        <w:rPr>
          <w:rFonts w:ascii="Tahoma" w:hAnsi="Tahoma" w:cs="Tahoma"/>
          <w:noProof/>
          <w:sz w:val="18"/>
        </w:rPr>
        <w:t>17</w:t>
      </w:r>
      <w:r w:rsidRPr="00CE081D">
        <w:rPr>
          <w:rFonts w:ascii="Tahoma" w:hAnsi="Tahoma" w:cs="Tahoma"/>
          <w:sz w:val="18"/>
        </w:rPr>
        <w:fldChar w:fldCharType="end"/>
      </w:r>
      <w:r w:rsidRPr="00CE081D">
        <w:rPr>
          <w:rFonts w:ascii="Tahoma" w:hAnsi="Tahoma" w:cs="Tahoma"/>
          <w:sz w:val="18"/>
        </w:rPr>
        <w:t xml:space="preserve"> Business Flow 1</w:t>
      </w:r>
      <w:r w:rsidR="00B323DA" w:rsidRPr="00CE081D">
        <w:rPr>
          <w:rFonts w:ascii="Tahoma" w:hAnsi="Tahoma" w:cs="Tahoma"/>
          <w:sz w:val="18"/>
        </w:rPr>
        <w:t>6</w:t>
      </w:r>
      <w:r w:rsidR="001A7FF6" w:rsidRPr="00CE081D">
        <w:rPr>
          <w:rFonts w:ascii="Tahoma" w:hAnsi="Tahoma" w:cs="Tahoma"/>
          <w:sz w:val="18"/>
        </w:rPr>
        <w:t xml:space="preserve"> – Request on hold</w:t>
      </w:r>
      <w:bookmarkEnd w:id="47"/>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4146D0" w:rsidRPr="00CE081D" w14:paraId="1747FCF9" w14:textId="77777777" w:rsidTr="004146D0">
        <w:trPr>
          <w:cantSplit/>
          <w:trHeight w:val="72"/>
          <w:tblHeader/>
        </w:trPr>
        <w:tc>
          <w:tcPr>
            <w:tcW w:w="687" w:type="pct"/>
            <w:shd w:val="clear" w:color="auto" w:fill="D9D9D9" w:themeFill="background1" w:themeFillShade="D9"/>
            <w:vAlign w:val="center"/>
          </w:tcPr>
          <w:p w14:paraId="74C6AAB4" w14:textId="77777777" w:rsidR="004146D0" w:rsidRPr="00CE081D" w:rsidRDefault="004146D0" w:rsidP="00375D06">
            <w:pPr>
              <w:jc w:val="center"/>
              <w:rPr>
                <w:rFonts w:ascii="Tahoma" w:hAnsi="Tahoma" w:cs="Tahoma"/>
                <w:b/>
              </w:rPr>
            </w:pPr>
            <w:r w:rsidRPr="00CE081D">
              <w:rPr>
                <w:rFonts w:ascii="Tahoma" w:hAnsi="Tahoma" w:cs="Tahoma"/>
                <w:b/>
              </w:rPr>
              <w:t>BF ID</w:t>
            </w:r>
          </w:p>
        </w:tc>
        <w:tc>
          <w:tcPr>
            <w:tcW w:w="4313" w:type="pct"/>
            <w:vAlign w:val="center"/>
          </w:tcPr>
          <w:p w14:paraId="048FAF62" w14:textId="05574ACC" w:rsidR="004146D0" w:rsidRPr="00CE081D" w:rsidRDefault="004146D0" w:rsidP="00375D06">
            <w:pPr>
              <w:spacing w:after="60"/>
              <w:contextualSpacing/>
              <w:rPr>
                <w:rFonts w:ascii="Tahoma" w:hAnsi="Tahoma" w:cs="Tahoma"/>
              </w:rPr>
            </w:pPr>
            <w:r w:rsidRPr="00CE081D">
              <w:rPr>
                <w:rFonts w:ascii="Tahoma" w:hAnsi="Tahoma" w:cs="Tahoma"/>
              </w:rPr>
              <w:t>BF-1</w:t>
            </w:r>
            <w:r w:rsidR="00B323DA" w:rsidRPr="00CE081D">
              <w:rPr>
                <w:rFonts w:ascii="Tahoma" w:hAnsi="Tahoma" w:cs="Tahoma"/>
              </w:rPr>
              <w:t>6</w:t>
            </w:r>
          </w:p>
        </w:tc>
      </w:tr>
      <w:tr w:rsidR="004146D0" w:rsidRPr="00CE081D" w14:paraId="74BD7CA4" w14:textId="77777777" w:rsidTr="004146D0">
        <w:trPr>
          <w:cantSplit/>
          <w:trHeight w:val="72"/>
          <w:tblHeader/>
        </w:trPr>
        <w:tc>
          <w:tcPr>
            <w:tcW w:w="687" w:type="pct"/>
            <w:shd w:val="clear" w:color="auto" w:fill="D9D9D9" w:themeFill="background1" w:themeFillShade="D9"/>
            <w:vAlign w:val="center"/>
          </w:tcPr>
          <w:p w14:paraId="3FC0A30A" w14:textId="77777777" w:rsidR="004146D0" w:rsidRPr="00CE081D" w:rsidRDefault="004146D0" w:rsidP="00375D06">
            <w:pPr>
              <w:jc w:val="center"/>
              <w:rPr>
                <w:rFonts w:ascii="Tahoma" w:hAnsi="Tahoma" w:cs="Tahoma"/>
                <w:b/>
              </w:rPr>
            </w:pPr>
            <w:r w:rsidRPr="00CE081D">
              <w:rPr>
                <w:rFonts w:ascii="Tahoma" w:hAnsi="Tahoma" w:cs="Tahoma"/>
                <w:b/>
              </w:rPr>
              <w:t>Description</w:t>
            </w:r>
          </w:p>
        </w:tc>
        <w:tc>
          <w:tcPr>
            <w:tcW w:w="4313" w:type="pct"/>
            <w:vAlign w:val="center"/>
          </w:tcPr>
          <w:p w14:paraId="5C3B9484" w14:textId="00C8948D" w:rsidR="004146D0" w:rsidRPr="00CE081D" w:rsidRDefault="004146D0" w:rsidP="00375D06">
            <w:pPr>
              <w:spacing w:after="60"/>
              <w:contextualSpacing/>
              <w:rPr>
                <w:rFonts w:ascii="Tahoma" w:hAnsi="Tahoma" w:cs="Tahoma"/>
              </w:rPr>
            </w:pPr>
            <w:r w:rsidRPr="00CE081D">
              <w:rPr>
                <w:rFonts w:ascii="Tahoma" w:hAnsi="Tahoma" w:cs="Tahoma"/>
              </w:rPr>
              <w:t>Request on hold</w:t>
            </w:r>
          </w:p>
        </w:tc>
      </w:tr>
      <w:tr w:rsidR="004146D0" w:rsidRPr="00CE081D" w14:paraId="6DA63E47" w14:textId="77777777" w:rsidTr="004146D0">
        <w:trPr>
          <w:cantSplit/>
          <w:trHeight w:val="72"/>
          <w:tblHeader/>
        </w:trPr>
        <w:tc>
          <w:tcPr>
            <w:tcW w:w="687" w:type="pct"/>
            <w:shd w:val="clear" w:color="auto" w:fill="D9D9D9" w:themeFill="background1" w:themeFillShade="D9"/>
            <w:vAlign w:val="center"/>
          </w:tcPr>
          <w:p w14:paraId="2463A6FA" w14:textId="77777777" w:rsidR="004146D0" w:rsidRPr="00CE081D" w:rsidRDefault="004146D0"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13" w:type="pct"/>
            <w:vAlign w:val="center"/>
          </w:tcPr>
          <w:p w14:paraId="1E0980FD" w14:textId="77777777" w:rsidR="004146D0" w:rsidRPr="00CE081D" w:rsidRDefault="004146D0" w:rsidP="00375D06">
            <w:pPr>
              <w:spacing w:after="60"/>
              <w:contextualSpacing/>
              <w:rPr>
                <w:rFonts w:ascii="Tahoma" w:hAnsi="Tahoma" w:cs="Tahoma"/>
                <w:iCs/>
              </w:rPr>
            </w:pPr>
            <w:r w:rsidRPr="00CE081D">
              <w:rPr>
                <w:rFonts w:ascii="Tahoma" w:hAnsi="Tahoma" w:cs="Tahoma"/>
              </w:rPr>
              <w:t>BR-1</w:t>
            </w:r>
          </w:p>
        </w:tc>
      </w:tr>
      <w:tr w:rsidR="004146D0" w:rsidRPr="00CE081D" w14:paraId="45DA8F6B" w14:textId="77777777" w:rsidTr="004146D0">
        <w:trPr>
          <w:cantSplit/>
          <w:trHeight w:val="72"/>
          <w:tblHeader/>
        </w:trPr>
        <w:tc>
          <w:tcPr>
            <w:tcW w:w="687" w:type="pct"/>
            <w:shd w:val="clear" w:color="auto" w:fill="D9D9D9" w:themeFill="background1" w:themeFillShade="D9"/>
            <w:vAlign w:val="center"/>
          </w:tcPr>
          <w:p w14:paraId="1DB017DD" w14:textId="77777777" w:rsidR="004146D0" w:rsidRPr="00CE081D" w:rsidRDefault="004146D0"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13" w:type="pct"/>
            <w:vAlign w:val="center"/>
          </w:tcPr>
          <w:p w14:paraId="07904CAF" w14:textId="1BAF70EF" w:rsidR="004146D0" w:rsidRPr="00CE081D" w:rsidRDefault="004146D0" w:rsidP="00375D06">
            <w:pPr>
              <w:spacing w:after="60"/>
              <w:contextualSpacing/>
              <w:rPr>
                <w:rFonts w:ascii="Tahoma" w:hAnsi="Tahoma" w:cs="Tahoma"/>
                <w:iCs/>
              </w:rPr>
            </w:pPr>
            <w:r w:rsidRPr="00CE081D">
              <w:rPr>
                <w:rFonts w:ascii="Tahoma" w:hAnsi="Tahoma" w:cs="Tahoma"/>
              </w:rPr>
              <w:t>FR-3</w:t>
            </w:r>
          </w:p>
        </w:tc>
      </w:tr>
      <w:tr w:rsidR="004146D0" w:rsidRPr="00CE081D" w14:paraId="5FA96CDE" w14:textId="77777777" w:rsidTr="004146D0">
        <w:trPr>
          <w:cantSplit/>
          <w:trHeight w:val="72"/>
          <w:tblHeader/>
        </w:trPr>
        <w:tc>
          <w:tcPr>
            <w:tcW w:w="687" w:type="pct"/>
            <w:shd w:val="clear" w:color="auto" w:fill="D9D9D9" w:themeFill="background1" w:themeFillShade="D9"/>
            <w:vAlign w:val="center"/>
          </w:tcPr>
          <w:p w14:paraId="6CBCDE66" w14:textId="77777777" w:rsidR="004146D0" w:rsidRPr="00CE081D" w:rsidRDefault="004146D0" w:rsidP="00375D06">
            <w:pPr>
              <w:jc w:val="center"/>
              <w:rPr>
                <w:rFonts w:ascii="Tahoma" w:hAnsi="Tahoma" w:cs="Tahoma"/>
                <w:b/>
                <w:iCs/>
              </w:rPr>
            </w:pPr>
            <w:r w:rsidRPr="00CE081D">
              <w:rPr>
                <w:rFonts w:ascii="Tahoma" w:hAnsi="Tahoma" w:cs="Tahoma"/>
                <w:b/>
                <w:iCs/>
              </w:rPr>
              <w:t>Flow Process</w:t>
            </w:r>
          </w:p>
        </w:tc>
        <w:tc>
          <w:tcPr>
            <w:tcW w:w="4313" w:type="pct"/>
            <w:vAlign w:val="center"/>
          </w:tcPr>
          <w:p w14:paraId="24ACE9CA" w14:textId="77777777" w:rsidR="004146D0" w:rsidRPr="00CE081D" w:rsidRDefault="004146D0" w:rsidP="00375D06">
            <w:pPr>
              <w:spacing w:after="60"/>
              <w:contextualSpacing/>
              <w:jc w:val="center"/>
              <w:rPr>
                <w:rFonts w:ascii="Tahoma" w:hAnsi="Tahoma" w:cs="Tahoma"/>
              </w:rPr>
            </w:pPr>
          </w:p>
          <w:p w14:paraId="1891B23E" w14:textId="7E4C4AC9" w:rsidR="004146D0" w:rsidRPr="00CE081D" w:rsidRDefault="00494830" w:rsidP="00A36E9F">
            <w:pPr>
              <w:spacing w:after="60"/>
              <w:contextualSpacing/>
              <w:rPr>
                <w:rFonts w:ascii="Tahoma" w:hAnsi="Tahoma" w:cs="Tahoma"/>
              </w:rPr>
            </w:pPr>
            <w:r w:rsidRPr="00CE081D">
              <w:rPr>
                <w:rFonts w:ascii="Tahoma" w:hAnsi="Tahoma" w:cs="Tahoma"/>
                <w:noProof/>
              </w:rPr>
              <w:drawing>
                <wp:inline distT="0" distB="0" distL="0" distR="0" wp14:anchorId="4FDDFD8D" wp14:editId="3AA943F5">
                  <wp:extent cx="5158800" cy="834998"/>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8800" cy="834998"/>
                          </a:xfrm>
                          <a:prstGeom prst="rect">
                            <a:avLst/>
                          </a:prstGeom>
                        </pic:spPr>
                      </pic:pic>
                    </a:graphicData>
                  </a:graphic>
                </wp:inline>
              </w:drawing>
            </w:r>
          </w:p>
          <w:p w14:paraId="286FAF6B" w14:textId="77777777" w:rsidR="004146D0" w:rsidRPr="00CE081D" w:rsidRDefault="004146D0" w:rsidP="00375D06">
            <w:pPr>
              <w:spacing w:after="60"/>
              <w:contextualSpacing/>
              <w:jc w:val="center"/>
              <w:rPr>
                <w:rFonts w:ascii="Tahoma" w:hAnsi="Tahoma" w:cs="Tahoma"/>
              </w:rPr>
            </w:pPr>
          </w:p>
        </w:tc>
      </w:tr>
    </w:tbl>
    <w:p w14:paraId="74C94C5F" w14:textId="236C25BF" w:rsidR="004146D0" w:rsidRPr="00CE081D" w:rsidRDefault="004146D0" w:rsidP="004146D0">
      <w:pPr>
        <w:pStyle w:val="Caption"/>
        <w:rPr>
          <w:rFonts w:ascii="Tahoma" w:hAnsi="Tahoma" w:cs="Tahoma"/>
          <w:sz w:val="18"/>
        </w:rPr>
      </w:pPr>
      <w:bookmarkStart w:id="48" w:name="_Toc466459252"/>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494830" w:rsidRPr="00CE081D">
        <w:rPr>
          <w:rFonts w:ascii="Tahoma" w:hAnsi="Tahoma" w:cs="Tahoma"/>
          <w:noProof/>
          <w:sz w:val="18"/>
        </w:rPr>
        <w:t>18</w:t>
      </w:r>
      <w:r w:rsidRPr="00CE081D">
        <w:rPr>
          <w:rFonts w:ascii="Tahoma" w:hAnsi="Tahoma" w:cs="Tahoma"/>
          <w:sz w:val="18"/>
        </w:rPr>
        <w:fldChar w:fldCharType="end"/>
      </w:r>
      <w:r w:rsidRPr="00CE081D">
        <w:rPr>
          <w:rFonts w:ascii="Tahoma" w:hAnsi="Tahoma" w:cs="Tahoma"/>
          <w:sz w:val="18"/>
        </w:rPr>
        <w:t xml:space="preserve"> Business Flow 1</w:t>
      </w:r>
      <w:r w:rsidR="00494830" w:rsidRPr="00CE081D">
        <w:rPr>
          <w:rFonts w:ascii="Tahoma" w:hAnsi="Tahoma" w:cs="Tahoma"/>
          <w:sz w:val="18"/>
        </w:rPr>
        <w:t>7</w:t>
      </w:r>
      <w:r w:rsidR="001A7FF6" w:rsidRPr="00CE081D">
        <w:rPr>
          <w:rFonts w:ascii="Tahoma" w:hAnsi="Tahoma" w:cs="Tahoma"/>
          <w:sz w:val="18"/>
        </w:rPr>
        <w:t xml:space="preserve"> – Send Message</w:t>
      </w:r>
      <w:bookmarkEnd w:id="48"/>
    </w:p>
    <w:tbl>
      <w:tblPr>
        <w:tblW w:w="5041"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4146D0" w:rsidRPr="00CE081D" w14:paraId="35415563" w14:textId="77777777" w:rsidTr="00A36E9F">
        <w:trPr>
          <w:cantSplit/>
          <w:trHeight w:val="72"/>
          <w:tblHeader/>
        </w:trPr>
        <w:tc>
          <w:tcPr>
            <w:tcW w:w="682" w:type="pct"/>
            <w:shd w:val="clear" w:color="auto" w:fill="D9D9D9" w:themeFill="background1" w:themeFillShade="D9"/>
            <w:vAlign w:val="center"/>
          </w:tcPr>
          <w:p w14:paraId="6983D617" w14:textId="77777777" w:rsidR="004146D0" w:rsidRPr="00CE081D" w:rsidRDefault="004146D0" w:rsidP="00375D06">
            <w:pPr>
              <w:jc w:val="center"/>
              <w:rPr>
                <w:rFonts w:ascii="Tahoma" w:hAnsi="Tahoma" w:cs="Tahoma"/>
                <w:b/>
              </w:rPr>
            </w:pPr>
            <w:r w:rsidRPr="00CE081D">
              <w:rPr>
                <w:rFonts w:ascii="Tahoma" w:hAnsi="Tahoma" w:cs="Tahoma"/>
                <w:b/>
              </w:rPr>
              <w:t>BF ID</w:t>
            </w:r>
          </w:p>
        </w:tc>
        <w:tc>
          <w:tcPr>
            <w:tcW w:w="4318" w:type="pct"/>
            <w:vAlign w:val="center"/>
          </w:tcPr>
          <w:p w14:paraId="01B91AAF" w14:textId="6CCD3F61" w:rsidR="004146D0" w:rsidRPr="00CE081D" w:rsidRDefault="004146D0" w:rsidP="00375D06">
            <w:pPr>
              <w:spacing w:after="60"/>
              <w:contextualSpacing/>
              <w:rPr>
                <w:rFonts w:ascii="Tahoma" w:hAnsi="Tahoma" w:cs="Tahoma"/>
              </w:rPr>
            </w:pPr>
            <w:r w:rsidRPr="00CE081D">
              <w:rPr>
                <w:rFonts w:ascii="Tahoma" w:hAnsi="Tahoma" w:cs="Tahoma"/>
              </w:rPr>
              <w:t>BF-1</w:t>
            </w:r>
            <w:r w:rsidR="00494830" w:rsidRPr="00CE081D">
              <w:rPr>
                <w:rFonts w:ascii="Tahoma" w:hAnsi="Tahoma" w:cs="Tahoma"/>
              </w:rPr>
              <w:t>7</w:t>
            </w:r>
          </w:p>
        </w:tc>
      </w:tr>
      <w:tr w:rsidR="004146D0" w:rsidRPr="00CE081D" w14:paraId="406B4CFF" w14:textId="77777777" w:rsidTr="00A36E9F">
        <w:trPr>
          <w:cantSplit/>
          <w:trHeight w:val="72"/>
          <w:tblHeader/>
        </w:trPr>
        <w:tc>
          <w:tcPr>
            <w:tcW w:w="682" w:type="pct"/>
            <w:shd w:val="clear" w:color="auto" w:fill="D9D9D9" w:themeFill="background1" w:themeFillShade="D9"/>
            <w:vAlign w:val="center"/>
          </w:tcPr>
          <w:p w14:paraId="26757815" w14:textId="77777777" w:rsidR="004146D0" w:rsidRPr="00CE081D" w:rsidRDefault="004146D0" w:rsidP="00375D06">
            <w:pPr>
              <w:jc w:val="center"/>
              <w:rPr>
                <w:rFonts w:ascii="Tahoma" w:hAnsi="Tahoma" w:cs="Tahoma"/>
                <w:b/>
              </w:rPr>
            </w:pPr>
            <w:r w:rsidRPr="00CE081D">
              <w:rPr>
                <w:rFonts w:ascii="Tahoma" w:hAnsi="Tahoma" w:cs="Tahoma"/>
                <w:b/>
              </w:rPr>
              <w:t>Description</w:t>
            </w:r>
          </w:p>
        </w:tc>
        <w:tc>
          <w:tcPr>
            <w:tcW w:w="4318" w:type="pct"/>
            <w:vAlign w:val="center"/>
          </w:tcPr>
          <w:p w14:paraId="038C8231" w14:textId="77F56F41" w:rsidR="004146D0" w:rsidRPr="00CE081D" w:rsidRDefault="004146D0" w:rsidP="00375D06">
            <w:pPr>
              <w:spacing w:after="60"/>
              <w:contextualSpacing/>
              <w:rPr>
                <w:rFonts w:ascii="Tahoma" w:hAnsi="Tahoma" w:cs="Tahoma"/>
              </w:rPr>
            </w:pPr>
            <w:r w:rsidRPr="00CE081D">
              <w:rPr>
                <w:rFonts w:ascii="Tahoma" w:hAnsi="Tahoma" w:cs="Tahoma"/>
              </w:rPr>
              <w:t>Send message</w:t>
            </w:r>
          </w:p>
        </w:tc>
      </w:tr>
      <w:tr w:rsidR="004146D0" w:rsidRPr="00CE081D" w14:paraId="279E52E0" w14:textId="77777777" w:rsidTr="00A36E9F">
        <w:trPr>
          <w:cantSplit/>
          <w:trHeight w:val="72"/>
          <w:tblHeader/>
        </w:trPr>
        <w:tc>
          <w:tcPr>
            <w:tcW w:w="682" w:type="pct"/>
            <w:shd w:val="clear" w:color="auto" w:fill="D9D9D9" w:themeFill="background1" w:themeFillShade="D9"/>
            <w:vAlign w:val="center"/>
          </w:tcPr>
          <w:p w14:paraId="6F759924" w14:textId="77777777" w:rsidR="004146D0" w:rsidRPr="00CE081D" w:rsidRDefault="004146D0"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18" w:type="pct"/>
            <w:vAlign w:val="center"/>
          </w:tcPr>
          <w:p w14:paraId="0D80F75D" w14:textId="77777777" w:rsidR="004146D0" w:rsidRPr="00CE081D" w:rsidRDefault="004146D0" w:rsidP="00375D06">
            <w:pPr>
              <w:spacing w:after="60"/>
              <w:contextualSpacing/>
              <w:rPr>
                <w:rFonts w:ascii="Tahoma" w:hAnsi="Tahoma" w:cs="Tahoma"/>
                <w:iCs/>
              </w:rPr>
            </w:pPr>
            <w:r w:rsidRPr="00CE081D">
              <w:rPr>
                <w:rFonts w:ascii="Tahoma" w:hAnsi="Tahoma" w:cs="Tahoma"/>
              </w:rPr>
              <w:t>BR-1</w:t>
            </w:r>
          </w:p>
        </w:tc>
      </w:tr>
      <w:tr w:rsidR="004146D0" w:rsidRPr="00CE081D" w14:paraId="35D2CC2A" w14:textId="77777777" w:rsidTr="00A36E9F">
        <w:trPr>
          <w:cantSplit/>
          <w:trHeight w:val="72"/>
          <w:tblHeader/>
        </w:trPr>
        <w:tc>
          <w:tcPr>
            <w:tcW w:w="682" w:type="pct"/>
            <w:shd w:val="clear" w:color="auto" w:fill="D9D9D9" w:themeFill="background1" w:themeFillShade="D9"/>
            <w:vAlign w:val="center"/>
          </w:tcPr>
          <w:p w14:paraId="7FDE15AA" w14:textId="77777777" w:rsidR="004146D0" w:rsidRPr="00CE081D" w:rsidRDefault="004146D0"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18" w:type="pct"/>
            <w:vAlign w:val="center"/>
          </w:tcPr>
          <w:p w14:paraId="05F2271A" w14:textId="28EDFADF" w:rsidR="004146D0" w:rsidRPr="00CE081D" w:rsidRDefault="004146D0" w:rsidP="00375D06">
            <w:pPr>
              <w:spacing w:after="60"/>
              <w:contextualSpacing/>
              <w:rPr>
                <w:rFonts w:ascii="Tahoma" w:hAnsi="Tahoma" w:cs="Tahoma"/>
                <w:iCs/>
              </w:rPr>
            </w:pPr>
            <w:r w:rsidRPr="00CE081D">
              <w:rPr>
                <w:rFonts w:ascii="Tahoma" w:hAnsi="Tahoma" w:cs="Tahoma"/>
              </w:rPr>
              <w:t>FR-3</w:t>
            </w:r>
          </w:p>
        </w:tc>
      </w:tr>
      <w:tr w:rsidR="004146D0" w:rsidRPr="00CE081D" w14:paraId="19FBD018" w14:textId="77777777" w:rsidTr="00A36E9F">
        <w:trPr>
          <w:cantSplit/>
          <w:trHeight w:val="72"/>
          <w:tblHeader/>
        </w:trPr>
        <w:tc>
          <w:tcPr>
            <w:tcW w:w="682" w:type="pct"/>
            <w:shd w:val="clear" w:color="auto" w:fill="D9D9D9" w:themeFill="background1" w:themeFillShade="D9"/>
            <w:vAlign w:val="center"/>
          </w:tcPr>
          <w:p w14:paraId="72EF382D" w14:textId="77777777" w:rsidR="004146D0" w:rsidRPr="00CE081D" w:rsidRDefault="004146D0" w:rsidP="00375D06">
            <w:pPr>
              <w:jc w:val="center"/>
              <w:rPr>
                <w:rFonts w:ascii="Tahoma" w:hAnsi="Tahoma" w:cs="Tahoma"/>
                <w:b/>
                <w:iCs/>
              </w:rPr>
            </w:pPr>
            <w:r w:rsidRPr="00CE081D">
              <w:rPr>
                <w:rFonts w:ascii="Tahoma" w:hAnsi="Tahoma" w:cs="Tahoma"/>
                <w:b/>
                <w:iCs/>
              </w:rPr>
              <w:t>Flow Process</w:t>
            </w:r>
          </w:p>
        </w:tc>
        <w:tc>
          <w:tcPr>
            <w:tcW w:w="4318" w:type="pct"/>
            <w:vAlign w:val="center"/>
          </w:tcPr>
          <w:p w14:paraId="5E4B1D24" w14:textId="77777777" w:rsidR="004146D0" w:rsidRPr="00CE081D" w:rsidRDefault="004146D0" w:rsidP="00375D06">
            <w:pPr>
              <w:spacing w:after="60"/>
              <w:contextualSpacing/>
              <w:jc w:val="center"/>
              <w:rPr>
                <w:rFonts w:ascii="Tahoma" w:hAnsi="Tahoma" w:cs="Tahoma"/>
              </w:rPr>
            </w:pPr>
          </w:p>
          <w:p w14:paraId="02A9E598" w14:textId="1A246481" w:rsidR="004146D0" w:rsidRPr="00CE081D" w:rsidRDefault="00494830" w:rsidP="00A36E9F">
            <w:pPr>
              <w:spacing w:after="60"/>
              <w:contextualSpacing/>
              <w:rPr>
                <w:rFonts w:ascii="Tahoma" w:hAnsi="Tahoma" w:cs="Tahoma"/>
              </w:rPr>
            </w:pPr>
            <w:r w:rsidRPr="00CE081D">
              <w:rPr>
                <w:rFonts w:ascii="Tahoma" w:hAnsi="Tahoma" w:cs="Tahoma"/>
                <w:noProof/>
              </w:rPr>
              <w:drawing>
                <wp:inline distT="0" distB="0" distL="0" distR="0" wp14:anchorId="0130603D" wp14:editId="4B4E6E55">
                  <wp:extent cx="5158800" cy="834998"/>
                  <wp:effectExtent l="0" t="0" r="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8800" cy="834998"/>
                          </a:xfrm>
                          <a:prstGeom prst="rect">
                            <a:avLst/>
                          </a:prstGeom>
                        </pic:spPr>
                      </pic:pic>
                    </a:graphicData>
                  </a:graphic>
                </wp:inline>
              </w:drawing>
            </w:r>
          </w:p>
          <w:p w14:paraId="4AD9A0D4" w14:textId="77777777" w:rsidR="004146D0" w:rsidRPr="00CE081D" w:rsidRDefault="004146D0" w:rsidP="00375D06">
            <w:pPr>
              <w:spacing w:after="60"/>
              <w:contextualSpacing/>
              <w:jc w:val="center"/>
              <w:rPr>
                <w:rFonts w:ascii="Tahoma" w:hAnsi="Tahoma" w:cs="Tahoma"/>
              </w:rPr>
            </w:pPr>
          </w:p>
        </w:tc>
      </w:tr>
    </w:tbl>
    <w:p w14:paraId="1DBA1A1C" w14:textId="27F14259" w:rsidR="004146D0" w:rsidRPr="00CE081D" w:rsidRDefault="004146D0" w:rsidP="004146D0">
      <w:pPr>
        <w:pStyle w:val="Caption"/>
        <w:rPr>
          <w:rFonts w:ascii="Tahoma" w:hAnsi="Tahoma" w:cs="Tahoma"/>
          <w:sz w:val="18"/>
        </w:rPr>
      </w:pPr>
      <w:bookmarkStart w:id="49" w:name="_Toc466459253"/>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494830" w:rsidRPr="00CE081D">
        <w:rPr>
          <w:rFonts w:ascii="Tahoma" w:hAnsi="Tahoma" w:cs="Tahoma"/>
          <w:noProof/>
          <w:sz w:val="18"/>
        </w:rPr>
        <w:t>19</w:t>
      </w:r>
      <w:r w:rsidRPr="00CE081D">
        <w:rPr>
          <w:rFonts w:ascii="Tahoma" w:hAnsi="Tahoma" w:cs="Tahoma"/>
          <w:sz w:val="18"/>
        </w:rPr>
        <w:fldChar w:fldCharType="end"/>
      </w:r>
      <w:r w:rsidRPr="00CE081D">
        <w:rPr>
          <w:rFonts w:ascii="Tahoma" w:hAnsi="Tahoma" w:cs="Tahoma"/>
          <w:sz w:val="18"/>
        </w:rPr>
        <w:t xml:space="preserve"> Business Flow 1</w:t>
      </w:r>
      <w:r w:rsidR="00494830" w:rsidRPr="00CE081D">
        <w:rPr>
          <w:rFonts w:ascii="Tahoma" w:hAnsi="Tahoma" w:cs="Tahoma"/>
          <w:sz w:val="18"/>
        </w:rPr>
        <w:t>8</w:t>
      </w:r>
      <w:r w:rsidR="001A7FF6" w:rsidRPr="00CE081D">
        <w:rPr>
          <w:rFonts w:ascii="Tahoma" w:hAnsi="Tahoma" w:cs="Tahoma"/>
          <w:sz w:val="18"/>
        </w:rPr>
        <w:t xml:space="preserve"> – Prepare Questions</w:t>
      </w:r>
      <w:bookmarkEnd w:id="49"/>
    </w:p>
    <w:tbl>
      <w:tblPr>
        <w:tblW w:w="5098"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01"/>
      </w:tblGrid>
      <w:tr w:rsidR="00A36E9F" w:rsidRPr="00CE081D" w14:paraId="77731AB6" w14:textId="77777777" w:rsidTr="00A36E9F">
        <w:trPr>
          <w:cantSplit/>
          <w:trHeight w:val="72"/>
          <w:tblHeader/>
        </w:trPr>
        <w:tc>
          <w:tcPr>
            <w:tcW w:w="674" w:type="pct"/>
            <w:shd w:val="clear" w:color="auto" w:fill="D9D9D9" w:themeFill="background1" w:themeFillShade="D9"/>
            <w:vAlign w:val="center"/>
          </w:tcPr>
          <w:p w14:paraId="078863A4" w14:textId="77777777" w:rsidR="004146D0" w:rsidRPr="00CE081D" w:rsidRDefault="004146D0" w:rsidP="00375D06">
            <w:pPr>
              <w:jc w:val="center"/>
              <w:rPr>
                <w:rFonts w:ascii="Tahoma" w:hAnsi="Tahoma" w:cs="Tahoma"/>
                <w:b/>
              </w:rPr>
            </w:pPr>
            <w:r w:rsidRPr="00CE081D">
              <w:rPr>
                <w:rFonts w:ascii="Tahoma" w:hAnsi="Tahoma" w:cs="Tahoma"/>
                <w:b/>
              </w:rPr>
              <w:t>BF ID</w:t>
            </w:r>
          </w:p>
        </w:tc>
        <w:tc>
          <w:tcPr>
            <w:tcW w:w="4326" w:type="pct"/>
            <w:vAlign w:val="center"/>
          </w:tcPr>
          <w:p w14:paraId="1663384A" w14:textId="3CDE4619" w:rsidR="004146D0" w:rsidRPr="00CE081D" w:rsidRDefault="004146D0" w:rsidP="00375D06">
            <w:pPr>
              <w:spacing w:after="60"/>
              <w:contextualSpacing/>
              <w:rPr>
                <w:rFonts w:ascii="Tahoma" w:hAnsi="Tahoma" w:cs="Tahoma"/>
              </w:rPr>
            </w:pPr>
            <w:r w:rsidRPr="00CE081D">
              <w:rPr>
                <w:rFonts w:ascii="Tahoma" w:hAnsi="Tahoma" w:cs="Tahoma"/>
              </w:rPr>
              <w:t>BF-1</w:t>
            </w:r>
            <w:r w:rsidR="00494830" w:rsidRPr="00CE081D">
              <w:rPr>
                <w:rFonts w:ascii="Tahoma" w:hAnsi="Tahoma" w:cs="Tahoma"/>
              </w:rPr>
              <w:t>8</w:t>
            </w:r>
          </w:p>
        </w:tc>
      </w:tr>
      <w:tr w:rsidR="00A36E9F" w:rsidRPr="00CE081D" w14:paraId="6FB0D2B6" w14:textId="77777777" w:rsidTr="00A36E9F">
        <w:trPr>
          <w:cantSplit/>
          <w:trHeight w:val="72"/>
          <w:tblHeader/>
        </w:trPr>
        <w:tc>
          <w:tcPr>
            <w:tcW w:w="674" w:type="pct"/>
            <w:shd w:val="clear" w:color="auto" w:fill="D9D9D9" w:themeFill="background1" w:themeFillShade="D9"/>
            <w:vAlign w:val="center"/>
          </w:tcPr>
          <w:p w14:paraId="15D4C24A" w14:textId="77777777" w:rsidR="004146D0" w:rsidRPr="00CE081D" w:rsidRDefault="004146D0" w:rsidP="00375D06">
            <w:pPr>
              <w:jc w:val="center"/>
              <w:rPr>
                <w:rFonts w:ascii="Tahoma" w:hAnsi="Tahoma" w:cs="Tahoma"/>
                <w:b/>
              </w:rPr>
            </w:pPr>
            <w:r w:rsidRPr="00CE081D">
              <w:rPr>
                <w:rFonts w:ascii="Tahoma" w:hAnsi="Tahoma" w:cs="Tahoma"/>
                <w:b/>
              </w:rPr>
              <w:t>Description</w:t>
            </w:r>
          </w:p>
        </w:tc>
        <w:tc>
          <w:tcPr>
            <w:tcW w:w="4326" w:type="pct"/>
            <w:vAlign w:val="center"/>
          </w:tcPr>
          <w:p w14:paraId="1E2E4243" w14:textId="08BD2F41" w:rsidR="004146D0" w:rsidRPr="00CE081D" w:rsidRDefault="004146D0" w:rsidP="00375D06">
            <w:pPr>
              <w:spacing w:after="60"/>
              <w:contextualSpacing/>
              <w:rPr>
                <w:rFonts w:ascii="Tahoma" w:hAnsi="Tahoma" w:cs="Tahoma"/>
              </w:rPr>
            </w:pPr>
            <w:r w:rsidRPr="00CE081D">
              <w:rPr>
                <w:rFonts w:ascii="Tahoma" w:hAnsi="Tahoma" w:cs="Tahoma"/>
              </w:rPr>
              <w:t>Prepare questions</w:t>
            </w:r>
          </w:p>
        </w:tc>
      </w:tr>
      <w:tr w:rsidR="00A36E9F" w:rsidRPr="00CE081D" w14:paraId="0186736D" w14:textId="77777777" w:rsidTr="00A36E9F">
        <w:trPr>
          <w:cantSplit/>
          <w:trHeight w:val="72"/>
          <w:tblHeader/>
        </w:trPr>
        <w:tc>
          <w:tcPr>
            <w:tcW w:w="674" w:type="pct"/>
            <w:shd w:val="clear" w:color="auto" w:fill="D9D9D9" w:themeFill="background1" w:themeFillShade="D9"/>
            <w:vAlign w:val="center"/>
          </w:tcPr>
          <w:p w14:paraId="6D90902B" w14:textId="77777777" w:rsidR="004146D0" w:rsidRPr="00CE081D" w:rsidRDefault="004146D0"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26" w:type="pct"/>
            <w:vAlign w:val="center"/>
          </w:tcPr>
          <w:p w14:paraId="5DF7ABCB" w14:textId="77777777" w:rsidR="004146D0" w:rsidRPr="00CE081D" w:rsidRDefault="004146D0" w:rsidP="00375D06">
            <w:pPr>
              <w:spacing w:after="60"/>
              <w:contextualSpacing/>
              <w:rPr>
                <w:rFonts w:ascii="Tahoma" w:hAnsi="Tahoma" w:cs="Tahoma"/>
                <w:iCs/>
              </w:rPr>
            </w:pPr>
            <w:r w:rsidRPr="00CE081D">
              <w:rPr>
                <w:rFonts w:ascii="Tahoma" w:hAnsi="Tahoma" w:cs="Tahoma"/>
              </w:rPr>
              <w:t>BR-1</w:t>
            </w:r>
          </w:p>
        </w:tc>
      </w:tr>
      <w:tr w:rsidR="00A36E9F" w:rsidRPr="00CE081D" w14:paraId="590A762E" w14:textId="77777777" w:rsidTr="00A36E9F">
        <w:trPr>
          <w:cantSplit/>
          <w:trHeight w:val="72"/>
          <w:tblHeader/>
        </w:trPr>
        <w:tc>
          <w:tcPr>
            <w:tcW w:w="674" w:type="pct"/>
            <w:shd w:val="clear" w:color="auto" w:fill="D9D9D9" w:themeFill="background1" w:themeFillShade="D9"/>
            <w:vAlign w:val="center"/>
          </w:tcPr>
          <w:p w14:paraId="1E06C68F" w14:textId="77777777" w:rsidR="004146D0" w:rsidRPr="00CE081D" w:rsidRDefault="004146D0" w:rsidP="00375D06">
            <w:pPr>
              <w:jc w:val="center"/>
              <w:rPr>
                <w:rFonts w:ascii="Tahoma" w:hAnsi="Tahoma" w:cs="Tahoma"/>
                <w:b/>
                <w:iCs/>
              </w:rPr>
            </w:pPr>
            <w:r w:rsidRPr="00CE081D">
              <w:rPr>
                <w:rFonts w:ascii="Tahoma" w:hAnsi="Tahoma" w:cs="Tahoma"/>
                <w:b/>
              </w:rPr>
              <w:lastRenderedPageBreak/>
              <w:t xml:space="preserve">FR </w:t>
            </w:r>
            <w:proofErr w:type="spellStart"/>
            <w:r w:rsidRPr="00CE081D">
              <w:rPr>
                <w:rFonts w:ascii="Tahoma" w:hAnsi="Tahoma" w:cs="Tahoma"/>
                <w:b/>
              </w:rPr>
              <w:t>Reff</w:t>
            </w:r>
            <w:proofErr w:type="spellEnd"/>
          </w:p>
        </w:tc>
        <w:tc>
          <w:tcPr>
            <w:tcW w:w="4326" w:type="pct"/>
            <w:vAlign w:val="center"/>
          </w:tcPr>
          <w:p w14:paraId="04FC2B01" w14:textId="2007B09F" w:rsidR="004146D0" w:rsidRPr="00CE081D" w:rsidRDefault="004146D0" w:rsidP="00375D06">
            <w:pPr>
              <w:spacing w:after="60"/>
              <w:contextualSpacing/>
              <w:rPr>
                <w:rFonts w:ascii="Tahoma" w:hAnsi="Tahoma" w:cs="Tahoma"/>
                <w:iCs/>
              </w:rPr>
            </w:pPr>
            <w:r w:rsidRPr="00CE081D">
              <w:rPr>
                <w:rFonts w:ascii="Tahoma" w:hAnsi="Tahoma" w:cs="Tahoma"/>
              </w:rPr>
              <w:t>FR-3</w:t>
            </w:r>
          </w:p>
        </w:tc>
      </w:tr>
      <w:tr w:rsidR="00A36E9F" w:rsidRPr="00CE081D" w14:paraId="6F1ED514" w14:textId="77777777" w:rsidTr="00A36E9F">
        <w:trPr>
          <w:cantSplit/>
          <w:trHeight w:val="72"/>
          <w:tblHeader/>
        </w:trPr>
        <w:tc>
          <w:tcPr>
            <w:tcW w:w="674" w:type="pct"/>
            <w:shd w:val="clear" w:color="auto" w:fill="D9D9D9" w:themeFill="background1" w:themeFillShade="D9"/>
            <w:vAlign w:val="center"/>
          </w:tcPr>
          <w:p w14:paraId="0164965F" w14:textId="77777777" w:rsidR="004146D0" w:rsidRPr="00CE081D" w:rsidRDefault="004146D0" w:rsidP="00375D06">
            <w:pPr>
              <w:jc w:val="center"/>
              <w:rPr>
                <w:rFonts w:ascii="Tahoma" w:hAnsi="Tahoma" w:cs="Tahoma"/>
                <w:b/>
                <w:iCs/>
              </w:rPr>
            </w:pPr>
            <w:r w:rsidRPr="00CE081D">
              <w:rPr>
                <w:rFonts w:ascii="Tahoma" w:hAnsi="Tahoma" w:cs="Tahoma"/>
                <w:b/>
                <w:iCs/>
              </w:rPr>
              <w:t>Flow Process</w:t>
            </w:r>
          </w:p>
        </w:tc>
        <w:tc>
          <w:tcPr>
            <w:tcW w:w="4326" w:type="pct"/>
            <w:vAlign w:val="center"/>
          </w:tcPr>
          <w:p w14:paraId="0AE9799B" w14:textId="77777777" w:rsidR="004146D0" w:rsidRPr="00CE081D" w:rsidRDefault="004146D0" w:rsidP="00375D06">
            <w:pPr>
              <w:spacing w:after="60"/>
              <w:contextualSpacing/>
              <w:jc w:val="center"/>
              <w:rPr>
                <w:rFonts w:ascii="Tahoma" w:hAnsi="Tahoma" w:cs="Tahoma"/>
              </w:rPr>
            </w:pPr>
          </w:p>
          <w:p w14:paraId="39EAE08A" w14:textId="2C9A37FD" w:rsidR="004146D0" w:rsidRPr="00CE081D" w:rsidRDefault="00494830" w:rsidP="00A36E9F">
            <w:pPr>
              <w:spacing w:after="60"/>
              <w:contextualSpacing/>
              <w:rPr>
                <w:rFonts w:ascii="Tahoma" w:hAnsi="Tahoma" w:cs="Tahoma"/>
              </w:rPr>
            </w:pPr>
            <w:r w:rsidRPr="00CE081D">
              <w:rPr>
                <w:rFonts w:ascii="Tahoma" w:hAnsi="Tahoma" w:cs="Tahoma"/>
                <w:noProof/>
              </w:rPr>
              <w:drawing>
                <wp:inline distT="0" distB="0" distL="0" distR="0" wp14:anchorId="3362BD67" wp14:editId="50F7CF3A">
                  <wp:extent cx="5158800" cy="64650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8800" cy="646503"/>
                          </a:xfrm>
                          <a:prstGeom prst="rect">
                            <a:avLst/>
                          </a:prstGeom>
                        </pic:spPr>
                      </pic:pic>
                    </a:graphicData>
                  </a:graphic>
                </wp:inline>
              </w:drawing>
            </w:r>
          </w:p>
          <w:p w14:paraId="02B4DA14" w14:textId="77777777" w:rsidR="004146D0" w:rsidRPr="00CE081D" w:rsidRDefault="004146D0" w:rsidP="00375D06">
            <w:pPr>
              <w:spacing w:after="60"/>
              <w:contextualSpacing/>
              <w:jc w:val="center"/>
              <w:rPr>
                <w:rFonts w:ascii="Tahoma" w:hAnsi="Tahoma" w:cs="Tahoma"/>
              </w:rPr>
            </w:pPr>
          </w:p>
        </w:tc>
      </w:tr>
    </w:tbl>
    <w:p w14:paraId="6F7C2F58" w14:textId="77777777" w:rsidR="00A36E9F" w:rsidRPr="00CE081D" w:rsidRDefault="00A36E9F" w:rsidP="004146D0">
      <w:pPr>
        <w:pStyle w:val="Caption"/>
        <w:rPr>
          <w:rFonts w:ascii="Tahoma" w:hAnsi="Tahoma" w:cs="Tahoma"/>
          <w:sz w:val="18"/>
        </w:rPr>
      </w:pPr>
    </w:p>
    <w:p w14:paraId="5CCA8104" w14:textId="1E6E78AC" w:rsidR="004146D0" w:rsidRPr="00CE081D" w:rsidRDefault="004146D0" w:rsidP="004146D0">
      <w:pPr>
        <w:pStyle w:val="Caption"/>
        <w:rPr>
          <w:rFonts w:ascii="Tahoma" w:hAnsi="Tahoma" w:cs="Tahoma"/>
          <w:sz w:val="18"/>
        </w:rPr>
      </w:pPr>
      <w:bookmarkStart w:id="50" w:name="_Toc466459254"/>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494830" w:rsidRPr="00CE081D">
        <w:rPr>
          <w:rFonts w:ascii="Tahoma" w:hAnsi="Tahoma" w:cs="Tahoma"/>
          <w:noProof/>
          <w:sz w:val="18"/>
        </w:rPr>
        <w:t>20</w:t>
      </w:r>
      <w:r w:rsidRPr="00CE081D">
        <w:rPr>
          <w:rFonts w:ascii="Tahoma" w:hAnsi="Tahoma" w:cs="Tahoma"/>
          <w:sz w:val="18"/>
        </w:rPr>
        <w:fldChar w:fldCharType="end"/>
      </w:r>
      <w:r w:rsidRPr="00CE081D">
        <w:rPr>
          <w:rFonts w:ascii="Tahoma" w:hAnsi="Tahoma" w:cs="Tahoma"/>
          <w:sz w:val="18"/>
        </w:rPr>
        <w:t xml:space="preserve"> Business Flow </w:t>
      </w:r>
      <w:r w:rsidR="00494830" w:rsidRPr="00CE081D">
        <w:rPr>
          <w:rFonts w:ascii="Tahoma" w:hAnsi="Tahoma" w:cs="Tahoma"/>
          <w:sz w:val="18"/>
        </w:rPr>
        <w:t>19</w:t>
      </w:r>
      <w:r w:rsidR="001A7FF6" w:rsidRPr="00CE081D">
        <w:rPr>
          <w:rFonts w:ascii="Tahoma" w:hAnsi="Tahoma" w:cs="Tahoma"/>
          <w:sz w:val="18"/>
        </w:rPr>
        <w:t xml:space="preserve"> – Display Questions</w:t>
      </w:r>
      <w:bookmarkEnd w:id="50"/>
    </w:p>
    <w:tbl>
      <w:tblPr>
        <w:tblW w:w="5249"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90"/>
      </w:tblGrid>
      <w:tr w:rsidR="004146D0" w:rsidRPr="00CE081D" w14:paraId="490FEFBC" w14:textId="77777777" w:rsidTr="004146D0">
        <w:trPr>
          <w:cantSplit/>
          <w:trHeight w:val="72"/>
          <w:tblHeader/>
        </w:trPr>
        <w:tc>
          <w:tcPr>
            <w:tcW w:w="655" w:type="pct"/>
            <w:shd w:val="clear" w:color="auto" w:fill="D9D9D9" w:themeFill="background1" w:themeFillShade="D9"/>
            <w:vAlign w:val="center"/>
          </w:tcPr>
          <w:p w14:paraId="5FC45D54" w14:textId="77777777" w:rsidR="004146D0" w:rsidRPr="00CE081D" w:rsidRDefault="004146D0" w:rsidP="00375D06">
            <w:pPr>
              <w:jc w:val="center"/>
              <w:rPr>
                <w:rFonts w:ascii="Tahoma" w:hAnsi="Tahoma" w:cs="Tahoma"/>
                <w:b/>
              </w:rPr>
            </w:pPr>
            <w:r w:rsidRPr="00CE081D">
              <w:rPr>
                <w:rFonts w:ascii="Tahoma" w:hAnsi="Tahoma" w:cs="Tahoma"/>
                <w:b/>
              </w:rPr>
              <w:t>BF ID</w:t>
            </w:r>
          </w:p>
        </w:tc>
        <w:tc>
          <w:tcPr>
            <w:tcW w:w="4345" w:type="pct"/>
            <w:vAlign w:val="center"/>
          </w:tcPr>
          <w:p w14:paraId="0B3D486B" w14:textId="10BC68B6" w:rsidR="004146D0" w:rsidRPr="00CE081D" w:rsidRDefault="004146D0" w:rsidP="00375D06">
            <w:pPr>
              <w:spacing w:after="60"/>
              <w:contextualSpacing/>
              <w:rPr>
                <w:rFonts w:ascii="Tahoma" w:hAnsi="Tahoma" w:cs="Tahoma"/>
              </w:rPr>
            </w:pPr>
            <w:r w:rsidRPr="00CE081D">
              <w:rPr>
                <w:rFonts w:ascii="Tahoma" w:hAnsi="Tahoma" w:cs="Tahoma"/>
              </w:rPr>
              <w:t>BF-</w:t>
            </w:r>
            <w:r w:rsidR="00494830" w:rsidRPr="00CE081D">
              <w:rPr>
                <w:rFonts w:ascii="Tahoma" w:hAnsi="Tahoma" w:cs="Tahoma"/>
              </w:rPr>
              <w:t>19</w:t>
            </w:r>
          </w:p>
        </w:tc>
      </w:tr>
      <w:tr w:rsidR="004146D0" w:rsidRPr="00CE081D" w14:paraId="048CD82A" w14:textId="77777777" w:rsidTr="004146D0">
        <w:trPr>
          <w:cantSplit/>
          <w:trHeight w:val="72"/>
          <w:tblHeader/>
        </w:trPr>
        <w:tc>
          <w:tcPr>
            <w:tcW w:w="655" w:type="pct"/>
            <w:shd w:val="clear" w:color="auto" w:fill="D9D9D9" w:themeFill="background1" w:themeFillShade="D9"/>
            <w:vAlign w:val="center"/>
          </w:tcPr>
          <w:p w14:paraId="036CE85A" w14:textId="77777777" w:rsidR="004146D0" w:rsidRPr="00CE081D" w:rsidRDefault="004146D0" w:rsidP="00375D06">
            <w:pPr>
              <w:jc w:val="center"/>
              <w:rPr>
                <w:rFonts w:ascii="Tahoma" w:hAnsi="Tahoma" w:cs="Tahoma"/>
                <w:b/>
              </w:rPr>
            </w:pPr>
            <w:r w:rsidRPr="00CE081D">
              <w:rPr>
                <w:rFonts w:ascii="Tahoma" w:hAnsi="Tahoma" w:cs="Tahoma"/>
                <w:b/>
              </w:rPr>
              <w:t>Description</w:t>
            </w:r>
          </w:p>
        </w:tc>
        <w:tc>
          <w:tcPr>
            <w:tcW w:w="4345" w:type="pct"/>
            <w:vAlign w:val="center"/>
          </w:tcPr>
          <w:p w14:paraId="041A6B23" w14:textId="76537FDE" w:rsidR="004146D0" w:rsidRPr="00CE081D" w:rsidRDefault="004146D0" w:rsidP="00375D06">
            <w:pPr>
              <w:spacing w:after="60"/>
              <w:contextualSpacing/>
              <w:rPr>
                <w:rFonts w:ascii="Tahoma" w:hAnsi="Tahoma" w:cs="Tahoma"/>
              </w:rPr>
            </w:pPr>
            <w:r w:rsidRPr="00CE081D">
              <w:rPr>
                <w:rFonts w:ascii="Tahoma" w:hAnsi="Tahoma" w:cs="Tahoma"/>
              </w:rPr>
              <w:t>Display questions</w:t>
            </w:r>
          </w:p>
        </w:tc>
      </w:tr>
      <w:tr w:rsidR="004146D0" w:rsidRPr="00CE081D" w14:paraId="5A77BC6A" w14:textId="77777777" w:rsidTr="004146D0">
        <w:trPr>
          <w:cantSplit/>
          <w:trHeight w:val="72"/>
          <w:tblHeader/>
        </w:trPr>
        <w:tc>
          <w:tcPr>
            <w:tcW w:w="655" w:type="pct"/>
            <w:shd w:val="clear" w:color="auto" w:fill="D9D9D9" w:themeFill="background1" w:themeFillShade="D9"/>
            <w:vAlign w:val="center"/>
          </w:tcPr>
          <w:p w14:paraId="2A4D6A72" w14:textId="77777777" w:rsidR="004146D0" w:rsidRPr="00CE081D" w:rsidRDefault="004146D0"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5" w:type="pct"/>
            <w:vAlign w:val="center"/>
          </w:tcPr>
          <w:p w14:paraId="76F9712D" w14:textId="77777777" w:rsidR="004146D0" w:rsidRPr="00CE081D" w:rsidRDefault="004146D0" w:rsidP="00375D06">
            <w:pPr>
              <w:spacing w:after="60"/>
              <w:contextualSpacing/>
              <w:rPr>
                <w:rFonts w:ascii="Tahoma" w:hAnsi="Tahoma" w:cs="Tahoma"/>
                <w:iCs/>
              </w:rPr>
            </w:pPr>
            <w:r w:rsidRPr="00CE081D">
              <w:rPr>
                <w:rFonts w:ascii="Tahoma" w:hAnsi="Tahoma" w:cs="Tahoma"/>
              </w:rPr>
              <w:t>BR-1</w:t>
            </w:r>
          </w:p>
        </w:tc>
      </w:tr>
      <w:tr w:rsidR="004146D0" w:rsidRPr="00CE081D" w14:paraId="66D07E49" w14:textId="77777777" w:rsidTr="004146D0">
        <w:trPr>
          <w:cantSplit/>
          <w:trHeight w:val="72"/>
          <w:tblHeader/>
        </w:trPr>
        <w:tc>
          <w:tcPr>
            <w:tcW w:w="655" w:type="pct"/>
            <w:shd w:val="clear" w:color="auto" w:fill="D9D9D9" w:themeFill="background1" w:themeFillShade="D9"/>
            <w:vAlign w:val="center"/>
          </w:tcPr>
          <w:p w14:paraId="3E840C18" w14:textId="77777777" w:rsidR="004146D0" w:rsidRPr="00CE081D" w:rsidRDefault="004146D0"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5" w:type="pct"/>
            <w:vAlign w:val="center"/>
          </w:tcPr>
          <w:p w14:paraId="6AD0C989" w14:textId="4D473B26" w:rsidR="004146D0" w:rsidRPr="00CE081D" w:rsidRDefault="004146D0" w:rsidP="00375D06">
            <w:pPr>
              <w:spacing w:after="60"/>
              <w:contextualSpacing/>
              <w:rPr>
                <w:rFonts w:ascii="Tahoma" w:hAnsi="Tahoma" w:cs="Tahoma"/>
                <w:iCs/>
              </w:rPr>
            </w:pPr>
            <w:r w:rsidRPr="00CE081D">
              <w:rPr>
                <w:rFonts w:ascii="Tahoma" w:hAnsi="Tahoma" w:cs="Tahoma"/>
              </w:rPr>
              <w:t>FR-3</w:t>
            </w:r>
          </w:p>
        </w:tc>
      </w:tr>
      <w:tr w:rsidR="004146D0" w:rsidRPr="00CE081D" w14:paraId="5688F13B" w14:textId="77777777" w:rsidTr="004146D0">
        <w:trPr>
          <w:cantSplit/>
          <w:trHeight w:val="72"/>
          <w:tblHeader/>
        </w:trPr>
        <w:tc>
          <w:tcPr>
            <w:tcW w:w="655" w:type="pct"/>
            <w:shd w:val="clear" w:color="auto" w:fill="D9D9D9" w:themeFill="background1" w:themeFillShade="D9"/>
            <w:vAlign w:val="center"/>
          </w:tcPr>
          <w:p w14:paraId="6789978D" w14:textId="77777777" w:rsidR="004146D0" w:rsidRPr="00CE081D" w:rsidRDefault="004146D0" w:rsidP="00375D06">
            <w:pPr>
              <w:jc w:val="center"/>
              <w:rPr>
                <w:rFonts w:ascii="Tahoma" w:hAnsi="Tahoma" w:cs="Tahoma"/>
                <w:b/>
                <w:iCs/>
              </w:rPr>
            </w:pPr>
            <w:r w:rsidRPr="00CE081D">
              <w:rPr>
                <w:rFonts w:ascii="Tahoma" w:hAnsi="Tahoma" w:cs="Tahoma"/>
                <w:b/>
                <w:iCs/>
              </w:rPr>
              <w:t>Flow Process</w:t>
            </w:r>
          </w:p>
        </w:tc>
        <w:tc>
          <w:tcPr>
            <w:tcW w:w="4345" w:type="pct"/>
            <w:vAlign w:val="center"/>
          </w:tcPr>
          <w:p w14:paraId="2487DEAE" w14:textId="77777777" w:rsidR="004146D0" w:rsidRPr="00CE081D" w:rsidRDefault="004146D0" w:rsidP="00375D06">
            <w:pPr>
              <w:spacing w:after="60"/>
              <w:contextualSpacing/>
              <w:jc w:val="center"/>
              <w:rPr>
                <w:rFonts w:ascii="Tahoma" w:hAnsi="Tahoma" w:cs="Tahoma"/>
              </w:rPr>
            </w:pPr>
          </w:p>
          <w:p w14:paraId="0B76869E" w14:textId="4035B241" w:rsidR="004146D0" w:rsidRPr="00CE081D" w:rsidRDefault="00494830" w:rsidP="00A36E9F">
            <w:pPr>
              <w:spacing w:after="60"/>
              <w:contextualSpacing/>
              <w:rPr>
                <w:rFonts w:ascii="Tahoma" w:hAnsi="Tahoma" w:cs="Tahoma"/>
              </w:rPr>
            </w:pPr>
            <w:r w:rsidRPr="00CE081D">
              <w:rPr>
                <w:rFonts w:ascii="Tahoma" w:hAnsi="Tahoma" w:cs="Tahoma"/>
                <w:noProof/>
              </w:rPr>
              <w:drawing>
                <wp:inline distT="0" distB="0" distL="0" distR="0" wp14:anchorId="67044605" wp14:editId="56014DC4">
                  <wp:extent cx="5158800" cy="675715"/>
                  <wp:effectExtent l="0" t="0" r="0" b="101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8800" cy="675715"/>
                          </a:xfrm>
                          <a:prstGeom prst="rect">
                            <a:avLst/>
                          </a:prstGeom>
                        </pic:spPr>
                      </pic:pic>
                    </a:graphicData>
                  </a:graphic>
                </wp:inline>
              </w:drawing>
            </w:r>
          </w:p>
          <w:p w14:paraId="5D1700DC" w14:textId="77777777" w:rsidR="004146D0" w:rsidRPr="00CE081D" w:rsidRDefault="004146D0" w:rsidP="00375D06">
            <w:pPr>
              <w:spacing w:after="60"/>
              <w:contextualSpacing/>
              <w:jc w:val="center"/>
              <w:rPr>
                <w:rFonts w:ascii="Tahoma" w:hAnsi="Tahoma" w:cs="Tahoma"/>
              </w:rPr>
            </w:pPr>
          </w:p>
        </w:tc>
      </w:tr>
    </w:tbl>
    <w:p w14:paraId="7C5D5E08" w14:textId="13006922" w:rsidR="004146D0" w:rsidRPr="00CE081D" w:rsidRDefault="004146D0" w:rsidP="004146D0">
      <w:pPr>
        <w:pStyle w:val="Caption"/>
        <w:rPr>
          <w:rFonts w:ascii="Tahoma" w:hAnsi="Tahoma" w:cs="Tahoma"/>
          <w:sz w:val="18"/>
        </w:rPr>
      </w:pPr>
      <w:bookmarkStart w:id="51" w:name="_Toc466459255"/>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494830" w:rsidRPr="00CE081D">
        <w:rPr>
          <w:rFonts w:ascii="Tahoma" w:hAnsi="Tahoma" w:cs="Tahoma"/>
          <w:noProof/>
          <w:sz w:val="18"/>
        </w:rPr>
        <w:t>21</w:t>
      </w:r>
      <w:r w:rsidRPr="00CE081D">
        <w:rPr>
          <w:rFonts w:ascii="Tahoma" w:hAnsi="Tahoma" w:cs="Tahoma"/>
          <w:sz w:val="18"/>
        </w:rPr>
        <w:fldChar w:fldCharType="end"/>
      </w:r>
      <w:r w:rsidRPr="00CE081D">
        <w:rPr>
          <w:rFonts w:ascii="Tahoma" w:hAnsi="Tahoma" w:cs="Tahoma"/>
          <w:sz w:val="18"/>
        </w:rPr>
        <w:t xml:space="preserve"> Business Flow 2</w:t>
      </w:r>
      <w:r w:rsidR="00494830" w:rsidRPr="00CE081D">
        <w:rPr>
          <w:rFonts w:ascii="Tahoma" w:hAnsi="Tahoma" w:cs="Tahoma"/>
          <w:sz w:val="18"/>
        </w:rPr>
        <w:t>0</w:t>
      </w:r>
      <w:r w:rsidR="001A7FF6" w:rsidRPr="00CE081D">
        <w:rPr>
          <w:rFonts w:ascii="Tahoma" w:hAnsi="Tahoma" w:cs="Tahoma"/>
          <w:sz w:val="18"/>
        </w:rPr>
        <w:t xml:space="preserve"> – Fill Answer on Numeric or Text Type Question</w:t>
      </w:r>
      <w:bookmarkEnd w:id="51"/>
    </w:p>
    <w:tbl>
      <w:tblPr>
        <w:tblW w:w="524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73"/>
      </w:tblGrid>
      <w:tr w:rsidR="004146D0" w:rsidRPr="00CE081D" w14:paraId="5DC6682A" w14:textId="77777777" w:rsidTr="00955DE4">
        <w:trPr>
          <w:cantSplit/>
          <w:trHeight w:val="72"/>
          <w:tblHeader/>
        </w:trPr>
        <w:tc>
          <w:tcPr>
            <w:tcW w:w="656" w:type="pct"/>
            <w:shd w:val="clear" w:color="auto" w:fill="D9D9D9" w:themeFill="background1" w:themeFillShade="D9"/>
            <w:vAlign w:val="center"/>
          </w:tcPr>
          <w:p w14:paraId="24ED58D0" w14:textId="77777777" w:rsidR="004146D0" w:rsidRPr="00CE081D" w:rsidRDefault="004146D0" w:rsidP="00375D06">
            <w:pPr>
              <w:jc w:val="center"/>
              <w:rPr>
                <w:rFonts w:ascii="Tahoma" w:hAnsi="Tahoma" w:cs="Tahoma"/>
                <w:b/>
              </w:rPr>
            </w:pPr>
            <w:r w:rsidRPr="00CE081D">
              <w:rPr>
                <w:rFonts w:ascii="Tahoma" w:hAnsi="Tahoma" w:cs="Tahoma"/>
                <w:b/>
              </w:rPr>
              <w:t>BF ID</w:t>
            </w:r>
          </w:p>
        </w:tc>
        <w:tc>
          <w:tcPr>
            <w:tcW w:w="4344" w:type="pct"/>
            <w:vAlign w:val="center"/>
          </w:tcPr>
          <w:p w14:paraId="4074D970" w14:textId="6B0C6D15" w:rsidR="004146D0" w:rsidRPr="00CE081D" w:rsidRDefault="004146D0" w:rsidP="00375D06">
            <w:pPr>
              <w:spacing w:after="60"/>
              <w:contextualSpacing/>
              <w:rPr>
                <w:rFonts w:ascii="Tahoma" w:hAnsi="Tahoma" w:cs="Tahoma"/>
              </w:rPr>
            </w:pPr>
            <w:r w:rsidRPr="00CE081D">
              <w:rPr>
                <w:rFonts w:ascii="Tahoma" w:hAnsi="Tahoma" w:cs="Tahoma"/>
              </w:rPr>
              <w:t>BF-2</w:t>
            </w:r>
            <w:r w:rsidR="00494830" w:rsidRPr="00CE081D">
              <w:rPr>
                <w:rFonts w:ascii="Tahoma" w:hAnsi="Tahoma" w:cs="Tahoma"/>
              </w:rPr>
              <w:t>0</w:t>
            </w:r>
          </w:p>
        </w:tc>
      </w:tr>
      <w:tr w:rsidR="004146D0" w:rsidRPr="00CE081D" w14:paraId="6C97CFAB" w14:textId="77777777" w:rsidTr="00955DE4">
        <w:trPr>
          <w:cantSplit/>
          <w:trHeight w:val="72"/>
          <w:tblHeader/>
        </w:trPr>
        <w:tc>
          <w:tcPr>
            <w:tcW w:w="656" w:type="pct"/>
            <w:shd w:val="clear" w:color="auto" w:fill="D9D9D9" w:themeFill="background1" w:themeFillShade="D9"/>
            <w:vAlign w:val="center"/>
          </w:tcPr>
          <w:p w14:paraId="1F97023B" w14:textId="77777777" w:rsidR="004146D0" w:rsidRPr="00CE081D" w:rsidRDefault="004146D0" w:rsidP="00375D06">
            <w:pPr>
              <w:jc w:val="center"/>
              <w:rPr>
                <w:rFonts w:ascii="Tahoma" w:hAnsi="Tahoma" w:cs="Tahoma"/>
                <w:b/>
              </w:rPr>
            </w:pPr>
            <w:r w:rsidRPr="00CE081D">
              <w:rPr>
                <w:rFonts w:ascii="Tahoma" w:hAnsi="Tahoma" w:cs="Tahoma"/>
                <w:b/>
              </w:rPr>
              <w:t>Description</w:t>
            </w:r>
          </w:p>
        </w:tc>
        <w:tc>
          <w:tcPr>
            <w:tcW w:w="4344" w:type="pct"/>
            <w:vAlign w:val="center"/>
          </w:tcPr>
          <w:p w14:paraId="7F3D4548" w14:textId="7BCA29FC" w:rsidR="004146D0" w:rsidRPr="00CE081D" w:rsidRDefault="00955DE4" w:rsidP="00375D06">
            <w:pPr>
              <w:spacing w:after="60"/>
              <w:contextualSpacing/>
              <w:rPr>
                <w:rFonts w:ascii="Tahoma" w:hAnsi="Tahoma" w:cs="Tahoma"/>
              </w:rPr>
            </w:pPr>
            <w:r w:rsidRPr="00CE081D">
              <w:rPr>
                <w:rFonts w:ascii="Tahoma" w:hAnsi="Tahoma" w:cs="Tahoma"/>
              </w:rPr>
              <w:t>Fill answer on numeric or text type question</w:t>
            </w:r>
          </w:p>
        </w:tc>
      </w:tr>
      <w:tr w:rsidR="004146D0" w:rsidRPr="00CE081D" w14:paraId="2120CE87" w14:textId="77777777" w:rsidTr="00955DE4">
        <w:trPr>
          <w:cantSplit/>
          <w:trHeight w:val="72"/>
          <w:tblHeader/>
        </w:trPr>
        <w:tc>
          <w:tcPr>
            <w:tcW w:w="656" w:type="pct"/>
            <w:shd w:val="clear" w:color="auto" w:fill="D9D9D9" w:themeFill="background1" w:themeFillShade="D9"/>
            <w:vAlign w:val="center"/>
          </w:tcPr>
          <w:p w14:paraId="1706BE59" w14:textId="77777777" w:rsidR="004146D0" w:rsidRPr="00CE081D" w:rsidRDefault="004146D0"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4" w:type="pct"/>
            <w:vAlign w:val="center"/>
          </w:tcPr>
          <w:p w14:paraId="78C10D1B" w14:textId="77777777" w:rsidR="004146D0" w:rsidRPr="00CE081D" w:rsidRDefault="004146D0" w:rsidP="00375D06">
            <w:pPr>
              <w:spacing w:after="60"/>
              <w:contextualSpacing/>
              <w:rPr>
                <w:rFonts w:ascii="Tahoma" w:hAnsi="Tahoma" w:cs="Tahoma"/>
                <w:iCs/>
              </w:rPr>
            </w:pPr>
            <w:r w:rsidRPr="00CE081D">
              <w:rPr>
                <w:rFonts w:ascii="Tahoma" w:hAnsi="Tahoma" w:cs="Tahoma"/>
              </w:rPr>
              <w:t>BR-1</w:t>
            </w:r>
          </w:p>
        </w:tc>
      </w:tr>
      <w:tr w:rsidR="004146D0" w:rsidRPr="00CE081D" w14:paraId="1A9D0A32" w14:textId="77777777" w:rsidTr="00955DE4">
        <w:trPr>
          <w:cantSplit/>
          <w:trHeight w:val="72"/>
          <w:tblHeader/>
        </w:trPr>
        <w:tc>
          <w:tcPr>
            <w:tcW w:w="656" w:type="pct"/>
            <w:shd w:val="clear" w:color="auto" w:fill="D9D9D9" w:themeFill="background1" w:themeFillShade="D9"/>
            <w:vAlign w:val="center"/>
          </w:tcPr>
          <w:p w14:paraId="029FE57E" w14:textId="77777777" w:rsidR="004146D0" w:rsidRPr="00CE081D" w:rsidRDefault="004146D0"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4" w:type="pct"/>
            <w:vAlign w:val="center"/>
          </w:tcPr>
          <w:p w14:paraId="4B33BB16" w14:textId="0DED868A" w:rsidR="004146D0" w:rsidRPr="00CE081D" w:rsidRDefault="004146D0" w:rsidP="00375D06">
            <w:pPr>
              <w:spacing w:after="60"/>
              <w:contextualSpacing/>
              <w:rPr>
                <w:rFonts w:ascii="Tahoma" w:hAnsi="Tahoma" w:cs="Tahoma"/>
                <w:iCs/>
              </w:rPr>
            </w:pPr>
            <w:r w:rsidRPr="00CE081D">
              <w:rPr>
                <w:rFonts w:ascii="Tahoma" w:hAnsi="Tahoma" w:cs="Tahoma"/>
              </w:rPr>
              <w:t>FR-</w:t>
            </w:r>
            <w:r w:rsidR="00955DE4" w:rsidRPr="00CE081D">
              <w:rPr>
                <w:rFonts w:ascii="Tahoma" w:hAnsi="Tahoma" w:cs="Tahoma"/>
              </w:rPr>
              <w:t>3</w:t>
            </w:r>
          </w:p>
        </w:tc>
      </w:tr>
      <w:tr w:rsidR="004146D0" w:rsidRPr="00CE081D" w14:paraId="6403D3C3" w14:textId="77777777" w:rsidTr="00955DE4">
        <w:trPr>
          <w:cantSplit/>
          <w:trHeight w:val="72"/>
          <w:tblHeader/>
        </w:trPr>
        <w:tc>
          <w:tcPr>
            <w:tcW w:w="656" w:type="pct"/>
            <w:shd w:val="clear" w:color="auto" w:fill="D9D9D9" w:themeFill="background1" w:themeFillShade="D9"/>
            <w:vAlign w:val="center"/>
          </w:tcPr>
          <w:p w14:paraId="159CEA6C" w14:textId="77777777" w:rsidR="004146D0" w:rsidRPr="00CE081D" w:rsidRDefault="004146D0" w:rsidP="00375D06">
            <w:pPr>
              <w:jc w:val="center"/>
              <w:rPr>
                <w:rFonts w:ascii="Tahoma" w:hAnsi="Tahoma" w:cs="Tahoma"/>
                <w:b/>
                <w:iCs/>
              </w:rPr>
            </w:pPr>
            <w:r w:rsidRPr="00CE081D">
              <w:rPr>
                <w:rFonts w:ascii="Tahoma" w:hAnsi="Tahoma" w:cs="Tahoma"/>
                <w:b/>
                <w:iCs/>
              </w:rPr>
              <w:t>Flow Process</w:t>
            </w:r>
          </w:p>
        </w:tc>
        <w:tc>
          <w:tcPr>
            <w:tcW w:w="4344" w:type="pct"/>
            <w:vAlign w:val="center"/>
          </w:tcPr>
          <w:p w14:paraId="3FD9E4EF" w14:textId="77777777" w:rsidR="004146D0" w:rsidRPr="00CE081D" w:rsidRDefault="004146D0" w:rsidP="00375D06">
            <w:pPr>
              <w:spacing w:after="60"/>
              <w:contextualSpacing/>
              <w:jc w:val="center"/>
              <w:rPr>
                <w:rFonts w:ascii="Tahoma" w:hAnsi="Tahoma" w:cs="Tahoma"/>
              </w:rPr>
            </w:pPr>
          </w:p>
          <w:p w14:paraId="25308B67" w14:textId="1BFD4D74" w:rsidR="004146D0" w:rsidRPr="00CE081D" w:rsidRDefault="00494830" w:rsidP="008012C3">
            <w:pPr>
              <w:spacing w:after="60"/>
              <w:contextualSpacing/>
              <w:rPr>
                <w:rFonts w:ascii="Tahoma" w:hAnsi="Tahoma" w:cs="Tahoma"/>
              </w:rPr>
            </w:pPr>
            <w:r w:rsidRPr="00CE081D">
              <w:rPr>
                <w:rFonts w:ascii="Tahoma" w:hAnsi="Tahoma" w:cs="Tahoma"/>
                <w:noProof/>
              </w:rPr>
              <w:drawing>
                <wp:inline distT="0" distB="0" distL="0" distR="0" wp14:anchorId="5F9116A2" wp14:editId="444C65D3">
                  <wp:extent cx="5158800" cy="585326"/>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8800" cy="585326"/>
                          </a:xfrm>
                          <a:prstGeom prst="rect">
                            <a:avLst/>
                          </a:prstGeom>
                        </pic:spPr>
                      </pic:pic>
                    </a:graphicData>
                  </a:graphic>
                </wp:inline>
              </w:drawing>
            </w:r>
          </w:p>
          <w:p w14:paraId="5260BB72" w14:textId="77777777" w:rsidR="004146D0" w:rsidRPr="00CE081D" w:rsidRDefault="004146D0" w:rsidP="00375D06">
            <w:pPr>
              <w:spacing w:after="60"/>
              <w:contextualSpacing/>
              <w:jc w:val="center"/>
              <w:rPr>
                <w:rFonts w:ascii="Tahoma" w:hAnsi="Tahoma" w:cs="Tahoma"/>
              </w:rPr>
            </w:pPr>
          </w:p>
        </w:tc>
      </w:tr>
    </w:tbl>
    <w:p w14:paraId="48CB6CDE" w14:textId="53E82CE7" w:rsidR="00955DE4" w:rsidRPr="00CE081D" w:rsidRDefault="00955DE4" w:rsidP="00955DE4">
      <w:pPr>
        <w:pStyle w:val="Caption"/>
        <w:rPr>
          <w:rFonts w:ascii="Tahoma" w:hAnsi="Tahoma" w:cs="Tahoma"/>
          <w:sz w:val="18"/>
        </w:rPr>
      </w:pPr>
      <w:bookmarkStart w:id="52" w:name="_Toc466459256"/>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494830" w:rsidRPr="00CE081D">
        <w:rPr>
          <w:rFonts w:ascii="Tahoma" w:hAnsi="Tahoma" w:cs="Tahoma"/>
          <w:noProof/>
          <w:sz w:val="18"/>
        </w:rPr>
        <w:t>22</w:t>
      </w:r>
      <w:r w:rsidRPr="00CE081D">
        <w:rPr>
          <w:rFonts w:ascii="Tahoma" w:hAnsi="Tahoma" w:cs="Tahoma"/>
          <w:sz w:val="18"/>
        </w:rPr>
        <w:fldChar w:fldCharType="end"/>
      </w:r>
      <w:r w:rsidRPr="00CE081D">
        <w:rPr>
          <w:rFonts w:ascii="Tahoma" w:hAnsi="Tahoma" w:cs="Tahoma"/>
          <w:sz w:val="18"/>
        </w:rPr>
        <w:t xml:space="preserve"> Business Flow 2</w:t>
      </w:r>
      <w:r w:rsidR="00494830" w:rsidRPr="00CE081D">
        <w:rPr>
          <w:rFonts w:ascii="Tahoma" w:hAnsi="Tahoma" w:cs="Tahoma"/>
          <w:sz w:val="18"/>
        </w:rPr>
        <w:t>1</w:t>
      </w:r>
      <w:r w:rsidR="001A7FF6" w:rsidRPr="00CE081D">
        <w:rPr>
          <w:rFonts w:ascii="Tahoma" w:hAnsi="Tahoma" w:cs="Tahoma"/>
          <w:sz w:val="18"/>
        </w:rPr>
        <w:t xml:space="preserve"> – Fill Answer on Dropdown Type Question</w:t>
      </w:r>
      <w:bookmarkEnd w:id="52"/>
    </w:p>
    <w:tbl>
      <w:tblPr>
        <w:tblW w:w="5249"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90"/>
      </w:tblGrid>
      <w:tr w:rsidR="00955DE4" w:rsidRPr="00CE081D" w14:paraId="636AED9E" w14:textId="77777777" w:rsidTr="00955DE4">
        <w:trPr>
          <w:cantSplit/>
          <w:trHeight w:val="72"/>
          <w:tblHeader/>
        </w:trPr>
        <w:tc>
          <w:tcPr>
            <w:tcW w:w="655" w:type="pct"/>
            <w:shd w:val="clear" w:color="auto" w:fill="D9D9D9" w:themeFill="background1" w:themeFillShade="D9"/>
            <w:vAlign w:val="center"/>
          </w:tcPr>
          <w:p w14:paraId="3F1C65BA" w14:textId="77777777" w:rsidR="00955DE4" w:rsidRPr="00CE081D" w:rsidRDefault="00955DE4" w:rsidP="00375D06">
            <w:pPr>
              <w:jc w:val="center"/>
              <w:rPr>
                <w:rFonts w:ascii="Tahoma" w:hAnsi="Tahoma" w:cs="Tahoma"/>
                <w:b/>
              </w:rPr>
            </w:pPr>
            <w:r w:rsidRPr="00CE081D">
              <w:rPr>
                <w:rFonts w:ascii="Tahoma" w:hAnsi="Tahoma" w:cs="Tahoma"/>
                <w:b/>
              </w:rPr>
              <w:t>BF ID</w:t>
            </w:r>
          </w:p>
        </w:tc>
        <w:tc>
          <w:tcPr>
            <w:tcW w:w="4345" w:type="pct"/>
            <w:vAlign w:val="center"/>
          </w:tcPr>
          <w:p w14:paraId="3F776BAF" w14:textId="71320F98" w:rsidR="00955DE4" w:rsidRPr="00CE081D" w:rsidRDefault="00955DE4" w:rsidP="00375D06">
            <w:pPr>
              <w:spacing w:after="60"/>
              <w:contextualSpacing/>
              <w:rPr>
                <w:rFonts w:ascii="Tahoma" w:hAnsi="Tahoma" w:cs="Tahoma"/>
              </w:rPr>
            </w:pPr>
            <w:r w:rsidRPr="00CE081D">
              <w:rPr>
                <w:rFonts w:ascii="Tahoma" w:hAnsi="Tahoma" w:cs="Tahoma"/>
              </w:rPr>
              <w:t>BF-2</w:t>
            </w:r>
            <w:r w:rsidR="00494830" w:rsidRPr="00CE081D">
              <w:rPr>
                <w:rFonts w:ascii="Tahoma" w:hAnsi="Tahoma" w:cs="Tahoma"/>
              </w:rPr>
              <w:t>1</w:t>
            </w:r>
          </w:p>
        </w:tc>
      </w:tr>
      <w:tr w:rsidR="00955DE4" w:rsidRPr="00CE081D" w14:paraId="46F0BAB1" w14:textId="77777777" w:rsidTr="00955DE4">
        <w:trPr>
          <w:cantSplit/>
          <w:trHeight w:val="72"/>
          <w:tblHeader/>
        </w:trPr>
        <w:tc>
          <w:tcPr>
            <w:tcW w:w="655" w:type="pct"/>
            <w:shd w:val="clear" w:color="auto" w:fill="D9D9D9" w:themeFill="background1" w:themeFillShade="D9"/>
            <w:vAlign w:val="center"/>
          </w:tcPr>
          <w:p w14:paraId="182AA676" w14:textId="77777777" w:rsidR="00955DE4" w:rsidRPr="00CE081D" w:rsidRDefault="00955DE4" w:rsidP="00375D06">
            <w:pPr>
              <w:jc w:val="center"/>
              <w:rPr>
                <w:rFonts w:ascii="Tahoma" w:hAnsi="Tahoma" w:cs="Tahoma"/>
                <w:b/>
              </w:rPr>
            </w:pPr>
            <w:r w:rsidRPr="00CE081D">
              <w:rPr>
                <w:rFonts w:ascii="Tahoma" w:hAnsi="Tahoma" w:cs="Tahoma"/>
                <w:b/>
              </w:rPr>
              <w:t>Description</w:t>
            </w:r>
          </w:p>
        </w:tc>
        <w:tc>
          <w:tcPr>
            <w:tcW w:w="4345" w:type="pct"/>
            <w:vAlign w:val="center"/>
          </w:tcPr>
          <w:p w14:paraId="3740AB19" w14:textId="30D5C709" w:rsidR="00955DE4" w:rsidRPr="00CE081D" w:rsidRDefault="00955DE4" w:rsidP="00375D06">
            <w:pPr>
              <w:spacing w:after="60"/>
              <w:contextualSpacing/>
              <w:rPr>
                <w:rFonts w:ascii="Tahoma" w:hAnsi="Tahoma" w:cs="Tahoma"/>
              </w:rPr>
            </w:pPr>
            <w:r w:rsidRPr="00CE081D">
              <w:rPr>
                <w:rFonts w:ascii="Tahoma" w:hAnsi="Tahoma" w:cs="Tahoma"/>
              </w:rPr>
              <w:t>Fill answer on dropdown type question</w:t>
            </w:r>
          </w:p>
        </w:tc>
      </w:tr>
      <w:tr w:rsidR="00955DE4" w:rsidRPr="00CE081D" w14:paraId="6A1CCAB6" w14:textId="77777777" w:rsidTr="00955DE4">
        <w:trPr>
          <w:cantSplit/>
          <w:trHeight w:val="72"/>
          <w:tblHeader/>
        </w:trPr>
        <w:tc>
          <w:tcPr>
            <w:tcW w:w="655" w:type="pct"/>
            <w:shd w:val="clear" w:color="auto" w:fill="D9D9D9" w:themeFill="background1" w:themeFillShade="D9"/>
            <w:vAlign w:val="center"/>
          </w:tcPr>
          <w:p w14:paraId="1C3705A0" w14:textId="77777777" w:rsidR="00955DE4" w:rsidRPr="00CE081D" w:rsidRDefault="00955DE4"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5" w:type="pct"/>
            <w:vAlign w:val="center"/>
          </w:tcPr>
          <w:p w14:paraId="05DF7F21" w14:textId="77777777" w:rsidR="00955DE4" w:rsidRPr="00CE081D" w:rsidRDefault="00955DE4" w:rsidP="00375D06">
            <w:pPr>
              <w:spacing w:after="60"/>
              <w:contextualSpacing/>
              <w:rPr>
                <w:rFonts w:ascii="Tahoma" w:hAnsi="Tahoma" w:cs="Tahoma"/>
                <w:iCs/>
              </w:rPr>
            </w:pPr>
            <w:r w:rsidRPr="00CE081D">
              <w:rPr>
                <w:rFonts w:ascii="Tahoma" w:hAnsi="Tahoma" w:cs="Tahoma"/>
              </w:rPr>
              <w:t>BR-1</w:t>
            </w:r>
          </w:p>
        </w:tc>
      </w:tr>
      <w:tr w:rsidR="00955DE4" w:rsidRPr="00CE081D" w14:paraId="16608416" w14:textId="77777777" w:rsidTr="00955DE4">
        <w:trPr>
          <w:cantSplit/>
          <w:trHeight w:val="72"/>
          <w:tblHeader/>
        </w:trPr>
        <w:tc>
          <w:tcPr>
            <w:tcW w:w="655" w:type="pct"/>
            <w:shd w:val="clear" w:color="auto" w:fill="D9D9D9" w:themeFill="background1" w:themeFillShade="D9"/>
            <w:vAlign w:val="center"/>
          </w:tcPr>
          <w:p w14:paraId="6D998B05" w14:textId="77777777" w:rsidR="00955DE4" w:rsidRPr="00CE081D" w:rsidRDefault="00955DE4"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5" w:type="pct"/>
            <w:vAlign w:val="center"/>
          </w:tcPr>
          <w:p w14:paraId="36773607" w14:textId="4CA1A464" w:rsidR="00955DE4" w:rsidRPr="00CE081D" w:rsidRDefault="00955DE4" w:rsidP="00375D06">
            <w:pPr>
              <w:spacing w:after="60"/>
              <w:contextualSpacing/>
              <w:rPr>
                <w:rFonts w:ascii="Tahoma" w:hAnsi="Tahoma" w:cs="Tahoma"/>
                <w:iCs/>
              </w:rPr>
            </w:pPr>
            <w:r w:rsidRPr="00CE081D">
              <w:rPr>
                <w:rFonts w:ascii="Tahoma" w:hAnsi="Tahoma" w:cs="Tahoma"/>
              </w:rPr>
              <w:t>FR-3</w:t>
            </w:r>
          </w:p>
        </w:tc>
      </w:tr>
      <w:tr w:rsidR="00955DE4" w:rsidRPr="00CE081D" w14:paraId="30F1701B" w14:textId="77777777" w:rsidTr="00955DE4">
        <w:trPr>
          <w:cantSplit/>
          <w:trHeight w:val="72"/>
          <w:tblHeader/>
        </w:trPr>
        <w:tc>
          <w:tcPr>
            <w:tcW w:w="655" w:type="pct"/>
            <w:shd w:val="clear" w:color="auto" w:fill="D9D9D9" w:themeFill="background1" w:themeFillShade="D9"/>
            <w:vAlign w:val="center"/>
          </w:tcPr>
          <w:p w14:paraId="0FB7F5CB" w14:textId="77777777" w:rsidR="00955DE4" w:rsidRPr="00CE081D" w:rsidRDefault="00955DE4" w:rsidP="00375D06">
            <w:pPr>
              <w:jc w:val="center"/>
              <w:rPr>
                <w:rFonts w:ascii="Tahoma" w:hAnsi="Tahoma" w:cs="Tahoma"/>
                <w:b/>
                <w:iCs/>
              </w:rPr>
            </w:pPr>
            <w:r w:rsidRPr="00CE081D">
              <w:rPr>
                <w:rFonts w:ascii="Tahoma" w:hAnsi="Tahoma" w:cs="Tahoma"/>
                <w:b/>
                <w:iCs/>
              </w:rPr>
              <w:t>Flow Process</w:t>
            </w:r>
          </w:p>
        </w:tc>
        <w:tc>
          <w:tcPr>
            <w:tcW w:w="4345" w:type="pct"/>
            <w:vAlign w:val="center"/>
          </w:tcPr>
          <w:p w14:paraId="1F5D3042" w14:textId="77777777" w:rsidR="00955DE4" w:rsidRPr="00CE081D" w:rsidRDefault="00955DE4" w:rsidP="00375D06">
            <w:pPr>
              <w:spacing w:after="60"/>
              <w:contextualSpacing/>
              <w:jc w:val="center"/>
              <w:rPr>
                <w:rFonts w:ascii="Tahoma" w:hAnsi="Tahoma" w:cs="Tahoma"/>
              </w:rPr>
            </w:pPr>
          </w:p>
          <w:p w14:paraId="551120B4" w14:textId="78452718" w:rsidR="00955DE4" w:rsidRPr="00CE081D" w:rsidRDefault="00494830" w:rsidP="008012C3">
            <w:pPr>
              <w:spacing w:after="60"/>
              <w:contextualSpacing/>
              <w:rPr>
                <w:rFonts w:ascii="Tahoma" w:hAnsi="Tahoma" w:cs="Tahoma"/>
              </w:rPr>
            </w:pPr>
            <w:r w:rsidRPr="00CE081D">
              <w:rPr>
                <w:rFonts w:ascii="Tahoma" w:hAnsi="Tahoma" w:cs="Tahoma"/>
                <w:noProof/>
              </w:rPr>
              <w:drawing>
                <wp:inline distT="0" distB="0" distL="0" distR="0" wp14:anchorId="0FF9C1FA" wp14:editId="16FBD7E1">
                  <wp:extent cx="5158800" cy="50926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8800" cy="509268"/>
                          </a:xfrm>
                          <a:prstGeom prst="rect">
                            <a:avLst/>
                          </a:prstGeom>
                        </pic:spPr>
                      </pic:pic>
                    </a:graphicData>
                  </a:graphic>
                </wp:inline>
              </w:drawing>
            </w:r>
          </w:p>
          <w:p w14:paraId="0D20733C" w14:textId="77777777" w:rsidR="00955DE4" w:rsidRPr="00CE081D" w:rsidRDefault="00955DE4" w:rsidP="00375D06">
            <w:pPr>
              <w:spacing w:after="60"/>
              <w:contextualSpacing/>
              <w:jc w:val="center"/>
              <w:rPr>
                <w:rFonts w:ascii="Tahoma" w:hAnsi="Tahoma" w:cs="Tahoma"/>
              </w:rPr>
            </w:pPr>
          </w:p>
        </w:tc>
      </w:tr>
    </w:tbl>
    <w:p w14:paraId="14416F0D" w14:textId="204AE5E0" w:rsidR="00955DE4" w:rsidRPr="00CE081D" w:rsidRDefault="00955DE4" w:rsidP="00955DE4">
      <w:pPr>
        <w:pStyle w:val="Caption"/>
        <w:rPr>
          <w:rFonts w:ascii="Tahoma" w:hAnsi="Tahoma" w:cs="Tahoma"/>
          <w:sz w:val="18"/>
        </w:rPr>
      </w:pPr>
      <w:bookmarkStart w:id="53" w:name="_Toc466459257"/>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494830" w:rsidRPr="00CE081D">
        <w:rPr>
          <w:rFonts w:ascii="Tahoma" w:hAnsi="Tahoma" w:cs="Tahoma"/>
          <w:noProof/>
          <w:sz w:val="18"/>
        </w:rPr>
        <w:t>23</w:t>
      </w:r>
      <w:r w:rsidRPr="00CE081D">
        <w:rPr>
          <w:rFonts w:ascii="Tahoma" w:hAnsi="Tahoma" w:cs="Tahoma"/>
          <w:sz w:val="18"/>
        </w:rPr>
        <w:fldChar w:fldCharType="end"/>
      </w:r>
      <w:r w:rsidRPr="00CE081D">
        <w:rPr>
          <w:rFonts w:ascii="Tahoma" w:hAnsi="Tahoma" w:cs="Tahoma"/>
          <w:sz w:val="18"/>
        </w:rPr>
        <w:t xml:space="preserve"> Business Flow 2</w:t>
      </w:r>
      <w:r w:rsidR="00494830" w:rsidRPr="00CE081D">
        <w:rPr>
          <w:rFonts w:ascii="Tahoma" w:hAnsi="Tahoma" w:cs="Tahoma"/>
          <w:sz w:val="18"/>
        </w:rPr>
        <w:t>2</w:t>
      </w:r>
      <w:r w:rsidR="001A7FF6" w:rsidRPr="00CE081D">
        <w:rPr>
          <w:rFonts w:ascii="Tahoma" w:hAnsi="Tahoma" w:cs="Tahoma"/>
          <w:sz w:val="18"/>
        </w:rPr>
        <w:t xml:space="preserve"> – Take Photo</w:t>
      </w:r>
      <w:bookmarkEnd w:id="53"/>
    </w:p>
    <w:tbl>
      <w:tblPr>
        <w:tblW w:w="5249"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90"/>
      </w:tblGrid>
      <w:tr w:rsidR="00955DE4" w:rsidRPr="00CE081D" w14:paraId="10239965" w14:textId="77777777" w:rsidTr="00955DE4">
        <w:trPr>
          <w:cantSplit/>
          <w:trHeight w:val="72"/>
          <w:tblHeader/>
        </w:trPr>
        <w:tc>
          <w:tcPr>
            <w:tcW w:w="655" w:type="pct"/>
            <w:shd w:val="clear" w:color="auto" w:fill="D9D9D9" w:themeFill="background1" w:themeFillShade="D9"/>
            <w:vAlign w:val="center"/>
          </w:tcPr>
          <w:p w14:paraId="2D4E03D7" w14:textId="77777777" w:rsidR="00955DE4" w:rsidRPr="00CE081D" w:rsidRDefault="00955DE4" w:rsidP="00375D06">
            <w:pPr>
              <w:jc w:val="center"/>
              <w:rPr>
                <w:rFonts w:ascii="Tahoma" w:hAnsi="Tahoma" w:cs="Tahoma"/>
                <w:b/>
              </w:rPr>
            </w:pPr>
            <w:r w:rsidRPr="00CE081D">
              <w:rPr>
                <w:rFonts w:ascii="Tahoma" w:hAnsi="Tahoma" w:cs="Tahoma"/>
                <w:b/>
              </w:rPr>
              <w:t>BF ID</w:t>
            </w:r>
          </w:p>
        </w:tc>
        <w:tc>
          <w:tcPr>
            <w:tcW w:w="4345" w:type="pct"/>
            <w:vAlign w:val="center"/>
          </w:tcPr>
          <w:p w14:paraId="24F618D6" w14:textId="7B0CB3FD" w:rsidR="00955DE4" w:rsidRPr="00CE081D" w:rsidRDefault="00955DE4" w:rsidP="00375D06">
            <w:pPr>
              <w:spacing w:after="60"/>
              <w:contextualSpacing/>
              <w:rPr>
                <w:rFonts w:ascii="Tahoma" w:hAnsi="Tahoma" w:cs="Tahoma"/>
              </w:rPr>
            </w:pPr>
            <w:r w:rsidRPr="00CE081D">
              <w:rPr>
                <w:rFonts w:ascii="Tahoma" w:hAnsi="Tahoma" w:cs="Tahoma"/>
              </w:rPr>
              <w:t>BF-2</w:t>
            </w:r>
            <w:r w:rsidR="00494830" w:rsidRPr="00CE081D">
              <w:rPr>
                <w:rFonts w:ascii="Tahoma" w:hAnsi="Tahoma" w:cs="Tahoma"/>
              </w:rPr>
              <w:t>2</w:t>
            </w:r>
          </w:p>
        </w:tc>
      </w:tr>
      <w:tr w:rsidR="00955DE4" w:rsidRPr="00CE081D" w14:paraId="0DF039F0" w14:textId="77777777" w:rsidTr="00955DE4">
        <w:trPr>
          <w:cantSplit/>
          <w:trHeight w:val="72"/>
          <w:tblHeader/>
        </w:trPr>
        <w:tc>
          <w:tcPr>
            <w:tcW w:w="655" w:type="pct"/>
            <w:shd w:val="clear" w:color="auto" w:fill="D9D9D9" w:themeFill="background1" w:themeFillShade="D9"/>
            <w:vAlign w:val="center"/>
          </w:tcPr>
          <w:p w14:paraId="40C06E64" w14:textId="77777777" w:rsidR="00955DE4" w:rsidRPr="00CE081D" w:rsidRDefault="00955DE4" w:rsidP="00375D06">
            <w:pPr>
              <w:jc w:val="center"/>
              <w:rPr>
                <w:rFonts w:ascii="Tahoma" w:hAnsi="Tahoma" w:cs="Tahoma"/>
                <w:b/>
              </w:rPr>
            </w:pPr>
            <w:r w:rsidRPr="00CE081D">
              <w:rPr>
                <w:rFonts w:ascii="Tahoma" w:hAnsi="Tahoma" w:cs="Tahoma"/>
                <w:b/>
              </w:rPr>
              <w:t>Description</w:t>
            </w:r>
          </w:p>
        </w:tc>
        <w:tc>
          <w:tcPr>
            <w:tcW w:w="4345" w:type="pct"/>
            <w:vAlign w:val="center"/>
          </w:tcPr>
          <w:p w14:paraId="3157BCBC" w14:textId="02729CAB" w:rsidR="00955DE4" w:rsidRPr="00CE081D" w:rsidRDefault="00955DE4" w:rsidP="00375D06">
            <w:pPr>
              <w:spacing w:after="60"/>
              <w:contextualSpacing/>
              <w:rPr>
                <w:rFonts w:ascii="Tahoma" w:hAnsi="Tahoma" w:cs="Tahoma"/>
              </w:rPr>
            </w:pPr>
            <w:r w:rsidRPr="00CE081D">
              <w:rPr>
                <w:rFonts w:ascii="Tahoma" w:hAnsi="Tahoma" w:cs="Tahoma"/>
              </w:rPr>
              <w:t>Take photo</w:t>
            </w:r>
          </w:p>
        </w:tc>
      </w:tr>
      <w:tr w:rsidR="00955DE4" w:rsidRPr="00CE081D" w14:paraId="0999FCCB" w14:textId="77777777" w:rsidTr="00955DE4">
        <w:trPr>
          <w:cantSplit/>
          <w:trHeight w:val="72"/>
          <w:tblHeader/>
        </w:trPr>
        <w:tc>
          <w:tcPr>
            <w:tcW w:w="655" w:type="pct"/>
            <w:shd w:val="clear" w:color="auto" w:fill="D9D9D9" w:themeFill="background1" w:themeFillShade="D9"/>
            <w:vAlign w:val="center"/>
          </w:tcPr>
          <w:p w14:paraId="53EB6428" w14:textId="77777777" w:rsidR="00955DE4" w:rsidRPr="00CE081D" w:rsidRDefault="00955DE4"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5" w:type="pct"/>
            <w:vAlign w:val="center"/>
          </w:tcPr>
          <w:p w14:paraId="086E46AC" w14:textId="77777777" w:rsidR="00955DE4" w:rsidRPr="00CE081D" w:rsidRDefault="00955DE4" w:rsidP="00375D06">
            <w:pPr>
              <w:spacing w:after="60"/>
              <w:contextualSpacing/>
              <w:rPr>
                <w:rFonts w:ascii="Tahoma" w:hAnsi="Tahoma" w:cs="Tahoma"/>
                <w:iCs/>
              </w:rPr>
            </w:pPr>
            <w:r w:rsidRPr="00CE081D">
              <w:rPr>
                <w:rFonts w:ascii="Tahoma" w:hAnsi="Tahoma" w:cs="Tahoma"/>
              </w:rPr>
              <w:t>BR-1</w:t>
            </w:r>
          </w:p>
        </w:tc>
      </w:tr>
      <w:tr w:rsidR="00955DE4" w:rsidRPr="00CE081D" w14:paraId="10080BDA" w14:textId="77777777" w:rsidTr="00955DE4">
        <w:trPr>
          <w:cantSplit/>
          <w:trHeight w:val="72"/>
          <w:tblHeader/>
        </w:trPr>
        <w:tc>
          <w:tcPr>
            <w:tcW w:w="655" w:type="pct"/>
            <w:shd w:val="clear" w:color="auto" w:fill="D9D9D9" w:themeFill="background1" w:themeFillShade="D9"/>
            <w:vAlign w:val="center"/>
          </w:tcPr>
          <w:p w14:paraId="7383B615" w14:textId="77777777" w:rsidR="00955DE4" w:rsidRPr="00CE081D" w:rsidRDefault="00955DE4"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5" w:type="pct"/>
            <w:vAlign w:val="center"/>
          </w:tcPr>
          <w:p w14:paraId="1EED48A1" w14:textId="79B82598" w:rsidR="00955DE4" w:rsidRPr="00CE081D" w:rsidRDefault="00955DE4" w:rsidP="00375D06">
            <w:pPr>
              <w:spacing w:after="60"/>
              <w:contextualSpacing/>
              <w:rPr>
                <w:rFonts w:ascii="Tahoma" w:hAnsi="Tahoma" w:cs="Tahoma"/>
                <w:iCs/>
              </w:rPr>
            </w:pPr>
            <w:r w:rsidRPr="00CE081D">
              <w:rPr>
                <w:rFonts w:ascii="Tahoma" w:hAnsi="Tahoma" w:cs="Tahoma"/>
              </w:rPr>
              <w:t>FR-3</w:t>
            </w:r>
          </w:p>
        </w:tc>
      </w:tr>
      <w:tr w:rsidR="00955DE4" w:rsidRPr="00CE081D" w14:paraId="7F5B04D6" w14:textId="77777777" w:rsidTr="00955DE4">
        <w:trPr>
          <w:cantSplit/>
          <w:trHeight w:val="72"/>
          <w:tblHeader/>
        </w:trPr>
        <w:tc>
          <w:tcPr>
            <w:tcW w:w="655" w:type="pct"/>
            <w:shd w:val="clear" w:color="auto" w:fill="D9D9D9" w:themeFill="background1" w:themeFillShade="D9"/>
            <w:vAlign w:val="center"/>
          </w:tcPr>
          <w:p w14:paraId="1FBB68FD" w14:textId="77777777" w:rsidR="00955DE4" w:rsidRPr="00CE081D" w:rsidRDefault="00955DE4" w:rsidP="00375D06">
            <w:pPr>
              <w:jc w:val="center"/>
              <w:rPr>
                <w:rFonts w:ascii="Tahoma" w:hAnsi="Tahoma" w:cs="Tahoma"/>
                <w:b/>
                <w:iCs/>
              </w:rPr>
            </w:pPr>
            <w:r w:rsidRPr="00CE081D">
              <w:rPr>
                <w:rFonts w:ascii="Tahoma" w:hAnsi="Tahoma" w:cs="Tahoma"/>
                <w:b/>
                <w:iCs/>
              </w:rPr>
              <w:lastRenderedPageBreak/>
              <w:t>Flow Process</w:t>
            </w:r>
          </w:p>
        </w:tc>
        <w:tc>
          <w:tcPr>
            <w:tcW w:w="4345" w:type="pct"/>
            <w:vAlign w:val="center"/>
          </w:tcPr>
          <w:p w14:paraId="73B76DA0" w14:textId="77777777" w:rsidR="00955DE4" w:rsidRPr="00CE081D" w:rsidRDefault="00955DE4" w:rsidP="00375D06">
            <w:pPr>
              <w:spacing w:after="60"/>
              <w:contextualSpacing/>
              <w:jc w:val="center"/>
              <w:rPr>
                <w:rFonts w:ascii="Tahoma" w:hAnsi="Tahoma" w:cs="Tahoma"/>
              </w:rPr>
            </w:pPr>
          </w:p>
          <w:p w14:paraId="5EF58A69" w14:textId="4E3F07D0" w:rsidR="00955DE4" w:rsidRPr="00CE081D" w:rsidRDefault="00142161" w:rsidP="008012C3">
            <w:pPr>
              <w:spacing w:after="60"/>
              <w:contextualSpacing/>
              <w:rPr>
                <w:rFonts w:ascii="Tahoma" w:hAnsi="Tahoma" w:cs="Tahoma"/>
              </w:rPr>
            </w:pPr>
            <w:r w:rsidRPr="00CE081D">
              <w:rPr>
                <w:rFonts w:ascii="Tahoma" w:hAnsi="Tahoma" w:cs="Tahoma"/>
                <w:noProof/>
              </w:rPr>
              <w:drawing>
                <wp:inline distT="0" distB="0" distL="0" distR="0" wp14:anchorId="631B8589" wp14:editId="658AC927">
                  <wp:extent cx="5158800" cy="220792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8800" cy="2207922"/>
                          </a:xfrm>
                          <a:prstGeom prst="rect">
                            <a:avLst/>
                          </a:prstGeom>
                        </pic:spPr>
                      </pic:pic>
                    </a:graphicData>
                  </a:graphic>
                </wp:inline>
              </w:drawing>
            </w:r>
          </w:p>
          <w:p w14:paraId="0CCBBE95" w14:textId="77777777" w:rsidR="00955DE4" w:rsidRPr="00CE081D" w:rsidRDefault="00955DE4" w:rsidP="00375D06">
            <w:pPr>
              <w:spacing w:after="60"/>
              <w:contextualSpacing/>
              <w:jc w:val="center"/>
              <w:rPr>
                <w:rFonts w:ascii="Tahoma" w:hAnsi="Tahoma" w:cs="Tahoma"/>
              </w:rPr>
            </w:pPr>
          </w:p>
        </w:tc>
      </w:tr>
    </w:tbl>
    <w:p w14:paraId="28872B03" w14:textId="535B2B8C" w:rsidR="00955DE4" w:rsidRPr="00CE081D" w:rsidRDefault="00955DE4" w:rsidP="00955DE4">
      <w:pPr>
        <w:pStyle w:val="Caption"/>
        <w:rPr>
          <w:rFonts w:ascii="Tahoma" w:hAnsi="Tahoma" w:cs="Tahoma"/>
          <w:sz w:val="18"/>
        </w:rPr>
      </w:pPr>
      <w:bookmarkStart w:id="54" w:name="_Toc466459258"/>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494830" w:rsidRPr="00CE081D">
        <w:rPr>
          <w:rFonts w:ascii="Tahoma" w:hAnsi="Tahoma" w:cs="Tahoma"/>
          <w:noProof/>
          <w:sz w:val="18"/>
        </w:rPr>
        <w:t>24</w:t>
      </w:r>
      <w:r w:rsidRPr="00CE081D">
        <w:rPr>
          <w:rFonts w:ascii="Tahoma" w:hAnsi="Tahoma" w:cs="Tahoma"/>
          <w:sz w:val="18"/>
        </w:rPr>
        <w:fldChar w:fldCharType="end"/>
      </w:r>
      <w:r w:rsidRPr="00CE081D">
        <w:rPr>
          <w:rFonts w:ascii="Tahoma" w:hAnsi="Tahoma" w:cs="Tahoma"/>
          <w:sz w:val="18"/>
        </w:rPr>
        <w:t xml:space="preserve"> Business Flow 2</w:t>
      </w:r>
      <w:r w:rsidR="00494830" w:rsidRPr="00CE081D">
        <w:rPr>
          <w:rFonts w:ascii="Tahoma" w:hAnsi="Tahoma" w:cs="Tahoma"/>
          <w:sz w:val="18"/>
        </w:rPr>
        <w:t>3</w:t>
      </w:r>
      <w:r w:rsidR="001A7FF6" w:rsidRPr="00CE081D">
        <w:rPr>
          <w:rFonts w:ascii="Tahoma" w:hAnsi="Tahoma" w:cs="Tahoma"/>
          <w:sz w:val="18"/>
        </w:rPr>
        <w:t xml:space="preserve"> – Photo Options</w:t>
      </w:r>
      <w:bookmarkEnd w:id="54"/>
    </w:p>
    <w:tbl>
      <w:tblPr>
        <w:tblW w:w="5302"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791"/>
      </w:tblGrid>
      <w:tr w:rsidR="00955DE4" w:rsidRPr="00CE081D" w14:paraId="078DA16B" w14:textId="77777777" w:rsidTr="00A36E9F">
        <w:trPr>
          <w:cantSplit/>
          <w:trHeight w:val="72"/>
          <w:tblHeader/>
        </w:trPr>
        <w:tc>
          <w:tcPr>
            <w:tcW w:w="649" w:type="pct"/>
            <w:shd w:val="clear" w:color="auto" w:fill="D9D9D9" w:themeFill="background1" w:themeFillShade="D9"/>
            <w:vAlign w:val="center"/>
          </w:tcPr>
          <w:p w14:paraId="6489D00E" w14:textId="77777777" w:rsidR="00955DE4" w:rsidRPr="00CE081D" w:rsidRDefault="00955DE4" w:rsidP="00375D06">
            <w:pPr>
              <w:jc w:val="center"/>
              <w:rPr>
                <w:rFonts w:ascii="Tahoma" w:hAnsi="Tahoma" w:cs="Tahoma"/>
                <w:b/>
              </w:rPr>
            </w:pPr>
            <w:r w:rsidRPr="00CE081D">
              <w:rPr>
                <w:rFonts w:ascii="Tahoma" w:hAnsi="Tahoma" w:cs="Tahoma"/>
                <w:b/>
              </w:rPr>
              <w:t>BF ID</w:t>
            </w:r>
          </w:p>
        </w:tc>
        <w:tc>
          <w:tcPr>
            <w:tcW w:w="4351" w:type="pct"/>
            <w:vAlign w:val="center"/>
          </w:tcPr>
          <w:p w14:paraId="15FF8B3F" w14:textId="35CB7606" w:rsidR="00955DE4" w:rsidRPr="00CE081D" w:rsidRDefault="00955DE4" w:rsidP="00375D06">
            <w:pPr>
              <w:spacing w:after="60"/>
              <w:contextualSpacing/>
              <w:rPr>
                <w:rFonts w:ascii="Tahoma" w:hAnsi="Tahoma" w:cs="Tahoma"/>
              </w:rPr>
            </w:pPr>
            <w:r w:rsidRPr="00CE081D">
              <w:rPr>
                <w:rFonts w:ascii="Tahoma" w:hAnsi="Tahoma" w:cs="Tahoma"/>
              </w:rPr>
              <w:t>BF-2</w:t>
            </w:r>
            <w:r w:rsidR="00494830" w:rsidRPr="00CE081D">
              <w:rPr>
                <w:rFonts w:ascii="Tahoma" w:hAnsi="Tahoma" w:cs="Tahoma"/>
              </w:rPr>
              <w:t>3</w:t>
            </w:r>
          </w:p>
        </w:tc>
      </w:tr>
      <w:tr w:rsidR="00955DE4" w:rsidRPr="00CE081D" w14:paraId="4F78EF25" w14:textId="77777777" w:rsidTr="00A36E9F">
        <w:trPr>
          <w:cantSplit/>
          <w:trHeight w:val="72"/>
          <w:tblHeader/>
        </w:trPr>
        <w:tc>
          <w:tcPr>
            <w:tcW w:w="649" w:type="pct"/>
            <w:shd w:val="clear" w:color="auto" w:fill="D9D9D9" w:themeFill="background1" w:themeFillShade="D9"/>
            <w:vAlign w:val="center"/>
          </w:tcPr>
          <w:p w14:paraId="5F763BD1" w14:textId="77777777" w:rsidR="00955DE4" w:rsidRPr="00CE081D" w:rsidRDefault="00955DE4" w:rsidP="00375D06">
            <w:pPr>
              <w:jc w:val="center"/>
              <w:rPr>
                <w:rFonts w:ascii="Tahoma" w:hAnsi="Tahoma" w:cs="Tahoma"/>
                <w:b/>
              </w:rPr>
            </w:pPr>
            <w:r w:rsidRPr="00CE081D">
              <w:rPr>
                <w:rFonts w:ascii="Tahoma" w:hAnsi="Tahoma" w:cs="Tahoma"/>
                <w:b/>
              </w:rPr>
              <w:t>Description</w:t>
            </w:r>
          </w:p>
        </w:tc>
        <w:tc>
          <w:tcPr>
            <w:tcW w:w="4351" w:type="pct"/>
            <w:vAlign w:val="center"/>
          </w:tcPr>
          <w:p w14:paraId="55E1B8BC" w14:textId="154E04FA" w:rsidR="00955DE4" w:rsidRPr="00CE081D" w:rsidRDefault="00955DE4" w:rsidP="00375D06">
            <w:pPr>
              <w:spacing w:after="60"/>
              <w:contextualSpacing/>
              <w:rPr>
                <w:rFonts w:ascii="Tahoma" w:hAnsi="Tahoma" w:cs="Tahoma"/>
              </w:rPr>
            </w:pPr>
            <w:r w:rsidRPr="00CE081D">
              <w:rPr>
                <w:rFonts w:ascii="Tahoma" w:hAnsi="Tahoma" w:cs="Tahoma"/>
              </w:rPr>
              <w:t>Photo options</w:t>
            </w:r>
          </w:p>
        </w:tc>
      </w:tr>
      <w:tr w:rsidR="00955DE4" w:rsidRPr="00CE081D" w14:paraId="7899084F" w14:textId="77777777" w:rsidTr="00A36E9F">
        <w:trPr>
          <w:cantSplit/>
          <w:trHeight w:val="72"/>
          <w:tblHeader/>
        </w:trPr>
        <w:tc>
          <w:tcPr>
            <w:tcW w:w="649" w:type="pct"/>
            <w:shd w:val="clear" w:color="auto" w:fill="D9D9D9" w:themeFill="background1" w:themeFillShade="D9"/>
            <w:vAlign w:val="center"/>
          </w:tcPr>
          <w:p w14:paraId="6D7B3907" w14:textId="77777777" w:rsidR="00955DE4" w:rsidRPr="00CE081D" w:rsidRDefault="00955DE4"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51" w:type="pct"/>
            <w:vAlign w:val="center"/>
          </w:tcPr>
          <w:p w14:paraId="2B47B289" w14:textId="77777777" w:rsidR="00955DE4" w:rsidRPr="00CE081D" w:rsidRDefault="00955DE4" w:rsidP="00375D06">
            <w:pPr>
              <w:spacing w:after="60"/>
              <w:contextualSpacing/>
              <w:rPr>
                <w:rFonts w:ascii="Tahoma" w:hAnsi="Tahoma" w:cs="Tahoma"/>
                <w:iCs/>
              </w:rPr>
            </w:pPr>
            <w:r w:rsidRPr="00CE081D">
              <w:rPr>
                <w:rFonts w:ascii="Tahoma" w:hAnsi="Tahoma" w:cs="Tahoma"/>
              </w:rPr>
              <w:t>BR-1</w:t>
            </w:r>
          </w:p>
        </w:tc>
      </w:tr>
      <w:tr w:rsidR="00955DE4" w:rsidRPr="00CE081D" w14:paraId="12B84C78" w14:textId="77777777" w:rsidTr="00A36E9F">
        <w:trPr>
          <w:cantSplit/>
          <w:trHeight w:val="72"/>
          <w:tblHeader/>
        </w:trPr>
        <w:tc>
          <w:tcPr>
            <w:tcW w:w="649" w:type="pct"/>
            <w:shd w:val="clear" w:color="auto" w:fill="D9D9D9" w:themeFill="background1" w:themeFillShade="D9"/>
            <w:vAlign w:val="center"/>
          </w:tcPr>
          <w:p w14:paraId="21E0B709" w14:textId="77777777" w:rsidR="00955DE4" w:rsidRPr="00CE081D" w:rsidRDefault="00955DE4"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51" w:type="pct"/>
            <w:vAlign w:val="center"/>
          </w:tcPr>
          <w:p w14:paraId="44DAA352" w14:textId="31E3BA5E" w:rsidR="00955DE4" w:rsidRPr="00CE081D" w:rsidRDefault="00955DE4" w:rsidP="00375D06">
            <w:pPr>
              <w:spacing w:after="60"/>
              <w:contextualSpacing/>
              <w:rPr>
                <w:rFonts w:ascii="Tahoma" w:hAnsi="Tahoma" w:cs="Tahoma"/>
                <w:iCs/>
              </w:rPr>
            </w:pPr>
            <w:r w:rsidRPr="00CE081D">
              <w:rPr>
                <w:rFonts w:ascii="Tahoma" w:hAnsi="Tahoma" w:cs="Tahoma"/>
              </w:rPr>
              <w:t>FR-3</w:t>
            </w:r>
          </w:p>
        </w:tc>
      </w:tr>
      <w:tr w:rsidR="00955DE4" w:rsidRPr="00CE081D" w14:paraId="1B87929D" w14:textId="77777777" w:rsidTr="00A36E9F">
        <w:trPr>
          <w:cantSplit/>
          <w:trHeight w:val="72"/>
          <w:tblHeader/>
        </w:trPr>
        <w:tc>
          <w:tcPr>
            <w:tcW w:w="649" w:type="pct"/>
            <w:shd w:val="clear" w:color="auto" w:fill="D9D9D9" w:themeFill="background1" w:themeFillShade="D9"/>
            <w:vAlign w:val="center"/>
          </w:tcPr>
          <w:p w14:paraId="435A5C9A" w14:textId="77777777" w:rsidR="00955DE4" w:rsidRPr="00CE081D" w:rsidRDefault="00955DE4" w:rsidP="00375D06">
            <w:pPr>
              <w:jc w:val="center"/>
              <w:rPr>
                <w:rFonts w:ascii="Tahoma" w:hAnsi="Tahoma" w:cs="Tahoma"/>
                <w:b/>
                <w:iCs/>
              </w:rPr>
            </w:pPr>
            <w:r w:rsidRPr="00CE081D">
              <w:rPr>
                <w:rFonts w:ascii="Tahoma" w:hAnsi="Tahoma" w:cs="Tahoma"/>
                <w:b/>
                <w:iCs/>
              </w:rPr>
              <w:t>Flow Process</w:t>
            </w:r>
          </w:p>
        </w:tc>
        <w:tc>
          <w:tcPr>
            <w:tcW w:w="4351" w:type="pct"/>
            <w:vAlign w:val="center"/>
          </w:tcPr>
          <w:p w14:paraId="7C9F64F2" w14:textId="77777777" w:rsidR="00955DE4" w:rsidRPr="00CE081D" w:rsidRDefault="00955DE4" w:rsidP="00375D06">
            <w:pPr>
              <w:spacing w:after="60"/>
              <w:contextualSpacing/>
              <w:jc w:val="center"/>
              <w:rPr>
                <w:rFonts w:ascii="Tahoma" w:hAnsi="Tahoma" w:cs="Tahoma"/>
              </w:rPr>
            </w:pPr>
          </w:p>
          <w:p w14:paraId="09F0926D" w14:textId="328A374E" w:rsidR="00955DE4" w:rsidRPr="00CE081D" w:rsidRDefault="00494830" w:rsidP="00494830">
            <w:pPr>
              <w:spacing w:after="60"/>
              <w:contextualSpacing/>
              <w:rPr>
                <w:rFonts w:ascii="Tahoma" w:hAnsi="Tahoma" w:cs="Tahoma"/>
              </w:rPr>
            </w:pPr>
            <w:r w:rsidRPr="00CE081D">
              <w:rPr>
                <w:rFonts w:ascii="Tahoma" w:hAnsi="Tahoma" w:cs="Tahoma"/>
                <w:noProof/>
              </w:rPr>
              <w:drawing>
                <wp:inline distT="0" distB="0" distL="0" distR="0" wp14:anchorId="7B7881CD" wp14:editId="3206F7EF">
                  <wp:extent cx="5158800" cy="939717"/>
                  <wp:effectExtent l="0" t="0" r="0"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8800" cy="939717"/>
                          </a:xfrm>
                          <a:prstGeom prst="rect">
                            <a:avLst/>
                          </a:prstGeom>
                        </pic:spPr>
                      </pic:pic>
                    </a:graphicData>
                  </a:graphic>
                </wp:inline>
              </w:drawing>
            </w:r>
          </w:p>
          <w:p w14:paraId="6D2E1279" w14:textId="77777777" w:rsidR="00955DE4" w:rsidRPr="00CE081D" w:rsidRDefault="00955DE4" w:rsidP="00375D06">
            <w:pPr>
              <w:spacing w:after="60"/>
              <w:contextualSpacing/>
              <w:jc w:val="center"/>
              <w:rPr>
                <w:rFonts w:ascii="Tahoma" w:hAnsi="Tahoma" w:cs="Tahoma"/>
              </w:rPr>
            </w:pPr>
          </w:p>
        </w:tc>
      </w:tr>
    </w:tbl>
    <w:p w14:paraId="1900999E" w14:textId="1D9BFD11" w:rsidR="00955DE4" w:rsidRPr="00CE081D" w:rsidRDefault="00955DE4" w:rsidP="00955DE4">
      <w:pPr>
        <w:pStyle w:val="Caption"/>
        <w:rPr>
          <w:rFonts w:ascii="Tahoma" w:hAnsi="Tahoma" w:cs="Tahoma"/>
          <w:sz w:val="18"/>
        </w:rPr>
      </w:pPr>
      <w:bookmarkStart w:id="55" w:name="_Toc466459259"/>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992989" w:rsidRPr="00CE081D">
        <w:rPr>
          <w:rFonts w:ascii="Tahoma" w:hAnsi="Tahoma" w:cs="Tahoma"/>
          <w:noProof/>
          <w:sz w:val="18"/>
        </w:rPr>
        <w:t>25</w:t>
      </w:r>
      <w:r w:rsidRPr="00CE081D">
        <w:rPr>
          <w:rFonts w:ascii="Tahoma" w:hAnsi="Tahoma" w:cs="Tahoma"/>
          <w:sz w:val="18"/>
        </w:rPr>
        <w:fldChar w:fldCharType="end"/>
      </w:r>
      <w:r w:rsidRPr="00CE081D">
        <w:rPr>
          <w:rFonts w:ascii="Tahoma" w:hAnsi="Tahoma" w:cs="Tahoma"/>
          <w:sz w:val="18"/>
        </w:rPr>
        <w:t xml:space="preserve"> Business Flow 2</w:t>
      </w:r>
      <w:r w:rsidR="00992989" w:rsidRPr="00CE081D">
        <w:rPr>
          <w:rFonts w:ascii="Tahoma" w:hAnsi="Tahoma" w:cs="Tahoma"/>
          <w:sz w:val="18"/>
        </w:rPr>
        <w:t>4</w:t>
      </w:r>
      <w:r w:rsidR="001A7FF6" w:rsidRPr="00CE081D">
        <w:rPr>
          <w:rFonts w:ascii="Tahoma" w:hAnsi="Tahoma" w:cs="Tahoma"/>
          <w:sz w:val="18"/>
        </w:rPr>
        <w:t xml:space="preserve"> – Fill Answer on Calendar Type Question</w:t>
      </w:r>
      <w:bookmarkEnd w:id="55"/>
    </w:p>
    <w:tbl>
      <w:tblPr>
        <w:tblW w:w="5249"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90"/>
      </w:tblGrid>
      <w:tr w:rsidR="00955DE4" w:rsidRPr="00CE081D" w14:paraId="61CBF1F6" w14:textId="77777777" w:rsidTr="00955DE4">
        <w:trPr>
          <w:cantSplit/>
          <w:trHeight w:val="72"/>
          <w:tblHeader/>
        </w:trPr>
        <w:tc>
          <w:tcPr>
            <w:tcW w:w="655" w:type="pct"/>
            <w:shd w:val="clear" w:color="auto" w:fill="D9D9D9" w:themeFill="background1" w:themeFillShade="D9"/>
            <w:vAlign w:val="center"/>
          </w:tcPr>
          <w:p w14:paraId="47120E9A" w14:textId="77777777" w:rsidR="00955DE4" w:rsidRPr="00CE081D" w:rsidRDefault="00955DE4" w:rsidP="00375D06">
            <w:pPr>
              <w:jc w:val="center"/>
              <w:rPr>
                <w:rFonts w:ascii="Tahoma" w:hAnsi="Tahoma" w:cs="Tahoma"/>
                <w:b/>
              </w:rPr>
            </w:pPr>
            <w:r w:rsidRPr="00CE081D">
              <w:rPr>
                <w:rFonts w:ascii="Tahoma" w:hAnsi="Tahoma" w:cs="Tahoma"/>
                <w:b/>
              </w:rPr>
              <w:t>BF ID</w:t>
            </w:r>
          </w:p>
        </w:tc>
        <w:tc>
          <w:tcPr>
            <w:tcW w:w="4345" w:type="pct"/>
            <w:vAlign w:val="center"/>
          </w:tcPr>
          <w:p w14:paraId="1AC71060" w14:textId="019220D5" w:rsidR="00955DE4" w:rsidRPr="00CE081D" w:rsidRDefault="00955DE4" w:rsidP="00375D06">
            <w:pPr>
              <w:spacing w:after="60"/>
              <w:contextualSpacing/>
              <w:rPr>
                <w:rFonts w:ascii="Tahoma" w:hAnsi="Tahoma" w:cs="Tahoma"/>
              </w:rPr>
            </w:pPr>
            <w:r w:rsidRPr="00CE081D">
              <w:rPr>
                <w:rFonts w:ascii="Tahoma" w:hAnsi="Tahoma" w:cs="Tahoma"/>
              </w:rPr>
              <w:t>BF-2</w:t>
            </w:r>
            <w:r w:rsidR="00992989" w:rsidRPr="00CE081D">
              <w:rPr>
                <w:rFonts w:ascii="Tahoma" w:hAnsi="Tahoma" w:cs="Tahoma"/>
              </w:rPr>
              <w:t>4</w:t>
            </w:r>
          </w:p>
        </w:tc>
      </w:tr>
      <w:tr w:rsidR="00955DE4" w:rsidRPr="00CE081D" w14:paraId="1E819ACA" w14:textId="77777777" w:rsidTr="00955DE4">
        <w:trPr>
          <w:cantSplit/>
          <w:trHeight w:val="72"/>
          <w:tblHeader/>
        </w:trPr>
        <w:tc>
          <w:tcPr>
            <w:tcW w:w="655" w:type="pct"/>
            <w:shd w:val="clear" w:color="auto" w:fill="D9D9D9" w:themeFill="background1" w:themeFillShade="D9"/>
            <w:vAlign w:val="center"/>
          </w:tcPr>
          <w:p w14:paraId="680E6852" w14:textId="77777777" w:rsidR="00955DE4" w:rsidRPr="00CE081D" w:rsidRDefault="00955DE4" w:rsidP="00375D06">
            <w:pPr>
              <w:jc w:val="center"/>
              <w:rPr>
                <w:rFonts w:ascii="Tahoma" w:hAnsi="Tahoma" w:cs="Tahoma"/>
                <w:b/>
              </w:rPr>
            </w:pPr>
            <w:r w:rsidRPr="00CE081D">
              <w:rPr>
                <w:rFonts w:ascii="Tahoma" w:hAnsi="Tahoma" w:cs="Tahoma"/>
                <w:b/>
              </w:rPr>
              <w:t>Description</w:t>
            </w:r>
          </w:p>
        </w:tc>
        <w:tc>
          <w:tcPr>
            <w:tcW w:w="4345" w:type="pct"/>
            <w:vAlign w:val="center"/>
          </w:tcPr>
          <w:p w14:paraId="0BC4F898" w14:textId="02D430B4" w:rsidR="00955DE4" w:rsidRPr="00CE081D" w:rsidRDefault="00955DE4" w:rsidP="005B3E72">
            <w:pPr>
              <w:spacing w:after="60"/>
              <w:contextualSpacing/>
              <w:rPr>
                <w:rFonts w:ascii="Tahoma" w:hAnsi="Tahoma" w:cs="Tahoma"/>
              </w:rPr>
            </w:pPr>
            <w:r w:rsidRPr="00CE081D">
              <w:rPr>
                <w:rFonts w:ascii="Tahoma" w:hAnsi="Tahoma" w:cs="Tahoma"/>
              </w:rPr>
              <w:t xml:space="preserve">Fill answer on </w:t>
            </w:r>
            <w:r w:rsidR="005B3E72" w:rsidRPr="00CE081D">
              <w:rPr>
                <w:rFonts w:ascii="Tahoma" w:hAnsi="Tahoma" w:cs="Tahoma"/>
              </w:rPr>
              <w:t>calendar</w:t>
            </w:r>
            <w:r w:rsidRPr="00CE081D">
              <w:rPr>
                <w:rFonts w:ascii="Tahoma" w:hAnsi="Tahoma" w:cs="Tahoma"/>
              </w:rPr>
              <w:t xml:space="preserve"> type question</w:t>
            </w:r>
          </w:p>
        </w:tc>
      </w:tr>
      <w:tr w:rsidR="00955DE4" w:rsidRPr="00CE081D" w14:paraId="4E37FF0D" w14:textId="77777777" w:rsidTr="00955DE4">
        <w:trPr>
          <w:cantSplit/>
          <w:trHeight w:val="72"/>
          <w:tblHeader/>
        </w:trPr>
        <w:tc>
          <w:tcPr>
            <w:tcW w:w="655" w:type="pct"/>
            <w:shd w:val="clear" w:color="auto" w:fill="D9D9D9" w:themeFill="background1" w:themeFillShade="D9"/>
            <w:vAlign w:val="center"/>
          </w:tcPr>
          <w:p w14:paraId="6D1BFA5E" w14:textId="77777777" w:rsidR="00955DE4" w:rsidRPr="00CE081D" w:rsidRDefault="00955DE4"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5" w:type="pct"/>
            <w:vAlign w:val="center"/>
          </w:tcPr>
          <w:p w14:paraId="6560D0D2" w14:textId="77777777" w:rsidR="00955DE4" w:rsidRPr="00CE081D" w:rsidRDefault="00955DE4" w:rsidP="00375D06">
            <w:pPr>
              <w:spacing w:after="60"/>
              <w:contextualSpacing/>
              <w:rPr>
                <w:rFonts w:ascii="Tahoma" w:hAnsi="Tahoma" w:cs="Tahoma"/>
                <w:iCs/>
              </w:rPr>
            </w:pPr>
            <w:r w:rsidRPr="00CE081D">
              <w:rPr>
                <w:rFonts w:ascii="Tahoma" w:hAnsi="Tahoma" w:cs="Tahoma"/>
              </w:rPr>
              <w:t>BR-1</w:t>
            </w:r>
          </w:p>
        </w:tc>
      </w:tr>
      <w:tr w:rsidR="00955DE4" w:rsidRPr="00CE081D" w14:paraId="6C325C83" w14:textId="77777777" w:rsidTr="00955DE4">
        <w:trPr>
          <w:cantSplit/>
          <w:trHeight w:val="72"/>
          <w:tblHeader/>
        </w:trPr>
        <w:tc>
          <w:tcPr>
            <w:tcW w:w="655" w:type="pct"/>
            <w:shd w:val="clear" w:color="auto" w:fill="D9D9D9" w:themeFill="background1" w:themeFillShade="D9"/>
            <w:vAlign w:val="center"/>
          </w:tcPr>
          <w:p w14:paraId="55406BBD" w14:textId="77777777" w:rsidR="00955DE4" w:rsidRPr="00CE081D" w:rsidRDefault="00955DE4"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5" w:type="pct"/>
            <w:vAlign w:val="center"/>
          </w:tcPr>
          <w:p w14:paraId="23721F95" w14:textId="486536B3" w:rsidR="00955DE4" w:rsidRPr="00CE081D" w:rsidRDefault="00955DE4" w:rsidP="00375D06">
            <w:pPr>
              <w:spacing w:after="60"/>
              <w:contextualSpacing/>
              <w:rPr>
                <w:rFonts w:ascii="Tahoma" w:hAnsi="Tahoma" w:cs="Tahoma"/>
                <w:iCs/>
              </w:rPr>
            </w:pPr>
            <w:r w:rsidRPr="00CE081D">
              <w:rPr>
                <w:rFonts w:ascii="Tahoma" w:hAnsi="Tahoma" w:cs="Tahoma"/>
              </w:rPr>
              <w:t>FR-3</w:t>
            </w:r>
          </w:p>
        </w:tc>
      </w:tr>
      <w:tr w:rsidR="00955DE4" w:rsidRPr="00CE081D" w14:paraId="21D3A158" w14:textId="77777777" w:rsidTr="00955DE4">
        <w:trPr>
          <w:cantSplit/>
          <w:trHeight w:val="72"/>
          <w:tblHeader/>
        </w:trPr>
        <w:tc>
          <w:tcPr>
            <w:tcW w:w="655" w:type="pct"/>
            <w:shd w:val="clear" w:color="auto" w:fill="D9D9D9" w:themeFill="background1" w:themeFillShade="D9"/>
            <w:vAlign w:val="center"/>
          </w:tcPr>
          <w:p w14:paraId="6313EF12" w14:textId="77777777" w:rsidR="00955DE4" w:rsidRPr="00CE081D" w:rsidRDefault="00955DE4" w:rsidP="00375D06">
            <w:pPr>
              <w:jc w:val="center"/>
              <w:rPr>
                <w:rFonts w:ascii="Tahoma" w:hAnsi="Tahoma" w:cs="Tahoma"/>
                <w:b/>
                <w:iCs/>
              </w:rPr>
            </w:pPr>
            <w:r w:rsidRPr="00CE081D">
              <w:rPr>
                <w:rFonts w:ascii="Tahoma" w:hAnsi="Tahoma" w:cs="Tahoma"/>
                <w:b/>
                <w:iCs/>
              </w:rPr>
              <w:t>Flow Process</w:t>
            </w:r>
          </w:p>
        </w:tc>
        <w:tc>
          <w:tcPr>
            <w:tcW w:w="4345" w:type="pct"/>
            <w:vAlign w:val="center"/>
          </w:tcPr>
          <w:p w14:paraId="0EC76B85" w14:textId="77777777" w:rsidR="00955DE4" w:rsidRPr="00CE081D" w:rsidRDefault="00955DE4" w:rsidP="00375D06">
            <w:pPr>
              <w:spacing w:after="60"/>
              <w:contextualSpacing/>
              <w:jc w:val="center"/>
              <w:rPr>
                <w:rFonts w:ascii="Tahoma" w:hAnsi="Tahoma" w:cs="Tahoma"/>
              </w:rPr>
            </w:pPr>
          </w:p>
          <w:p w14:paraId="137488F6" w14:textId="339A8AF6" w:rsidR="00955DE4" w:rsidRPr="00CE081D" w:rsidRDefault="00992989" w:rsidP="008012C3">
            <w:pPr>
              <w:spacing w:after="60"/>
              <w:contextualSpacing/>
              <w:rPr>
                <w:rFonts w:ascii="Tahoma" w:hAnsi="Tahoma" w:cs="Tahoma"/>
              </w:rPr>
            </w:pPr>
            <w:r w:rsidRPr="00CE081D">
              <w:rPr>
                <w:rFonts w:ascii="Tahoma" w:hAnsi="Tahoma" w:cs="Tahoma"/>
                <w:noProof/>
              </w:rPr>
              <w:drawing>
                <wp:inline distT="0" distB="0" distL="0" distR="0" wp14:anchorId="4AD1C413" wp14:editId="5BFCD369">
                  <wp:extent cx="5158800" cy="502101"/>
                  <wp:effectExtent l="0" t="0" r="0" b="63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8800" cy="502101"/>
                          </a:xfrm>
                          <a:prstGeom prst="rect">
                            <a:avLst/>
                          </a:prstGeom>
                        </pic:spPr>
                      </pic:pic>
                    </a:graphicData>
                  </a:graphic>
                </wp:inline>
              </w:drawing>
            </w:r>
          </w:p>
          <w:p w14:paraId="78B70F51" w14:textId="77777777" w:rsidR="00955DE4" w:rsidRPr="00CE081D" w:rsidRDefault="00955DE4" w:rsidP="00375D06">
            <w:pPr>
              <w:spacing w:after="60"/>
              <w:contextualSpacing/>
              <w:jc w:val="center"/>
              <w:rPr>
                <w:rFonts w:ascii="Tahoma" w:hAnsi="Tahoma" w:cs="Tahoma"/>
              </w:rPr>
            </w:pPr>
          </w:p>
        </w:tc>
      </w:tr>
    </w:tbl>
    <w:p w14:paraId="6D8D6AE4" w14:textId="73E6532C" w:rsidR="00955DE4" w:rsidRPr="00CE081D" w:rsidRDefault="00955DE4" w:rsidP="00955DE4">
      <w:pPr>
        <w:pStyle w:val="Caption"/>
        <w:rPr>
          <w:rFonts w:ascii="Tahoma" w:hAnsi="Tahoma" w:cs="Tahoma"/>
          <w:sz w:val="18"/>
        </w:rPr>
      </w:pPr>
      <w:bookmarkStart w:id="56" w:name="_Toc466459260"/>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992989" w:rsidRPr="00CE081D">
        <w:rPr>
          <w:rFonts w:ascii="Tahoma" w:hAnsi="Tahoma" w:cs="Tahoma"/>
          <w:noProof/>
          <w:sz w:val="18"/>
        </w:rPr>
        <w:t>26</w:t>
      </w:r>
      <w:r w:rsidRPr="00CE081D">
        <w:rPr>
          <w:rFonts w:ascii="Tahoma" w:hAnsi="Tahoma" w:cs="Tahoma"/>
          <w:sz w:val="18"/>
        </w:rPr>
        <w:fldChar w:fldCharType="end"/>
      </w:r>
      <w:r w:rsidRPr="00CE081D">
        <w:rPr>
          <w:rFonts w:ascii="Tahoma" w:hAnsi="Tahoma" w:cs="Tahoma"/>
          <w:sz w:val="18"/>
        </w:rPr>
        <w:t xml:space="preserve"> Business Flow 2</w:t>
      </w:r>
      <w:r w:rsidR="00992989" w:rsidRPr="00CE081D">
        <w:rPr>
          <w:rFonts w:ascii="Tahoma" w:hAnsi="Tahoma" w:cs="Tahoma"/>
          <w:sz w:val="18"/>
        </w:rPr>
        <w:t>5</w:t>
      </w:r>
      <w:r w:rsidR="001A7FF6" w:rsidRPr="00CE081D">
        <w:rPr>
          <w:rFonts w:ascii="Tahoma" w:hAnsi="Tahoma" w:cs="Tahoma"/>
          <w:sz w:val="18"/>
        </w:rPr>
        <w:t xml:space="preserve"> – Fill Answer on File Type Question</w:t>
      </w:r>
      <w:bookmarkEnd w:id="56"/>
    </w:p>
    <w:tbl>
      <w:tblPr>
        <w:tblW w:w="5249"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90"/>
      </w:tblGrid>
      <w:tr w:rsidR="00955DE4" w:rsidRPr="00CE081D" w14:paraId="10D73700" w14:textId="77777777" w:rsidTr="00CA1928">
        <w:trPr>
          <w:cantSplit/>
          <w:trHeight w:val="72"/>
          <w:tblHeader/>
        </w:trPr>
        <w:tc>
          <w:tcPr>
            <w:tcW w:w="655" w:type="pct"/>
            <w:shd w:val="clear" w:color="auto" w:fill="D9D9D9" w:themeFill="background1" w:themeFillShade="D9"/>
            <w:vAlign w:val="center"/>
          </w:tcPr>
          <w:p w14:paraId="654AB07A" w14:textId="77777777" w:rsidR="00955DE4" w:rsidRPr="00CE081D" w:rsidRDefault="00955DE4" w:rsidP="00375D06">
            <w:pPr>
              <w:jc w:val="center"/>
              <w:rPr>
                <w:rFonts w:ascii="Tahoma" w:hAnsi="Tahoma" w:cs="Tahoma"/>
                <w:b/>
              </w:rPr>
            </w:pPr>
            <w:r w:rsidRPr="00CE081D">
              <w:rPr>
                <w:rFonts w:ascii="Tahoma" w:hAnsi="Tahoma" w:cs="Tahoma"/>
                <w:b/>
              </w:rPr>
              <w:t>BF ID</w:t>
            </w:r>
          </w:p>
        </w:tc>
        <w:tc>
          <w:tcPr>
            <w:tcW w:w="4345" w:type="pct"/>
            <w:vAlign w:val="center"/>
          </w:tcPr>
          <w:p w14:paraId="7D6117B3" w14:textId="2BC62376" w:rsidR="00955DE4" w:rsidRPr="00CE081D" w:rsidRDefault="00955DE4" w:rsidP="00375D06">
            <w:pPr>
              <w:spacing w:after="60"/>
              <w:contextualSpacing/>
              <w:rPr>
                <w:rFonts w:ascii="Tahoma" w:hAnsi="Tahoma" w:cs="Tahoma"/>
              </w:rPr>
            </w:pPr>
            <w:r w:rsidRPr="00CE081D">
              <w:rPr>
                <w:rFonts w:ascii="Tahoma" w:hAnsi="Tahoma" w:cs="Tahoma"/>
              </w:rPr>
              <w:t>BF-2</w:t>
            </w:r>
            <w:r w:rsidR="00992989" w:rsidRPr="00CE081D">
              <w:rPr>
                <w:rFonts w:ascii="Tahoma" w:hAnsi="Tahoma" w:cs="Tahoma"/>
              </w:rPr>
              <w:t>5</w:t>
            </w:r>
          </w:p>
        </w:tc>
      </w:tr>
      <w:tr w:rsidR="00955DE4" w:rsidRPr="00CE081D" w14:paraId="2700E27A" w14:textId="77777777" w:rsidTr="00CA1928">
        <w:trPr>
          <w:cantSplit/>
          <w:trHeight w:val="72"/>
          <w:tblHeader/>
        </w:trPr>
        <w:tc>
          <w:tcPr>
            <w:tcW w:w="655" w:type="pct"/>
            <w:shd w:val="clear" w:color="auto" w:fill="D9D9D9" w:themeFill="background1" w:themeFillShade="D9"/>
            <w:vAlign w:val="center"/>
          </w:tcPr>
          <w:p w14:paraId="2B65AFFA" w14:textId="77777777" w:rsidR="00955DE4" w:rsidRPr="00CE081D" w:rsidRDefault="00955DE4" w:rsidP="00375D06">
            <w:pPr>
              <w:jc w:val="center"/>
              <w:rPr>
                <w:rFonts w:ascii="Tahoma" w:hAnsi="Tahoma" w:cs="Tahoma"/>
                <w:b/>
              </w:rPr>
            </w:pPr>
            <w:r w:rsidRPr="00CE081D">
              <w:rPr>
                <w:rFonts w:ascii="Tahoma" w:hAnsi="Tahoma" w:cs="Tahoma"/>
                <w:b/>
              </w:rPr>
              <w:t>Description</w:t>
            </w:r>
          </w:p>
        </w:tc>
        <w:tc>
          <w:tcPr>
            <w:tcW w:w="4345" w:type="pct"/>
            <w:vAlign w:val="center"/>
          </w:tcPr>
          <w:p w14:paraId="771CCD67" w14:textId="0C1DEDD6" w:rsidR="00955DE4" w:rsidRPr="00CE081D" w:rsidRDefault="00955DE4" w:rsidP="00375D06">
            <w:pPr>
              <w:spacing w:after="60"/>
              <w:contextualSpacing/>
              <w:rPr>
                <w:rFonts w:ascii="Tahoma" w:hAnsi="Tahoma" w:cs="Tahoma"/>
              </w:rPr>
            </w:pPr>
            <w:r w:rsidRPr="00CE081D">
              <w:rPr>
                <w:rFonts w:ascii="Tahoma" w:hAnsi="Tahoma" w:cs="Tahoma"/>
              </w:rPr>
              <w:t>Fill answer on file type question</w:t>
            </w:r>
          </w:p>
        </w:tc>
      </w:tr>
      <w:tr w:rsidR="00955DE4" w:rsidRPr="00CE081D" w14:paraId="5DCFB7F8" w14:textId="77777777" w:rsidTr="00CA1928">
        <w:trPr>
          <w:cantSplit/>
          <w:trHeight w:val="72"/>
          <w:tblHeader/>
        </w:trPr>
        <w:tc>
          <w:tcPr>
            <w:tcW w:w="655" w:type="pct"/>
            <w:shd w:val="clear" w:color="auto" w:fill="D9D9D9" w:themeFill="background1" w:themeFillShade="D9"/>
            <w:vAlign w:val="center"/>
          </w:tcPr>
          <w:p w14:paraId="67FD381C" w14:textId="77777777" w:rsidR="00955DE4" w:rsidRPr="00CE081D" w:rsidRDefault="00955DE4"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5" w:type="pct"/>
            <w:vAlign w:val="center"/>
          </w:tcPr>
          <w:p w14:paraId="785E898C" w14:textId="77777777" w:rsidR="00955DE4" w:rsidRPr="00CE081D" w:rsidRDefault="00955DE4" w:rsidP="00375D06">
            <w:pPr>
              <w:spacing w:after="60"/>
              <w:contextualSpacing/>
              <w:rPr>
                <w:rFonts w:ascii="Tahoma" w:hAnsi="Tahoma" w:cs="Tahoma"/>
                <w:iCs/>
              </w:rPr>
            </w:pPr>
            <w:r w:rsidRPr="00CE081D">
              <w:rPr>
                <w:rFonts w:ascii="Tahoma" w:hAnsi="Tahoma" w:cs="Tahoma"/>
              </w:rPr>
              <w:t>BR-1</w:t>
            </w:r>
          </w:p>
        </w:tc>
      </w:tr>
      <w:tr w:rsidR="00955DE4" w:rsidRPr="00CE081D" w14:paraId="108D0FE8" w14:textId="77777777" w:rsidTr="00CA1928">
        <w:trPr>
          <w:cantSplit/>
          <w:trHeight w:val="72"/>
          <w:tblHeader/>
        </w:trPr>
        <w:tc>
          <w:tcPr>
            <w:tcW w:w="655" w:type="pct"/>
            <w:shd w:val="clear" w:color="auto" w:fill="D9D9D9" w:themeFill="background1" w:themeFillShade="D9"/>
            <w:vAlign w:val="center"/>
          </w:tcPr>
          <w:p w14:paraId="04D18588" w14:textId="77777777" w:rsidR="00955DE4" w:rsidRPr="00CE081D" w:rsidRDefault="00955DE4"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5" w:type="pct"/>
            <w:vAlign w:val="center"/>
          </w:tcPr>
          <w:p w14:paraId="74FC5D1D" w14:textId="0DC9DF1F" w:rsidR="00955DE4" w:rsidRPr="00CE081D" w:rsidRDefault="00955DE4" w:rsidP="00375D06">
            <w:pPr>
              <w:spacing w:after="60"/>
              <w:contextualSpacing/>
              <w:rPr>
                <w:rFonts w:ascii="Tahoma" w:hAnsi="Tahoma" w:cs="Tahoma"/>
                <w:iCs/>
              </w:rPr>
            </w:pPr>
            <w:r w:rsidRPr="00CE081D">
              <w:rPr>
                <w:rFonts w:ascii="Tahoma" w:hAnsi="Tahoma" w:cs="Tahoma"/>
              </w:rPr>
              <w:t>FR-3</w:t>
            </w:r>
          </w:p>
        </w:tc>
      </w:tr>
      <w:tr w:rsidR="00955DE4" w:rsidRPr="00CE081D" w14:paraId="77CFA0C3" w14:textId="77777777" w:rsidTr="00CA1928">
        <w:trPr>
          <w:cantSplit/>
          <w:trHeight w:val="72"/>
          <w:tblHeader/>
        </w:trPr>
        <w:tc>
          <w:tcPr>
            <w:tcW w:w="655" w:type="pct"/>
            <w:shd w:val="clear" w:color="auto" w:fill="D9D9D9" w:themeFill="background1" w:themeFillShade="D9"/>
            <w:vAlign w:val="center"/>
          </w:tcPr>
          <w:p w14:paraId="0EA80031" w14:textId="77777777" w:rsidR="00955DE4" w:rsidRPr="00CE081D" w:rsidRDefault="00955DE4" w:rsidP="00375D06">
            <w:pPr>
              <w:jc w:val="center"/>
              <w:rPr>
                <w:rFonts w:ascii="Tahoma" w:hAnsi="Tahoma" w:cs="Tahoma"/>
                <w:b/>
                <w:iCs/>
              </w:rPr>
            </w:pPr>
            <w:r w:rsidRPr="00CE081D">
              <w:rPr>
                <w:rFonts w:ascii="Tahoma" w:hAnsi="Tahoma" w:cs="Tahoma"/>
                <w:b/>
                <w:iCs/>
              </w:rPr>
              <w:lastRenderedPageBreak/>
              <w:t>Flow Process</w:t>
            </w:r>
          </w:p>
        </w:tc>
        <w:tc>
          <w:tcPr>
            <w:tcW w:w="4345" w:type="pct"/>
            <w:vAlign w:val="center"/>
          </w:tcPr>
          <w:p w14:paraId="5E1C0129" w14:textId="77777777" w:rsidR="00955DE4" w:rsidRPr="00CE081D" w:rsidRDefault="00955DE4" w:rsidP="00375D06">
            <w:pPr>
              <w:spacing w:after="60"/>
              <w:contextualSpacing/>
              <w:jc w:val="center"/>
              <w:rPr>
                <w:rFonts w:ascii="Tahoma" w:hAnsi="Tahoma" w:cs="Tahoma"/>
              </w:rPr>
            </w:pPr>
          </w:p>
          <w:p w14:paraId="736565EC" w14:textId="72A65BDE" w:rsidR="00955DE4" w:rsidRPr="00CE081D" w:rsidRDefault="00992989" w:rsidP="00992989">
            <w:pPr>
              <w:spacing w:after="60"/>
              <w:contextualSpacing/>
              <w:rPr>
                <w:rFonts w:ascii="Tahoma" w:hAnsi="Tahoma" w:cs="Tahoma"/>
              </w:rPr>
            </w:pPr>
            <w:r w:rsidRPr="00CE081D">
              <w:rPr>
                <w:rFonts w:ascii="Tahoma" w:hAnsi="Tahoma" w:cs="Tahoma"/>
                <w:noProof/>
              </w:rPr>
              <w:drawing>
                <wp:inline distT="0" distB="0" distL="0" distR="0" wp14:anchorId="731F362D" wp14:editId="3B76389E">
                  <wp:extent cx="5158800" cy="502101"/>
                  <wp:effectExtent l="0" t="0" r="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8800" cy="502101"/>
                          </a:xfrm>
                          <a:prstGeom prst="rect">
                            <a:avLst/>
                          </a:prstGeom>
                        </pic:spPr>
                      </pic:pic>
                    </a:graphicData>
                  </a:graphic>
                </wp:inline>
              </w:drawing>
            </w:r>
          </w:p>
          <w:p w14:paraId="1403FB62" w14:textId="77777777" w:rsidR="00955DE4" w:rsidRPr="00CE081D" w:rsidRDefault="00955DE4" w:rsidP="00375D06">
            <w:pPr>
              <w:spacing w:after="60"/>
              <w:contextualSpacing/>
              <w:jc w:val="center"/>
              <w:rPr>
                <w:rFonts w:ascii="Tahoma" w:hAnsi="Tahoma" w:cs="Tahoma"/>
              </w:rPr>
            </w:pPr>
          </w:p>
        </w:tc>
      </w:tr>
    </w:tbl>
    <w:p w14:paraId="4F70AA9B" w14:textId="1EF9BC29" w:rsidR="00CA1928" w:rsidRPr="00CE081D" w:rsidRDefault="00CA1928" w:rsidP="00CA1928">
      <w:pPr>
        <w:pStyle w:val="Caption"/>
        <w:rPr>
          <w:rFonts w:ascii="Tahoma" w:hAnsi="Tahoma" w:cs="Tahoma"/>
          <w:sz w:val="18"/>
        </w:rPr>
      </w:pPr>
      <w:bookmarkStart w:id="57" w:name="_Toc466459261"/>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992989" w:rsidRPr="00CE081D">
        <w:rPr>
          <w:rFonts w:ascii="Tahoma" w:hAnsi="Tahoma" w:cs="Tahoma"/>
          <w:noProof/>
          <w:sz w:val="18"/>
        </w:rPr>
        <w:t>27</w:t>
      </w:r>
      <w:r w:rsidRPr="00CE081D">
        <w:rPr>
          <w:rFonts w:ascii="Tahoma" w:hAnsi="Tahoma" w:cs="Tahoma"/>
          <w:sz w:val="18"/>
        </w:rPr>
        <w:fldChar w:fldCharType="end"/>
      </w:r>
      <w:r w:rsidRPr="00CE081D">
        <w:rPr>
          <w:rFonts w:ascii="Tahoma" w:hAnsi="Tahoma" w:cs="Tahoma"/>
          <w:sz w:val="18"/>
        </w:rPr>
        <w:t xml:space="preserve"> Business Flow 2</w:t>
      </w:r>
      <w:r w:rsidR="00992989" w:rsidRPr="00CE081D">
        <w:rPr>
          <w:rFonts w:ascii="Tahoma" w:hAnsi="Tahoma" w:cs="Tahoma"/>
          <w:sz w:val="18"/>
        </w:rPr>
        <w:t>6</w:t>
      </w:r>
      <w:r w:rsidR="001A7FF6" w:rsidRPr="00CE081D">
        <w:rPr>
          <w:rFonts w:ascii="Tahoma" w:hAnsi="Tahoma" w:cs="Tahoma"/>
          <w:sz w:val="18"/>
        </w:rPr>
        <w:t xml:space="preserve"> – Fill Answer on File Type Question</w:t>
      </w:r>
      <w:bookmarkEnd w:id="57"/>
    </w:p>
    <w:tbl>
      <w:tblPr>
        <w:tblW w:w="5272"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734"/>
      </w:tblGrid>
      <w:tr w:rsidR="00CA1928" w:rsidRPr="00CE081D" w14:paraId="20882194" w14:textId="77777777" w:rsidTr="00AD7ECD">
        <w:trPr>
          <w:cantSplit/>
          <w:trHeight w:val="72"/>
          <w:tblHeader/>
        </w:trPr>
        <w:tc>
          <w:tcPr>
            <w:tcW w:w="652" w:type="pct"/>
            <w:shd w:val="clear" w:color="auto" w:fill="D9D9D9" w:themeFill="background1" w:themeFillShade="D9"/>
            <w:vAlign w:val="center"/>
          </w:tcPr>
          <w:p w14:paraId="304DE343" w14:textId="77777777" w:rsidR="00CA1928" w:rsidRPr="00CE081D" w:rsidRDefault="00CA1928" w:rsidP="00375D06">
            <w:pPr>
              <w:jc w:val="center"/>
              <w:rPr>
                <w:rFonts w:ascii="Tahoma" w:hAnsi="Tahoma" w:cs="Tahoma"/>
                <w:b/>
              </w:rPr>
            </w:pPr>
            <w:r w:rsidRPr="00CE081D">
              <w:rPr>
                <w:rFonts w:ascii="Tahoma" w:hAnsi="Tahoma" w:cs="Tahoma"/>
                <w:b/>
              </w:rPr>
              <w:t>BF ID</w:t>
            </w:r>
          </w:p>
        </w:tc>
        <w:tc>
          <w:tcPr>
            <w:tcW w:w="4348" w:type="pct"/>
            <w:vAlign w:val="center"/>
          </w:tcPr>
          <w:p w14:paraId="37144AD8" w14:textId="5E33F9A6" w:rsidR="00CA1928" w:rsidRPr="00CE081D" w:rsidRDefault="00CA1928" w:rsidP="00375D06">
            <w:pPr>
              <w:spacing w:after="60"/>
              <w:contextualSpacing/>
              <w:rPr>
                <w:rFonts w:ascii="Tahoma" w:hAnsi="Tahoma" w:cs="Tahoma"/>
              </w:rPr>
            </w:pPr>
            <w:r w:rsidRPr="00CE081D">
              <w:rPr>
                <w:rFonts w:ascii="Tahoma" w:hAnsi="Tahoma" w:cs="Tahoma"/>
              </w:rPr>
              <w:t>BF-2</w:t>
            </w:r>
            <w:r w:rsidR="00992989" w:rsidRPr="00CE081D">
              <w:rPr>
                <w:rFonts w:ascii="Tahoma" w:hAnsi="Tahoma" w:cs="Tahoma"/>
              </w:rPr>
              <w:t>6</w:t>
            </w:r>
          </w:p>
        </w:tc>
      </w:tr>
      <w:tr w:rsidR="00CA1928" w:rsidRPr="00CE081D" w14:paraId="706ADACF" w14:textId="77777777" w:rsidTr="00AD7ECD">
        <w:trPr>
          <w:cantSplit/>
          <w:trHeight w:val="72"/>
          <w:tblHeader/>
        </w:trPr>
        <w:tc>
          <w:tcPr>
            <w:tcW w:w="652" w:type="pct"/>
            <w:shd w:val="clear" w:color="auto" w:fill="D9D9D9" w:themeFill="background1" w:themeFillShade="D9"/>
            <w:vAlign w:val="center"/>
          </w:tcPr>
          <w:p w14:paraId="217CEDD4" w14:textId="77777777" w:rsidR="00CA1928" w:rsidRPr="00CE081D" w:rsidRDefault="00CA1928" w:rsidP="00375D06">
            <w:pPr>
              <w:jc w:val="center"/>
              <w:rPr>
                <w:rFonts w:ascii="Tahoma" w:hAnsi="Tahoma" w:cs="Tahoma"/>
                <w:b/>
              </w:rPr>
            </w:pPr>
            <w:r w:rsidRPr="00CE081D">
              <w:rPr>
                <w:rFonts w:ascii="Tahoma" w:hAnsi="Tahoma" w:cs="Tahoma"/>
                <w:b/>
              </w:rPr>
              <w:t>Description</w:t>
            </w:r>
          </w:p>
        </w:tc>
        <w:tc>
          <w:tcPr>
            <w:tcW w:w="4348" w:type="pct"/>
            <w:vAlign w:val="center"/>
          </w:tcPr>
          <w:p w14:paraId="50BCA74B" w14:textId="62FF10C0" w:rsidR="00CA1928" w:rsidRPr="00CE081D" w:rsidRDefault="003464F7" w:rsidP="00375D06">
            <w:pPr>
              <w:spacing w:after="60"/>
              <w:contextualSpacing/>
              <w:rPr>
                <w:rFonts w:ascii="Tahoma" w:hAnsi="Tahoma" w:cs="Tahoma"/>
              </w:rPr>
            </w:pPr>
            <w:r w:rsidRPr="00CE081D">
              <w:rPr>
                <w:rFonts w:ascii="Tahoma" w:hAnsi="Tahoma" w:cs="Tahoma"/>
              </w:rPr>
              <w:t>Validate answer</w:t>
            </w:r>
          </w:p>
        </w:tc>
      </w:tr>
      <w:tr w:rsidR="00CA1928" w:rsidRPr="00CE081D" w14:paraId="306598F2" w14:textId="77777777" w:rsidTr="00AD7ECD">
        <w:trPr>
          <w:cantSplit/>
          <w:trHeight w:val="72"/>
          <w:tblHeader/>
        </w:trPr>
        <w:tc>
          <w:tcPr>
            <w:tcW w:w="652" w:type="pct"/>
            <w:shd w:val="clear" w:color="auto" w:fill="D9D9D9" w:themeFill="background1" w:themeFillShade="D9"/>
            <w:vAlign w:val="center"/>
          </w:tcPr>
          <w:p w14:paraId="4E592CFC" w14:textId="77777777" w:rsidR="00CA1928" w:rsidRPr="00CE081D" w:rsidRDefault="00CA1928"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8" w:type="pct"/>
            <w:vAlign w:val="center"/>
          </w:tcPr>
          <w:p w14:paraId="4E1FAE11" w14:textId="77777777" w:rsidR="00CA1928" w:rsidRPr="00CE081D" w:rsidRDefault="00CA1928" w:rsidP="00375D06">
            <w:pPr>
              <w:spacing w:after="60"/>
              <w:contextualSpacing/>
              <w:rPr>
                <w:rFonts w:ascii="Tahoma" w:hAnsi="Tahoma" w:cs="Tahoma"/>
                <w:iCs/>
              </w:rPr>
            </w:pPr>
            <w:r w:rsidRPr="00CE081D">
              <w:rPr>
                <w:rFonts w:ascii="Tahoma" w:hAnsi="Tahoma" w:cs="Tahoma"/>
              </w:rPr>
              <w:t>BR-1</w:t>
            </w:r>
          </w:p>
        </w:tc>
      </w:tr>
      <w:tr w:rsidR="00CA1928" w:rsidRPr="00CE081D" w14:paraId="6A1F8F5D" w14:textId="77777777" w:rsidTr="00AD7ECD">
        <w:trPr>
          <w:cantSplit/>
          <w:trHeight w:val="72"/>
          <w:tblHeader/>
        </w:trPr>
        <w:tc>
          <w:tcPr>
            <w:tcW w:w="652" w:type="pct"/>
            <w:shd w:val="clear" w:color="auto" w:fill="D9D9D9" w:themeFill="background1" w:themeFillShade="D9"/>
            <w:vAlign w:val="center"/>
          </w:tcPr>
          <w:p w14:paraId="44A93C6D" w14:textId="77777777" w:rsidR="00CA1928" w:rsidRPr="00CE081D" w:rsidRDefault="00CA1928"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8" w:type="pct"/>
            <w:vAlign w:val="center"/>
          </w:tcPr>
          <w:p w14:paraId="2B800A80" w14:textId="77777777" w:rsidR="00CA1928" w:rsidRPr="00CE081D" w:rsidRDefault="00CA1928" w:rsidP="00375D06">
            <w:pPr>
              <w:spacing w:after="60"/>
              <w:contextualSpacing/>
              <w:rPr>
                <w:rFonts w:ascii="Tahoma" w:hAnsi="Tahoma" w:cs="Tahoma"/>
                <w:iCs/>
              </w:rPr>
            </w:pPr>
            <w:r w:rsidRPr="00CE081D">
              <w:rPr>
                <w:rFonts w:ascii="Tahoma" w:hAnsi="Tahoma" w:cs="Tahoma"/>
              </w:rPr>
              <w:t>FR-3</w:t>
            </w:r>
          </w:p>
        </w:tc>
      </w:tr>
      <w:tr w:rsidR="00CA1928" w:rsidRPr="00CE081D" w14:paraId="6C18754D" w14:textId="77777777" w:rsidTr="00AD7ECD">
        <w:trPr>
          <w:cantSplit/>
          <w:trHeight w:val="72"/>
          <w:tblHeader/>
        </w:trPr>
        <w:tc>
          <w:tcPr>
            <w:tcW w:w="652" w:type="pct"/>
            <w:shd w:val="clear" w:color="auto" w:fill="D9D9D9" w:themeFill="background1" w:themeFillShade="D9"/>
            <w:vAlign w:val="center"/>
          </w:tcPr>
          <w:p w14:paraId="57CBCBD5" w14:textId="77777777" w:rsidR="00CA1928" w:rsidRPr="00CE081D" w:rsidRDefault="00CA1928" w:rsidP="00375D06">
            <w:pPr>
              <w:jc w:val="center"/>
              <w:rPr>
                <w:rFonts w:ascii="Tahoma" w:hAnsi="Tahoma" w:cs="Tahoma"/>
                <w:b/>
                <w:iCs/>
              </w:rPr>
            </w:pPr>
            <w:r w:rsidRPr="00CE081D">
              <w:rPr>
                <w:rFonts w:ascii="Tahoma" w:hAnsi="Tahoma" w:cs="Tahoma"/>
                <w:b/>
                <w:iCs/>
              </w:rPr>
              <w:t>Flow Process</w:t>
            </w:r>
          </w:p>
        </w:tc>
        <w:tc>
          <w:tcPr>
            <w:tcW w:w="4348" w:type="pct"/>
            <w:vAlign w:val="center"/>
          </w:tcPr>
          <w:p w14:paraId="40579D8B" w14:textId="77777777" w:rsidR="00CA1928" w:rsidRPr="00CE081D" w:rsidRDefault="00CA1928" w:rsidP="00375D06">
            <w:pPr>
              <w:spacing w:after="60"/>
              <w:contextualSpacing/>
              <w:jc w:val="center"/>
              <w:rPr>
                <w:rFonts w:ascii="Tahoma" w:hAnsi="Tahoma" w:cs="Tahoma"/>
              </w:rPr>
            </w:pPr>
          </w:p>
          <w:p w14:paraId="7C43BE4D" w14:textId="790ABE72" w:rsidR="00CA1928" w:rsidRPr="00CE081D" w:rsidRDefault="00992989" w:rsidP="00992989">
            <w:pPr>
              <w:spacing w:after="60"/>
              <w:contextualSpacing/>
              <w:rPr>
                <w:rFonts w:ascii="Tahoma" w:hAnsi="Tahoma" w:cs="Tahoma"/>
              </w:rPr>
            </w:pPr>
            <w:r w:rsidRPr="00CE081D">
              <w:rPr>
                <w:rFonts w:ascii="Tahoma" w:hAnsi="Tahoma" w:cs="Tahoma"/>
                <w:noProof/>
              </w:rPr>
              <w:drawing>
                <wp:inline distT="0" distB="0" distL="0" distR="0" wp14:anchorId="2C390E5B" wp14:editId="39856805">
                  <wp:extent cx="5158800" cy="1036720"/>
                  <wp:effectExtent l="0" t="0" r="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8800" cy="1036720"/>
                          </a:xfrm>
                          <a:prstGeom prst="rect">
                            <a:avLst/>
                          </a:prstGeom>
                        </pic:spPr>
                      </pic:pic>
                    </a:graphicData>
                  </a:graphic>
                </wp:inline>
              </w:drawing>
            </w:r>
          </w:p>
          <w:p w14:paraId="4DE883E3" w14:textId="77777777" w:rsidR="00CA1928" w:rsidRPr="00CE081D" w:rsidRDefault="00CA1928" w:rsidP="00375D06">
            <w:pPr>
              <w:spacing w:after="60"/>
              <w:contextualSpacing/>
              <w:jc w:val="center"/>
              <w:rPr>
                <w:rFonts w:ascii="Tahoma" w:hAnsi="Tahoma" w:cs="Tahoma"/>
              </w:rPr>
            </w:pPr>
          </w:p>
        </w:tc>
      </w:tr>
    </w:tbl>
    <w:p w14:paraId="5F20041C" w14:textId="5A33EC71" w:rsidR="00AD7ECD" w:rsidRPr="00CE081D" w:rsidRDefault="00AD7ECD" w:rsidP="00AD7ECD">
      <w:pPr>
        <w:pStyle w:val="Caption"/>
        <w:rPr>
          <w:rFonts w:ascii="Tahoma" w:hAnsi="Tahoma" w:cs="Tahoma"/>
          <w:sz w:val="18"/>
        </w:rPr>
      </w:pPr>
      <w:bookmarkStart w:id="58" w:name="_Toc466459262"/>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992989" w:rsidRPr="00CE081D">
        <w:rPr>
          <w:rFonts w:ascii="Tahoma" w:hAnsi="Tahoma" w:cs="Tahoma"/>
          <w:noProof/>
          <w:sz w:val="18"/>
        </w:rPr>
        <w:t>28</w:t>
      </w:r>
      <w:r w:rsidRPr="00CE081D">
        <w:rPr>
          <w:rFonts w:ascii="Tahoma" w:hAnsi="Tahoma" w:cs="Tahoma"/>
          <w:sz w:val="18"/>
        </w:rPr>
        <w:fldChar w:fldCharType="end"/>
      </w:r>
      <w:r w:rsidRPr="00CE081D">
        <w:rPr>
          <w:rFonts w:ascii="Tahoma" w:hAnsi="Tahoma" w:cs="Tahoma"/>
          <w:sz w:val="18"/>
        </w:rPr>
        <w:t xml:space="preserve"> Business Flow 2</w:t>
      </w:r>
      <w:r w:rsidR="00992989" w:rsidRPr="00CE081D">
        <w:rPr>
          <w:rFonts w:ascii="Tahoma" w:hAnsi="Tahoma" w:cs="Tahoma"/>
          <w:sz w:val="18"/>
        </w:rPr>
        <w:t>7</w:t>
      </w:r>
      <w:r w:rsidR="001A7FF6" w:rsidRPr="00CE081D">
        <w:rPr>
          <w:rFonts w:ascii="Tahoma" w:hAnsi="Tahoma" w:cs="Tahoma"/>
          <w:sz w:val="18"/>
        </w:rPr>
        <w:t xml:space="preserve"> – Jump to Rejected Question</w:t>
      </w:r>
      <w:bookmarkEnd w:id="58"/>
    </w:p>
    <w:tbl>
      <w:tblPr>
        <w:tblW w:w="5249"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90"/>
      </w:tblGrid>
      <w:tr w:rsidR="00AD7ECD" w:rsidRPr="00CE081D" w14:paraId="3A85FE13" w14:textId="77777777" w:rsidTr="00F93882">
        <w:trPr>
          <w:cantSplit/>
          <w:trHeight w:val="72"/>
          <w:tblHeader/>
        </w:trPr>
        <w:tc>
          <w:tcPr>
            <w:tcW w:w="655" w:type="pct"/>
            <w:shd w:val="clear" w:color="auto" w:fill="D9D9D9" w:themeFill="background1" w:themeFillShade="D9"/>
            <w:vAlign w:val="center"/>
          </w:tcPr>
          <w:p w14:paraId="6A4A82DB" w14:textId="77777777" w:rsidR="00AD7ECD" w:rsidRPr="00CE081D" w:rsidRDefault="00AD7ECD" w:rsidP="00375D06">
            <w:pPr>
              <w:jc w:val="center"/>
              <w:rPr>
                <w:rFonts w:ascii="Tahoma" w:hAnsi="Tahoma" w:cs="Tahoma"/>
                <w:b/>
              </w:rPr>
            </w:pPr>
            <w:r w:rsidRPr="00CE081D">
              <w:rPr>
                <w:rFonts w:ascii="Tahoma" w:hAnsi="Tahoma" w:cs="Tahoma"/>
                <w:b/>
              </w:rPr>
              <w:t>BF ID</w:t>
            </w:r>
          </w:p>
        </w:tc>
        <w:tc>
          <w:tcPr>
            <w:tcW w:w="4345" w:type="pct"/>
            <w:vAlign w:val="center"/>
          </w:tcPr>
          <w:p w14:paraId="478AFFD9" w14:textId="530B746A" w:rsidR="00AD7ECD" w:rsidRPr="00CE081D" w:rsidRDefault="00AD7ECD" w:rsidP="00375D06">
            <w:pPr>
              <w:spacing w:after="60"/>
              <w:contextualSpacing/>
              <w:rPr>
                <w:rFonts w:ascii="Tahoma" w:hAnsi="Tahoma" w:cs="Tahoma"/>
              </w:rPr>
            </w:pPr>
            <w:r w:rsidRPr="00CE081D">
              <w:rPr>
                <w:rFonts w:ascii="Tahoma" w:hAnsi="Tahoma" w:cs="Tahoma"/>
              </w:rPr>
              <w:t>BF-2</w:t>
            </w:r>
            <w:r w:rsidR="00992989" w:rsidRPr="00CE081D">
              <w:rPr>
                <w:rFonts w:ascii="Tahoma" w:hAnsi="Tahoma" w:cs="Tahoma"/>
              </w:rPr>
              <w:t>7</w:t>
            </w:r>
          </w:p>
        </w:tc>
      </w:tr>
      <w:tr w:rsidR="00AD7ECD" w:rsidRPr="00CE081D" w14:paraId="7E8E9A39" w14:textId="77777777" w:rsidTr="00F93882">
        <w:trPr>
          <w:cantSplit/>
          <w:trHeight w:val="72"/>
          <w:tblHeader/>
        </w:trPr>
        <w:tc>
          <w:tcPr>
            <w:tcW w:w="655" w:type="pct"/>
            <w:shd w:val="clear" w:color="auto" w:fill="D9D9D9" w:themeFill="background1" w:themeFillShade="D9"/>
            <w:vAlign w:val="center"/>
          </w:tcPr>
          <w:p w14:paraId="4170FB5D" w14:textId="77777777" w:rsidR="00AD7ECD" w:rsidRPr="00CE081D" w:rsidRDefault="00AD7ECD" w:rsidP="00375D06">
            <w:pPr>
              <w:jc w:val="center"/>
              <w:rPr>
                <w:rFonts w:ascii="Tahoma" w:hAnsi="Tahoma" w:cs="Tahoma"/>
                <w:b/>
              </w:rPr>
            </w:pPr>
            <w:r w:rsidRPr="00CE081D">
              <w:rPr>
                <w:rFonts w:ascii="Tahoma" w:hAnsi="Tahoma" w:cs="Tahoma"/>
                <w:b/>
              </w:rPr>
              <w:t>Description</w:t>
            </w:r>
          </w:p>
        </w:tc>
        <w:tc>
          <w:tcPr>
            <w:tcW w:w="4345" w:type="pct"/>
            <w:vAlign w:val="center"/>
          </w:tcPr>
          <w:p w14:paraId="2667FE2C" w14:textId="76893B26" w:rsidR="00AD7ECD" w:rsidRPr="00CE081D" w:rsidRDefault="005B3E72" w:rsidP="00375D06">
            <w:pPr>
              <w:spacing w:after="60"/>
              <w:contextualSpacing/>
              <w:rPr>
                <w:rFonts w:ascii="Tahoma" w:hAnsi="Tahoma" w:cs="Tahoma"/>
              </w:rPr>
            </w:pPr>
            <w:r w:rsidRPr="00CE081D">
              <w:rPr>
                <w:rFonts w:ascii="Tahoma" w:hAnsi="Tahoma" w:cs="Tahoma"/>
              </w:rPr>
              <w:t>Jump to rejected question</w:t>
            </w:r>
          </w:p>
        </w:tc>
      </w:tr>
      <w:tr w:rsidR="00AD7ECD" w:rsidRPr="00CE081D" w14:paraId="1EBFCA80" w14:textId="77777777" w:rsidTr="00F93882">
        <w:trPr>
          <w:cantSplit/>
          <w:trHeight w:val="72"/>
          <w:tblHeader/>
        </w:trPr>
        <w:tc>
          <w:tcPr>
            <w:tcW w:w="655" w:type="pct"/>
            <w:shd w:val="clear" w:color="auto" w:fill="D9D9D9" w:themeFill="background1" w:themeFillShade="D9"/>
            <w:vAlign w:val="center"/>
          </w:tcPr>
          <w:p w14:paraId="3FBF7E69" w14:textId="77777777" w:rsidR="00AD7ECD" w:rsidRPr="00CE081D" w:rsidRDefault="00AD7ECD"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5" w:type="pct"/>
            <w:vAlign w:val="center"/>
          </w:tcPr>
          <w:p w14:paraId="306145CE" w14:textId="77777777" w:rsidR="00AD7ECD" w:rsidRPr="00CE081D" w:rsidRDefault="00AD7ECD" w:rsidP="00375D06">
            <w:pPr>
              <w:spacing w:after="60"/>
              <w:contextualSpacing/>
              <w:rPr>
                <w:rFonts w:ascii="Tahoma" w:hAnsi="Tahoma" w:cs="Tahoma"/>
                <w:iCs/>
              </w:rPr>
            </w:pPr>
            <w:r w:rsidRPr="00CE081D">
              <w:rPr>
                <w:rFonts w:ascii="Tahoma" w:hAnsi="Tahoma" w:cs="Tahoma"/>
              </w:rPr>
              <w:t>BR-1</w:t>
            </w:r>
          </w:p>
        </w:tc>
      </w:tr>
      <w:tr w:rsidR="00AD7ECD" w:rsidRPr="00CE081D" w14:paraId="3F59C636" w14:textId="77777777" w:rsidTr="00F93882">
        <w:trPr>
          <w:cantSplit/>
          <w:trHeight w:val="72"/>
          <w:tblHeader/>
        </w:trPr>
        <w:tc>
          <w:tcPr>
            <w:tcW w:w="655" w:type="pct"/>
            <w:shd w:val="clear" w:color="auto" w:fill="D9D9D9" w:themeFill="background1" w:themeFillShade="D9"/>
            <w:vAlign w:val="center"/>
          </w:tcPr>
          <w:p w14:paraId="3EC86219" w14:textId="77777777" w:rsidR="00AD7ECD" w:rsidRPr="00CE081D" w:rsidRDefault="00AD7ECD"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5" w:type="pct"/>
            <w:vAlign w:val="center"/>
          </w:tcPr>
          <w:p w14:paraId="28682B81" w14:textId="77777777" w:rsidR="00AD7ECD" w:rsidRPr="00CE081D" w:rsidRDefault="00AD7ECD" w:rsidP="00375D06">
            <w:pPr>
              <w:spacing w:after="60"/>
              <w:contextualSpacing/>
              <w:rPr>
                <w:rFonts w:ascii="Tahoma" w:hAnsi="Tahoma" w:cs="Tahoma"/>
                <w:iCs/>
              </w:rPr>
            </w:pPr>
            <w:r w:rsidRPr="00CE081D">
              <w:rPr>
                <w:rFonts w:ascii="Tahoma" w:hAnsi="Tahoma" w:cs="Tahoma"/>
              </w:rPr>
              <w:t>FR-3</w:t>
            </w:r>
          </w:p>
        </w:tc>
      </w:tr>
      <w:tr w:rsidR="00AD7ECD" w:rsidRPr="00CE081D" w14:paraId="213BDBE5" w14:textId="77777777" w:rsidTr="00F93882">
        <w:trPr>
          <w:cantSplit/>
          <w:trHeight w:val="72"/>
          <w:tblHeader/>
        </w:trPr>
        <w:tc>
          <w:tcPr>
            <w:tcW w:w="655" w:type="pct"/>
            <w:shd w:val="clear" w:color="auto" w:fill="D9D9D9" w:themeFill="background1" w:themeFillShade="D9"/>
            <w:vAlign w:val="center"/>
          </w:tcPr>
          <w:p w14:paraId="7215D0FE" w14:textId="77777777" w:rsidR="00AD7ECD" w:rsidRPr="00CE081D" w:rsidRDefault="00AD7ECD" w:rsidP="00375D06">
            <w:pPr>
              <w:jc w:val="center"/>
              <w:rPr>
                <w:rFonts w:ascii="Tahoma" w:hAnsi="Tahoma" w:cs="Tahoma"/>
                <w:b/>
                <w:iCs/>
              </w:rPr>
            </w:pPr>
            <w:r w:rsidRPr="00CE081D">
              <w:rPr>
                <w:rFonts w:ascii="Tahoma" w:hAnsi="Tahoma" w:cs="Tahoma"/>
                <w:b/>
                <w:iCs/>
              </w:rPr>
              <w:t>Flow Process</w:t>
            </w:r>
          </w:p>
        </w:tc>
        <w:tc>
          <w:tcPr>
            <w:tcW w:w="4345" w:type="pct"/>
            <w:vAlign w:val="center"/>
          </w:tcPr>
          <w:p w14:paraId="49FF9623" w14:textId="77777777" w:rsidR="00AD7ECD" w:rsidRPr="00CE081D" w:rsidRDefault="00AD7ECD" w:rsidP="00375D06">
            <w:pPr>
              <w:spacing w:after="60"/>
              <w:contextualSpacing/>
              <w:jc w:val="center"/>
              <w:rPr>
                <w:rFonts w:ascii="Tahoma" w:hAnsi="Tahoma" w:cs="Tahoma"/>
              </w:rPr>
            </w:pPr>
          </w:p>
          <w:p w14:paraId="6D2F8BE9" w14:textId="15CF1461" w:rsidR="00AD7ECD" w:rsidRPr="00CE081D" w:rsidRDefault="00992989" w:rsidP="00992989">
            <w:pPr>
              <w:spacing w:after="60"/>
              <w:contextualSpacing/>
              <w:rPr>
                <w:rFonts w:ascii="Tahoma" w:hAnsi="Tahoma" w:cs="Tahoma"/>
              </w:rPr>
            </w:pPr>
            <w:r w:rsidRPr="00CE081D">
              <w:rPr>
                <w:rFonts w:ascii="Tahoma" w:hAnsi="Tahoma" w:cs="Tahoma"/>
                <w:noProof/>
              </w:rPr>
              <w:drawing>
                <wp:inline distT="0" distB="0" distL="0" distR="0" wp14:anchorId="444D99BD" wp14:editId="00F4737F">
                  <wp:extent cx="5158800" cy="69059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8800" cy="690595"/>
                          </a:xfrm>
                          <a:prstGeom prst="rect">
                            <a:avLst/>
                          </a:prstGeom>
                        </pic:spPr>
                      </pic:pic>
                    </a:graphicData>
                  </a:graphic>
                </wp:inline>
              </w:drawing>
            </w:r>
          </w:p>
          <w:p w14:paraId="5417699F" w14:textId="77777777" w:rsidR="00AD7ECD" w:rsidRPr="00CE081D" w:rsidRDefault="00AD7ECD" w:rsidP="00375D06">
            <w:pPr>
              <w:spacing w:after="60"/>
              <w:contextualSpacing/>
              <w:jc w:val="center"/>
              <w:rPr>
                <w:rFonts w:ascii="Tahoma" w:hAnsi="Tahoma" w:cs="Tahoma"/>
              </w:rPr>
            </w:pPr>
          </w:p>
        </w:tc>
      </w:tr>
    </w:tbl>
    <w:p w14:paraId="2313E04B" w14:textId="1937CEC9" w:rsidR="00F93882" w:rsidRPr="00CE081D" w:rsidRDefault="00F93882" w:rsidP="00F93882">
      <w:pPr>
        <w:pStyle w:val="Caption"/>
        <w:rPr>
          <w:rFonts w:ascii="Tahoma" w:hAnsi="Tahoma" w:cs="Tahoma"/>
          <w:sz w:val="18"/>
        </w:rPr>
      </w:pPr>
      <w:bookmarkStart w:id="59" w:name="_Toc466459263"/>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992989" w:rsidRPr="00CE081D">
        <w:rPr>
          <w:rFonts w:ascii="Tahoma" w:hAnsi="Tahoma" w:cs="Tahoma"/>
          <w:noProof/>
          <w:sz w:val="18"/>
        </w:rPr>
        <w:t>29</w:t>
      </w:r>
      <w:r w:rsidRPr="00CE081D">
        <w:rPr>
          <w:rFonts w:ascii="Tahoma" w:hAnsi="Tahoma" w:cs="Tahoma"/>
          <w:sz w:val="18"/>
        </w:rPr>
        <w:fldChar w:fldCharType="end"/>
      </w:r>
      <w:r w:rsidRPr="00CE081D">
        <w:rPr>
          <w:rFonts w:ascii="Tahoma" w:hAnsi="Tahoma" w:cs="Tahoma"/>
          <w:sz w:val="18"/>
        </w:rPr>
        <w:t xml:space="preserve"> Business Flow 2</w:t>
      </w:r>
      <w:r w:rsidR="00992989" w:rsidRPr="00CE081D">
        <w:rPr>
          <w:rFonts w:ascii="Tahoma" w:hAnsi="Tahoma" w:cs="Tahoma"/>
          <w:sz w:val="18"/>
        </w:rPr>
        <w:t>8</w:t>
      </w:r>
      <w:r w:rsidR="001A7FF6" w:rsidRPr="00CE081D">
        <w:rPr>
          <w:rFonts w:ascii="Tahoma" w:hAnsi="Tahoma" w:cs="Tahoma"/>
          <w:sz w:val="18"/>
        </w:rPr>
        <w:t xml:space="preserve"> – Post Survey</w:t>
      </w:r>
      <w:bookmarkEnd w:id="59"/>
    </w:p>
    <w:tbl>
      <w:tblPr>
        <w:tblW w:w="52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736"/>
      </w:tblGrid>
      <w:tr w:rsidR="00F93882" w:rsidRPr="00CE081D" w14:paraId="5AFBBAE4" w14:textId="77777777" w:rsidTr="00F93882">
        <w:trPr>
          <w:cantSplit/>
          <w:trHeight w:val="72"/>
          <w:tblHeader/>
        </w:trPr>
        <w:tc>
          <w:tcPr>
            <w:tcW w:w="652" w:type="pct"/>
            <w:shd w:val="clear" w:color="auto" w:fill="D9D9D9" w:themeFill="background1" w:themeFillShade="D9"/>
            <w:vAlign w:val="center"/>
          </w:tcPr>
          <w:p w14:paraId="4C906C4C" w14:textId="77777777" w:rsidR="00F93882" w:rsidRPr="00CE081D" w:rsidRDefault="00F93882" w:rsidP="00375D06">
            <w:pPr>
              <w:jc w:val="center"/>
              <w:rPr>
                <w:rFonts w:ascii="Tahoma" w:hAnsi="Tahoma" w:cs="Tahoma"/>
                <w:b/>
              </w:rPr>
            </w:pPr>
            <w:r w:rsidRPr="00CE081D">
              <w:rPr>
                <w:rFonts w:ascii="Tahoma" w:hAnsi="Tahoma" w:cs="Tahoma"/>
                <w:b/>
              </w:rPr>
              <w:t>BF ID</w:t>
            </w:r>
          </w:p>
        </w:tc>
        <w:tc>
          <w:tcPr>
            <w:tcW w:w="4348" w:type="pct"/>
            <w:vAlign w:val="center"/>
          </w:tcPr>
          <w:p w14:paraId="5B976B49" w14:textId="6BBDBD14" w:rsidR="00F93882" w:rsidRPr="00CE081D" w:rsidRDefault="00F93882" w:rsidP="00375D06">
            <w:pPr>
              <w:spacing w:after="60"/>
              <w:contextualSpacing/>
              <w:rPr>
                <w:rFonts w:ascii="Tahoma" w:hAnsi="Tahoma" w:cs="Tahoma"/>
              </w:rPr>
            </w:pPr>
            <w:r w:rsidRPr="00CE081D">
              <w:rPr>
                <w:rFonts w:ascii="Tahoma" w:hAnsi="Tahoma" w:cs="Tahoma"/>
              </w:rPr>
              <w:t>BF-2</w:t>
            </w:r>
            <w:r w:rsidR="00992989" w:rsidRPr="00CE081D">
              <w:rPr>
                <w:rFonts w:ascii="Tahoma" w:hAnsi="Tahoma" w:cs="Tahoma"/>
              </w:rPr>
              <w:t>8</w:t>
            </w:r>
          </w:p>
        </w:tc>
      </w:tr>
      <w:tr w:rsidR="00F93882" w:rsidRPr="00CE081D" w14:paraId="23FCB9D9" w14:textId="77777777" w:rsidTr="00F93882">
        <w:trPr>
          <w:cantSplit/>
          <w:trHeight w:val="72"/>
          <w:tblHeader/>
        </w:trPr>
        <w:tc>
          <w:tcPr>
            <w:tcW w:w="652" w:type="pct"/>
            <w:shd w:val="clear" w:color="auto" w:fill="D9D9D9" w:themeFill="background1" w:themeFillShade="D9"/>
            <w:vAlign w:val="center"/>
          </w:tcPr>
          <w:p w14:paraId="063DA1D6" w14:textId="77777777" w:rsidR="00F93882" w:rsidRPr="00CE081D" w:rsidRDefault="00F93882" w:rsidP="00375D06">
            <w:pPr>
              <w:jc w:val="center"/>
              <w:rPr>
                <w:rFonts w:ascii="Tahoma" w:hAnsi="Tahoma" w:cs="Tahoma"/>
                <w:b/>
              </w:rPr>
            </w:pPr>
            <w:r w:rsidRPr="00CE081D">
              <w:rPr>
                <w:rFonts w:ascii="Tahoma" w:hAnsi="Tahoma" w:cs="Tahoma"/>
                <w:b/>
              </w:rPr>
              <w:t>Description</w:t>
            </w:r>
          </w:p>
        </w:tc>
        <w:tc>
          <w:tcPr>
            <w:tcW w:w="4348" w:type="pct"/>
            <w:vAlign w:val="center"/>
          </w:tcPr>
          <w:p w14:paraId="05763C87" w14:textId="0532121F" w:rsidR="00F93882" w:rsidRPr="00CE081D" w:rsidRDefault="00F93882" w:rsidP="00375D06">
            <w:pPr>
              <w:spacing w:after="60"/>
              <w:contextualSpacing/>
              <w:rPr>
                <w:rFonts w:ascii="Tahoma" w:hAnsi="Tahoma" w:cs="Tahoma"/>
              </w:rPr>
            </w:pPr>
            <w:r w:rsidRPr="00CE081D">
              <w:rPr>
                <w:rFonts w:ascii="Tahoma" w:hAnsi="Tahoma" w:cs="Tahoma"/>
              </w:rPr>
              <w:t>Post survey</w:t>
            </w:r>
          </w:p>
        </w:tc>
      </w:tr>
      <w:tr w:rsidR="00F93882" w:rsidRPr="00CE081D" w14:paraId="55C4F65F" w14:textId="77777777" w:rsidTr="00F93882">
        <w:trPr>
          <w:cantSplit/>
          <w:trHeight w:val="72"/>
          <w:tblHeader/>
        </w:trPr>
        <w:tc>
          <w:tcPr>
            <w:tcW w:w="652" w:type="pct"/>
            <w:shd w:val="clear" w:color="auto" w:fill="D9D9D9" w:themeFill="background1" w:themeFillShade="D9"/>
            <w:vAlign w:val="center"/>
          </w:tcPr>
          <w:p w14:paraId="31727327" w14:textId="77777777" w:rsidR="00F93882" w:rsidRPr="00CE081D" w:rsidRDefault="00F93882"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8" w:type="pct"/>
            <w:vAlign w:val="center"/>
          </w:tcPr>
          <w:p w14:paraId="0EB87749" w14:textId="77777777" w:rsidR="00F93882" w:rsidRPr="00CE081D" w:rsidRDefault="00F93882" w:rsidP="00375D06">
            <w:pPr>
              <w:spacing w:after="60"/>
              <w:contextualSpacing/>
              <w:rPr>
                <w:rFonts w:ascii="Tahoma" w:hAnsi="Tahoma" w:cs="Tahoma"/>
                <w:iCs/>
              </w:rPr>
            </w:pPr>
            <w:r w:rsidRPr="00CE081D">
              <w:rPr>
                <w:rFonts w:ascii="Tahoma" w:hAnsi="Tahoma" w:cs="Tahoma"/>
              </w:rPr>
              <w:t>BR-1</w:t>
            </w:r>
          </w:p>
        </w:tc>
      </w:tr>
      <w:tr w:rsidR="00F93882" w:rsidRPr="00CE081D" w14:paraId="166B8DD9" w14:textId="77777777" w:rsidTr="00F93882">
        <w:trPr>
          <w:cantSplit/>
          <w:trHeight w:val="72"/>
          <w:tblHeader/>
        </w:trPr>
        <w:tc>
          <w:tcPr>
            <w:tcW w:w="652" w:type="pct"/>
            <w:shd w:val="clear" w:color="auto" w:fill="D9D9D9" w:themeFill="background1" w:themeFillShade="D9"/>
            <w:vAlign w:val="center"/>
          </w:tcPr>
          <w:p w14:paraId="002C85F7" w14:textId="77777777" w:rsidR="00F93882" w:rsidRPr="00CE081D" w:rsidRDefault="00F93882"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8" w:type="pct"/>
            <w:vAlign w:val="center"/>
          </w:tcPr>
          <w:p w14:paraId="471BF3FA" w14:textId="77777777" w:rsidR="00F93882" w:rsidRPr="00CE081D" w:rsidRDefault="00F93882" w:rsidP="00375D06">
            <w:pPr>
              <w:spacing w:after="60"/>
              <w:contextualSpacing/>
              <w:rPr>
                <w:rFonts w:ascii="Tahoma" w:hAnsi="Tahoma" w:cs="Tahoma"/>
                <w:iCs/>
              </w:rPr>
            </w:pPr>
            <w:r w:rsidRPr="00CE081D">
              <w:rPr>
                <w:rFonts w:ascii="Tahoma" w:hAnsi="Tahoma" w:cs="Tahoma"/>
              </w:rPr>
              <w:t>FR-3</w:t>
            </w:r>
          </w:p>
        </w:tc>
      </w:tr>
      <w:tr w:rsidR="00F93882" w:rsidRPr="00CE081D" w14:paraId="0C82C292" w14:textId="77777777" w:rsidTr="00F93882">
        <w:trPr>
          <w:cantSplit/>
          <w:trHeight w:val="72"/>
          <w:tblHeader/>
        </w:trPr>
        <w:tc>
          <w:tcPr>
            <w:tcW w:w="652" w:type="pct"/>
            <w:shd w:val="clear" w:color="auto" w:fill="D9D9D9" w:themeFill="background1" w:themeFillShade="D9"/>
            <w:vAlign w:val="center"/>
          </w:tcPr>
          <w:p w14:paraId="372D7F65" w14:textId="77777777" w:rsidR="00F93882" w:rsidRPr="00CE081D" w:rsidRDefault="00F93882" w:rsidP="00375D06">
            <w:pPr>
              <w:jc w:val="center"/>
              <w:rPr>
                <w:rFonts w:ascii="Tahoma" w:hAnsi="Tahoma" w:cs="Tahoma"/>
                <w:b/>
                <w:iCs/>
              </w:rPr>
            </w:pPr>
            <w:r w:rsidRPr="00CE081D">
              <w:rPr>
                <w:rFonts w:ascii="Tahoma" w:hAnsi="Tahoma" w:cs="Tahoma"/>
                <w:b/>
                <w:iCs/>
              </w:rPr>
              <w:t>Flow Process</w:t>
            </w:r>
          </w:p>
        </w:tc>
        <w:tc>
          <w:tcPr>
            <w:tcW w:w="4348" w:type="pct"/>
            <w:vAlign w:val="center"/>
          </w:tcPr>
          <w:p w14:paraId="677D1D0E" w14:textId="77777777" w:rsidR="00F93882" w:rsidRPr="00CE081D" w:rsidRDefault="00F93882" w:rsidP="00375D06">
            <w:pPr>
              <w:spacing w:after="60"/>
              <w:contextualSpacing/>
              <w:jc w:val="center"/>
              <w:rPr>
                <w:rFonts w:ascii="Tahoma" w:hAnsi="Tahoma" w:cs="Tahoma"/>
              </w:rPr>
            </w:pPr>
          </w:p>
          <w:p w14:paraId="45D09A59" w14:textId="796BDC1A" w:rsidR="00F93882" w:rsidRPr="00CE081D" w:rsidRDefault="007D439C" w:rsidP="00992989">
            <w:pPr>
              <w:spacing w:after="60"/>
              <w:contextualSpacing/>
              <w:rPr>
                <w:rFonts w:ascii="Tahoma" w:hAnsi="Tahoma" w:cs="Tahoma"/>
              </w:rPr>
            </w:pPr>
            <w:r w:rsidRPr="00CE081D">
              <w:rPr>
                <w:rFonts w:ascii="Tahoma" w:hAnsi="Tahoma" w:cs="Tahoma"/>
                <w:noProof/>
              </w:rPr>
              <w:drawing>
                <wp:inline distT="0" distB="0" distL="0" distR="0" wp14:anchorId="39E7C9B5" wp14:editId="4D19FE6C">
                  <wp:extent cx="5158800" cy="126104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8800" cy="1261040"/>
                          </a:xfrm>
                          <a:prstGeom prst="rect">
                            <a:avLst/>
                          </a:prstGeom>
                        </pic:spPr>
                      </pic:pic>
                    </a:graphicData>
                  </a:graphic>
                </wp:inline>
              </w:drawing>
            </w:r>
          </w:p>
          <w:p w14:paraId="6EBE1043" w14:textId="77777777" w:rsidR="00F93882" w:rsidRPr="00CE081D" w:rsidRDefault="00F93882" w:rsidP="00375D06">
            <w:pPr>
              <w:spacing w:after="60"/>
              <w:contextualSpacing/>
              <w:jc w:val="center"/>
              <w:rPr>
                <w:rFonts w:ascii="Tahoma" w:hAnsi="Tahoma" w:cs="Tahoma"/>
              </w:rPr>
            </w:pPr>
          </w:p>
        </w:tc>
      </w:tr>
    </w:tbl>
    <w:p w14:paraId="0DE8EC32" w14:textId="77777777" w:rsidR="00F93882" w:rsidRPr="00CE081D" w:rsidRDefault="00F93882" w:rsidP="00F93882">
      <w:pPr>
        <w:pStyle w:val="Caption"/>
        <w:rPr>
          <w:rFonts w:ascii="Tahoma" w:hAnsi="Tahoma" w:cs="Tahoma"/>
          <w:sz w:val="18"/>
        </w:rPr>
      </w:pPr>
    </w:p>
    <w:p w14:paraId="6CEDEB80" w14:textId="1A956139" w:rsidR="00F93882" w:rsidRPr="00CE081D" w:rsidRDefault="00F93882" w:rsidP="00F93882">
      <w:pPr>
        <w:pStyle w:val="Caption"/>
        <w:rPr>
          <w:rFonts w:ascii="Tahoma" w:hAnsi="Tahoma" w:cs="Tahoma"/>
          <w:sz w:val="18"/>
        </w:rPr>
      </w:pPr>
      <w:bookmarkStart w:id="60" w:name="_Toc466459264"/>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992989" w:rsidRPr="00CE081D">
        <w:rPr>
          <w:rFonts w:ascii="Tahoma" w:hAnsi="Tahoma" w:cs="Tahoma"/>
          <w:noProof/>
          <w:sz w:val="18"/>
        </w:rPr>
        <w:t>30</w:t>
      </w:r>
      <w:r w:rsidRPr="00CE081D">
        <w:rPr>
          <w:rFonts w:ascii="Tahoma" w:hAnsi="Tahoma" w:cs="Tahoma"/>
          <w:sz w:val="18"/>
        </w:rPr>
        <w:fldChar w:fldCharType="end"/>
      </w:r>
      <w:r w:rsidRPr="00CE081D">
        <w:rPr>
          <w:rFonts w:ascii="Tahoma" w:hAnsi="Tahoma" w:cs="Tahoma"/>
          <w:sz w:val="18"/>
        </w:rPr>
        <w:t xml:space="preserve"> Business Flow </w:t>
      </w:r>
      <w:r w:rsidR="00992989" w:rsidRPr="00CE081D">
        <w:rPr>
          <w:rFonts w:ascii="Tahoma" w:hAnsi="Tahoma" w:cs="Tahoma"/>
          <w:sz w:val="18"/>
        </w:rPr>
        <w:t>29</w:t>
      </w:r>
      <w:r w:rsidR="001A7FF6" w:rsidRPr="00CE081D">
        <w:rPr>
          <w:rFonts w:ascii="Tahoma" w:hAnsi="Tahoma" w:cs="Tahoma"/>
          <w:sz w:val="18"/>
        </w:rPr>
        <w:t xml:space="preserve"> – Upload Offline Survey</w:t>
      </w:r>
      <w:bookmarkEnd w:id="60"/>
    </w:p>
    <w:tbl>
      <w:tblPr>
        <w:tblW w:w="524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73"/>
      </w:tblGrid>
      <w:tr w:rsidR="00F93882" w:rsidRPr="00CE081D" w14:paraId="0FA0D8F7" w14:textId="77777777" w:rsidTr="009B0EBE">
        <w:trPr>
          <w:cantSplit/>
          <w:trHeight w:val="72"/>
          <w:tblHeader/>
        </w:trPr>
        <w:tc>
          <w:tcPr>
            <w:tcW w:w="656" w:type="pct"/>
            <w:shd w:val="clear" w:color="auto" w:fill="D9D9D9" w:themeFill="background1" w:themeFillShade="D9"/>
            <w:vAlign w:val="center"/>
          </w:tcPr>
          <w:p w14:paraId="7E708F33" w14:textId="77777777" w:rsidR="00F93882" w:rsidRPr="00CE081D" w:rsidRDefault="00F93882" w:rsidP="00375D06">
            <w:pPr>
              <w:jc w:val="center"/>
              <w:rPr>
                <w:rFonts w:ascii="Tahoma" w:hAnsi="Tahoma" w:cs="Tahoma"/>
                <w:b/>
              </w:rPr>
            </w:pPr>
            <w:r w:rsidRPr="00CE081D">
              <w:rPr>
                <w:rFonts w:ascii="Tahoma" w:hAnsi="Tahoma" w:cs="Tahoma"/>
                <w:b/>
              </w:rPr>
              <w:lastRenderedPageBreak/>
              <w:t>BF ID</w:t>
            </w:r>
          </w:p>
        </w:tc>
        <w:tc>
          <w:tcPr>
            <w:tcW w:w="4344" w:type="pct"/>
            <w:vAlign w:val="center"/>
          </w:tcPr>
          <w:p w14:paraId="3F32818D" w14:textId="27E26333" w:rsidR="00F93882" w:rsidRPr="00CE081D" w:rsidRDefault="00F93882" w:rsidP="00375D06">
            <w:pPr>
              <w:spacing w:after="60"/>
              <w:contextualSpacing/>
              <w:rPr>
                <w:rFonts w:ascii="Tahoma" w:hAnsi="Tahoma" w:cs="Tahoma"/>
              </w:rPr>
            </w:pPr>
            <w:r w:rsidRPr="00CE081D">
              <w:rPr>
                <w:rFonts w:ascii="Tahoma" w:hAnsi="Tahoma" w:cs="Tahoma"/>
              </w:rPr>
              <w:t>BF-</w:t>
            </w:r>
            <w:r w:rsidR="00992989" w:rsidRPr="00CE081D">
              <w:rPr>
                <w:rFonts w:ascii="Tahoma" w:hAnsi="Tahoma" w:cs="Tahoma"/>
              </w:rPr>
              <w:t>29</w:t>
            </w:r>
          </w:p>
        </w:tc>
      </w:tr>
      <w:tr w:rsidR="00F93882" w:rsidRPr="00CE081D" w14:paraId="49E1B658" w14:textId="77777777" w:rsidTr="009B0EBE">
        <w:trPr>
          <w:cantSplit/>
          <w:trHeight w:val="72"/>
          <w:tblHeader/>
        </w:trPr>
        <w:tc>
          <w:tcPr>
            <w:tcW w:w="656" w:type="pct"/>
            <w:shd w:val="clear" w:color="auto" w:fill="D9D9D9" w:themeFill="background1" w:themeFillShade="D9"/>
            <w:vAlign w:val="center"/>
          </w:tcPr>
          <w:p w14:paraId="28B02DEF" w14:textId="77777777" w:rsidR="00F93882" w:rsidRPr="00CE081D" w:rsidRDefault="00F93882" w:rsidP="00375D06">
            <w:pPr>
              <w:jc w:val="center"/>
              <w:rPr>
                <w:rFonts w:ascii="Tahoma" w:hAnsi="Tahoma" w:cs="Tahoma"/>
                <w:b/>
              </w:rPr>
            </w:pPr>
            <w:r w:rsidRPr="00CE081D">
              <w:rPr>
                <w:rFonts w:ascii="Tahoma" w:hAnsi="Tahoma" w:cs="Tahoma"/>
                <w:b/>
              </w:rPr>
              <w:t>Description</w:t>
            </w:r>
          </w:p>
        </w:tc>
        <w:tc>
          <w:tcPr>
            <w:tcW w:w="4344" w:type="pct"/>
            <w:vAlign w:val="center"/>
          </w:tcPr>
          <w:p w14:paraId="09DEF821" w14:textId="0B42DB3D" w:rsidR="00F93882" w:rsidRPr="00CE081D" w:rsidRDefault="00F93882" w:rsidP="00375D06">
            <w:pPr>
              <w:spacing w:after="60"/>
              <w:contextualSpacing/>
              <w:rPr>
                <w:rFonts w:ascii="Tahoma" w:hAnsi="Tahoma" w:cs="Tahoma"/>
              </w:rPr>
            </w:pPr>
            <w:r w:rsidRPr="00CE081D">
              <w:rPr>
                <w:rFonts w:ascii="Tahoma" w:hAnsi="Tahoma" w:cs="Tahoma"/>
              </w:rPr>
              <w:t>Upload offline survey</w:t>
            </w:r>
          </w:p>
        </w:tc>
      </w:tr>
      <w:tr w:rsidR="00F93882" w:rsidRPr="00CE081D" w14:paraId="275E23D0" w14:textId="77777777" w:rsidTr="009B0EBE">
        <w:trPr>
          <w:cantSplit/>
          <w:trHeight w:val="72"/>
          <w:tblHeader/>
        </w:trPr>
        <w:tc>
          <w:tcPr>
            <w:tcW w:w="656" w:type="pct"/>
            <w:shd w:val="clear" w:color="auto" w:fill="D9D9D9" w:themeFill="background1" w:themeFillShade="D9"/>
            <w:vAlign w:val="center"/>
          </w:tcPr>
          <w:p w14:paraId="731D3C2F" w14:textId="77777777" w:rsidR="00F93882" w:rsidRPr="00CE081D" w:rsidRDefault="00F93882"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4" w:type="pct"/>
            <w:vAlign w:val="center"/>
          </w:tcPr>
          <w:p w14:paraId="439ADEB2" w14:textId="77777777" w:rsidR="00F93882" w:rsidRPr="00CE081D" w:rsidRDefault="00F93882" w:rsidP="00375D06">
            <w:pPr>
              <w:spacing w:after="60"/>
              <w:contextualSpacing/>
              <w:rPr>
                <w:rFonts w:ascii="Tahoma" w:hAnsi="Tahoma" w:cs="Tahoma"/>
                <w:iCs/>
              </w:rPr>
            </w:pPr>
            <w:r w:rsidRPr="00CE081D">
              <w:rPr>
                <w:rFonts w:ascii="Tahoma" w:hAnsi="Tahoma" w:cs="Tahoma"/>
              </w:rPr>
              <w:t>BR-1</w:t>
            </w:r>
          </w:p>
        </w:tc>
      </w:tr>
      <w:tr w:rsidR="00F93882" w:rsidRPr="00CE081D" w14:paraId="69878A99" w14:textId="77777777" w:rsidTr="009B0EBE">
        <w:trPr>
          <w:cantSplit/>
          <w:trHeight w:val="72"/>
          <w:tblHeader/>
        </w:trPr>
        <w:tc>
          <w:tcPr>
            <w:tcW w:w="656" w:type="pct"/>
            <w:shd w:val="clear" w:color="auto" w:fill="D9D9D9" w:themeFill="background1" w:themeFillShade="D9"/>
            <w:vAlign w:val="center"/>
          </w:tcPr>
          <w:p w14:paraId="6190B189" w14:textId="77777777" w:rsidR="00F93882" w:rsidRPr="00CE081D" w:rsidRDefault="00F93882"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4" w:type="pct"/>
            <w:vAlign w:val="center"/>
          </w:tcPr>
          <w:p w14:paraId="06F7BFD9" w14:textId="77777777" w:rsidR="00F93882" w:rsidRPr="00CE081D" w:rsidRDefault="00F93882" w:rsidP="00375D06">
            <w:pPr>
              <w:spacing w:after="60"/>
              <w:contextualSpacing/>
              <w:rPr>
                <w:rFonts w:ascii="Tahoma" w:hAnsi="Tahoma" w:cs="Tahoma"/>
                <w:iCs/>
              </w:rPr>
            </w:pPr>
            <w:r w:rsidRPr="00CE081D">
              <w:rPr>
                <w:rFonts w:ascii="Tahoma" w:hAnsi="Tahoma" w:cs="Tahoma"/>
              </w:rPr>
              <w:t>FR-3</w:t>
            </w:r>
          </w:p>
        </w:tc>
      </w:tr>
      <w:tr w:rsidR="00F93882" w:rsidRPr="00CE081D" w14:paraId="33927902" w14:textId="77777777" w:rsidTr="009B0EBE">
        <w:trPr>
          <w:cantSplit/>
          <w:trHeight w:val="72"/>
          <w:tblHeader/>
        </w:trPr>
        <w:tc>
          <w:tcPr>
            <w:tcW w:w="656" w:type="pct"/>
            <w:shd w:val="clear" w:color="auto" w:fill="D9D9D9" w:themeFill="background1" w:themeFillShade="D9"/>
            <w:vAlign w:val="center"/>
          </w:tcPr>
          <w:p w14:paraId="0FDCF437" w14:textId="77777777" w:rsidR="00F93882" w:rsidRPr="00CE081D" w:rsidRDefault="00F93882" w:rsidP="00375D06">
            <w:pPr>
              <w:jc w:val="center"/>
              <w:rPr>
                <w:rFonts w:ascii="Tahoma" w:hAnsi="Tahoma" w:cs="Tahoma"/>
                <w:b/>
                <w:iCs/>
              </w:rPr>
            </w:pPr>
            <w:r w:rsidRPr="00CE081D">
              <w:rPr>
                <w:rFonts w:ascii="Tahoma" w:hAnsi="Tahoma" w:cs="Tahoma"/>
                <w:b/>
                <w:iCs/>
              </w:rPr>
              <w:t>Flow Process</w:t>
            </w:r>
          </w:p>
        </w:tc>
        <w:tc>
          <w:tcPr>
            <w:tcW w:w="4344" w:type="pct"/>
            <w:vAlign w:val="center"/>
          </w:tcPr>
          <w:p w14:paraId="2A919349" w14:textId="77777777" w:rsidR="00F93882" w:rsidRPr="00CE081D" w:rsidRDefault="00F93882" w:rsidP="00375D06">
            <w:pPr>
              <w:spacing w:after="60"/>
              <w:contextualSpacing/>
              <w:jc w:val="center"/>
              <w:rPr>
                <w:rFonts w:ascii="Tahoma" w:hAnsi="Tahoma" w:cs="Tahoma"/>
              </w:rPr>
            </w:pPr>
          </w:p>
          <w:p w14:paraId="2DCC1EED" w14:textId="737F2C7E" w:rsidR="00F93882" w:rsidRPr="00CE081D" w:rsidRDefault="00992989" w:rsidP="00992989">
            <w:pPr>
              <w:spacing w:after="60"/>
              <w:contextualSpacing/>
              <w:rPr>
                <w:rFonts w:ascii="Tahoma" w:hAnsi="Tahoma" w:cs="Tahoma"/>
              </w:rPr>
            </w:pPr>
            <w:r w:rsidRPr="00CE081D">
              <w:rPr>
                <w:rFonts w:ascii="Tahoma" w:hAnsi="Tahoma" w:cs="Tahoma"/>
                <w:noProof/>
              </w:rPr>
              <w:drawing>
                <wp:inline distT="0" distB="0" distL="0" distR="0" wp14:anchorId="70DAC4B9" wp14:editId="7720EFD2">
                  <wp:extent cx="5158800" cy="820117"/>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8800" cy="820117"/>
                          </a:xfrm>
                          <a:prstGeom prst="rect">
                            <a:avLst/>
                          </a:prstGeom>
                        </pic:spPr>
                      </pic:pic>
                    </a:graphicData>
                  </a:graphic>
                </wp:inline>
              </w:drawing>
            </w:r>
          </w:p>
          <w:p w14:paraId="0ACB47E9" w14:textId="77777777" w:rsidR="00F93882" w:rsidRPr="00CE081D" w:rsidRDefault="00F93882" w:rsidP="00375D06">
            <w:pPr>
              <w:spacing w:after="60"/>
              <w:contextualSpacing/>
              <w:jc w:val="center"/>
              <w:rPr>
                <w:rFonts w:ascii="Tahoma" w:hAnsi="Tahoma" w:cs="Tahoma"/>
              </w:rPr>
            </w:pPr>
          </w:p>
        </w:tc>
      </w:tr>
    </w:tbl>
    <w:p w14:paraId="4DDA4ADD" w14:textId="02306CE3" w:rsidR="009B0EBE" w:rsidRPr="00CE081D" w:rsidRDefault="009B0EBE" w:rsidP="009B0EBE">
      <w:pPr>
        <w:pStyle w:val="Caption"/>
        <w:rPr>
          <w:rFonts w:ascii="Tahoma" w:hAnsi="Tahoma" w:cs="Tahoma"/>
          <w:sz w:val="18"/>
        </w:rPr>
      </w:pPr>
      <w:bookmarkStart w:id="61" w:name="_Toc466459265"/>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992989" w:rsidRPr="00CE081D">
        <w:rPr>
          <w:rFonts w:ascii="Tahoma" w:hAnsi="Tahoma" w:cs="Tahoma"/>
          <w:noProof/>
          <w:sz w:val="18"/>
        </w:rPr>
        <w:t>31</w:t>
      </w:r>
      <w:r w:rsidRPr="00CE081D">
        <w:rPr>
          <w:rFonts w:ascii="Tahoma" w:hAnsi="Tahoma" w:cs="Tahoma"/>
          <w:sz w:val="18"/>
        </w:rPr>
        <w:fldChar w:fldCharType="end"/>
      </w:r>
      <w:r w:rsidRPr="00CE081D">
        <w:rPr>
          <w:rFonts w:ascii="Tahoma" w:hAnsi="Tahoma" w:cs="Tahoma"/>
          <w:sz w:val="18"/>
        </w:rPr>
        <w:t xml:space="preserve"> Business Flow 3</w:t>
      </w:r>
      <w:r w:rsidR="00992989" w:rsidRPr="00CE081D">
        <w:rPr>
          <w:rFonts w:ascii="Tahoma" w:hAnsi="Tahoma" w:cs="Tahoma"/>
          <w:sz w:val="18"/>
        </w:rPr>
        <w:t>0</w:t>
      </w:r>
      <w:r w:rsidR="001A7FF6" w:rsidRPr="00CE081D">
        <w:rPr>
          <w:rFonts w:ascii="Tahoma" w:hAnsi="Tahoma" w:cs="Tahoma"/>
          <w:sz w:val="18"/>
        </w:rPr>
        <w:t xml:space="preserve"> – Upload Offline </w:t>
      </w:r>
      <w:proofErr w:type="gramStart"/>
      <w:r w:rsidR="001A7FF6" w:rsidRPr="00CE081D">
        <w:rPr>
          <w:rFonts w:ascii="Tahoma" w:hAnsi="Tahoma" w:cs="Tahoma"/>
          <w:sz w:val="18"/>
        </w:rPr>
        <w:t>On</w:t>
      </w:r>
      <w:proofErr w:type="gramEnd"/>
      <w:r w:rsidR="001A7FF6" w:rsidRPr="00CE081D">
        <w:rPr>
          <w:rFonts w:ascii="Tahoma" w:hAnsi="Tahoma" w:cs="Tahoma"/>
          <w:sz w:val="18"/>
        </w:rPr>
        <w:t xml:space="preserve"> Hold</w:t>
      </w:r>
      <w:bookmarkEnd w:id="61"/>
    </w:p>
    <w:tbl>
      <w:tblPr>
        <w:tblW w:w="5249"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90"/>
      </w:tblGrid>
      <w:tr w:rsidR="009B0EBE" w:rsidRPr="00CE081D" w14:paraId="44B55FB7" w14:textId="77777777" w:rsidTr="009B0EBE">
        <w:trPr>
          <w:cantSplit/>
          <w:trHeight w:val="72"/>
          <w:tblHeader/>
        </w:trPr>
        <w:tc>
          <w:tcPr>
            <w:tcW w:w="655" w:type="pct"/>
            <w:shd w:val="clear" w:color="auto" w:fill="D9D9D9" w:themeFill="background1" w:themeFillShade="D9"/>
            <w:vAlign w:val="center"/>
          </w:tcPr>
          <w:p w14:paraId="4A76D794" w14:textId="77777777" w:rsidR="009B0EBE" w:rsidRPr="00CE081D" w:rsidRDefault="009B0EBE" w:rsidP="00375D06">
            <w:pPr>
              <w:jc w:val="center"/>
              <w:rPr>
                <w:rFonts w:ascii="Tahoma" w:hAnsi="Tahoma" w:cs="Tahoma"/>
                <w:b/>
              </w:rPr>
            </w:pPr>
            <w:r w:rsidRPr="00CE081D">
              <w:rPr>
                <w:rFonts w:ascii="Tahoma" w:hAnsi="Tahoma" w:cs="Tahoma"/>
                <w:b/>
              </w:rPr>
              <w:t>BF ID</w:t>
            </w:r>
          </w:p>
        </w:tc>
        <w:tc>
          <w:tcPr>
            <w:tcW w:w="4345" w:type="pct"/>
            <w:vAlign w:val="center"/>
          </w:tcPr>
          <w:p w14:paraId="4C3913B2" w14:textId="67536B9A" w:rsidR="009B0EBE" w:rsidRPr="00CE081D" w:rsidRDefault="009B0EBE" w:rsidP="00375D06">
            <w:pPr>
              <w:spacing w:after="60"/>
              <w:contextualSpacing/>
              <w:rPr>
                <w:rFonts w:ascii="Tahoma" w:hAnsi="Tahoma" w:cs="Tahoma"/>
              </w:rPr>
            </w:pPr>
            <w:r w:rsidRPr="00CE081D">
              <w:rPr>
                <w:rFonts w:ascii="Tahoma" w:hAnsi="Tahoma" w:cs="Tahoma"/>
              </w:rPr>
              <w:t>BF-3</w:t>
            </w:r>
            <w:r w:rsidR="00992989" w:rsidRPr="00CE081D">
              <w:rPr>
                <w:rFonts w:ascii="Tahoma" w:hAnsi="Tahoma" w:cs="Tahoma"/>
              </w:rPr>
              <w:t>0</w:t>
            </w:r>
          </w:p>
        </w:tc>
      </w:tr>
      <w:tr w:rsidR="009B0EBE" w:rsidRPr="00CE081D" w14:paraId="59BE81E2" w14:textId="77777777" w:rsidTr="009B0EBE">
        <w:trPr>
          <w:cantSplit/>
          <w:trHeight w:val="72"/>
          <w:tblHeader/>
        </w:trPr>
        <w:tc>
          <w:tcPr>
            <w:tcW w:w="655" w:type="pct"/>
            <w:shd w:val="clear" w:color="auto" w:fill="D9D9D9" w:themeFill="background1" w:themeFillShade="D9"/>
            <w:vAlign w:val="center"/>
          </w:tcPr>
          <w:p w14:paraId="7D25D754" w14:textId="77777777" w:rsidR="009B0EBE" w:rsidRPr="00CE081D" w:rsidRDefault="009B0EBE" w:rsidP="00375D06">
            <w:pPr>
              <w:jc w:val="center"/>
              <w:rPr>
                <w:rFonts w:ascii="Tahoma" w:hAnsi="Tahoma" w:cs="Tahoma"/>
                <w:b/>
              </w:rPr>
            </w:pPr>
            <w:r w:rsidRPr="00CE081D">
              <w:rPr>
                <w:rFonts w:ascii="Tahoma" w:hAnsi="Tahoma" w:cs="Tahoma"/>
                <w:b/>
              </w:rPr>
              <w:t>Description</w:t>
            </w:r>
          </w:p>
        </w:tc>
        <w:tc>
          <w:tcPr>
            <w:tcW w:w="4345" w:type="pct"/>
            <w:vAlign w:val="center"/>
          </w:tcPr>
          <w:p w14:paraId="2FC2A847" w14:textId="2B963496" w:rsidR="009B0EBE" w:rsidRPr="00CE081D" w:rsidRDefault="009B0EBE" w:rsidP="00375D06">
            <w:pPr>
              <w:spacing w:after="60"/>
              <w:contextualSpacing/>
              <w:rPr>
                <w:rFonts w:ascii="Tahoma" w:hAnsi="Tahoma" w:cs="Tahoma"/>
              </w:rPr>
            </w:pPr>
            <w:r w:rsidRPr="00CE081D">
              <w:rPr>
                <w:rFonts w:ascii="Tahoma" w:hAnsi="Tahoma" w:cs="Tahoma"/>
              </w:rPr>
              <w:t>Upload offline on hold</w:t>
            </w:r>
          </w:p>
        </w:tc>
      </w:tr>
      <w:tr w:rsidR="009B0EBE" w:rsidRPr="00CE081D" w14:paraId="06EABDB4" w14:textId="77777777" w:rsidTr="009B0EBE">
        <w:trPr>
          <w:cantSplit/>
          <w:trHeight w:val="72"/>
          <w:tblHeader/>
        </w:trPr>
        <w:tc>
          <w:tcPr>
            <w:tcW w:w="655" w:type="pct"/>
            <w:shd w:val="clear" w:color="auto" w:fill="D9D9D9" w:themeFill="background1" w:themeFillShade="D9"/>
            <w:vAlign w:val="center"/>
          </w:tcPr>
          <w:p w14:paraId="7C89AFFC" w14:textId="77777777" w:rsidR="009B0EBE" w:rsidRPr="00CE081D" w:rsidRDefault="009B0EBE"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5" w:type="pct"/>
            <w:vAlign w:val="center"/>
          </w:tcPr>
          <w:p w14:paraId="49316489" w14:textId="77777777" w:rsidR="009B0EBE" w:rsidRPr="00CE081D" w:rsidRDefault="009B0EBE" w:rsidP="00375D06">
            <w:pPr>
              <w:spacing w:after="60"/>
              <w:contextualSpacing/>
              <w:rPr>
                <w:rFonts w:ascii="Tahoma" w:hAnsi="Tahoma" w:cs="Tahoma"/>
                <w:iCs/>
              </w:rPr>
            </w:pPr>
            <w:r w:rsidRPr="00CE081D">
              <w:rPr>
                <w:rFonts w:ascii="Tahoma" w:hAnsi="Tahoma" w:cs="Tahoma"/>
              </w:rPr>
              <w:t>BR-1</w:t>
            </w:r>
          </w:p>
        </w:tc>
      </w:tr>
      <w:tr w:rsidR="009B0EBE" w:rsidRPr="00CE081D" w14:paraId="3A6A7D9F" w14:textId="77777777" w:rsidTr="009B0EBE">
        <w:trPr>
          <w:cantSplit/>
          <w:trHeight w:val="72"/>
          <w:tblHeader/>
        </w:trPr>
        <w:tc>
          <w:tcPr>
            <w:tcW w:w="655" w:type="pct"/>
            <w:shd w:val="clear" w:color="auto" w:fill="D9D9D9" w:themeFill="background1" w:themeFillShade="D9"/>
            <w:vAlign w:val="center"/>
          </w:tcPr>
          <w:p w14:paraId="767C6560" w14:textId="77777777" w:rsidR="009B0EBE" w:rsidRPr="00CE081D" w:rsidRDefault="009B0EBE"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5" w:type="pct"/>
            <w:vAlign w:val="center"/>
          </w:tcPr>
          <w:p w14:paraId="1D49FC8D" w14:textId="31914778" w:rsidR="009B0EBE" w:rsidRPr="00CE081D" w:rsidRDefault="009B0EBE" w:rsidP="00375D06">
            <w:pPr>
              <w:spacing w:after="60"/>
              <w:contextualSpacing/>
              <w:rPr>
                <w:rFonts w:ascii="Tahoma" w:hAnsi="Tahoma" w:cs="Tahoma"/>
                <w:iCs/>
              </w:rPr>
            </w:pPr>
            <w:r w:rsidRPr="00CE081D">
              <w:rPr>
                <w:rFonts w:ascii="Tahoma" w:hAnsi="Tahoma" w:cs="Tahoma"/>
              </w:rPr>
              <w:t>FR-3</w:t>
            </w:r>
          </w:p>
        </w:tc>
      </w:tr>
      <w:tr w:rsidR="009B0EBE" w:rsidRPr="00CE081D" w14:paraId="67B5D09A" w14:textId="77777777" w:rsidTr="009B0EBE">
        <w:trPr>
          <w:cantSplit/>
          <w:trHeight w:val="72"/>
          <w:tblHeader/>
        </w:trPr>
        <w:tc>
          <w:tcPr>
            <w:tcW w:w="655" w:type="pct"/>
            <w:shd w:val="clear" w:color="auto" w:fill="D9D9D9" w:themeFill="background1" w:themeFillShade="D9"/>
            <w:vAlign w:val="center"/>
          </w:tcPr>
          <w:p w14:paraId="226212C8" w14:textId="77777777" w:rsidR="009B0EBE" w:rsidRPr="00CE081D" w:rsidRDefault="009B0EBE" w:rsidP="00375D06">
            <w:pPr>
              <w:jc w:val="center"/>
              <w:rPr>
                <w:rFonts w:ascii="Tahoma" w:hAnsi="Tahoma" w:cs="Tahoma"/>
                <w:b/>
                <w:iCs/>
              </w:rPr>
            </w:pPr>
            <w:r w:rsidRPr="00CE081D">
              <w:rPr>
                <w:rFonts w:ascii="Tahoma" w:hAnsi="Tahoma" w:cs="Tahoma"/>
                <w:b/>
                <w:iCs/>
              </w:rPr>
              <w:t>Flow Process</w:t>
            </w:r>
          </w:p>
        </w:tc>
        <w:tc>
          <w:tcPr>
            <w:tcW w:w="4345" w:type="pct"/>
            <w:vAlign w:val="center"/>
          </w:tcPr>
          <w:p w14:paraId="27774A37" w14:textId="77777777" w:rsidR="009B0EBE" w:rsidRPr="00CE081D" w:rsidRDefault="009B0EBE" w:rsidP="00375D06">
            <w:pPr>
              <w:spacing w:after="60"/>
              <w:contextualSpacing/>
              <w:jc w:val="center"/>
              <w:rPr>
                <w:rFonts w:ascii="Tahoma" w:hAnsi="Tahoma" w:cs="Tahoma"/>
              </w:rPr>
            </w:pPr>
          </w:p>
          <w:p w14:paraId="2666E55E" w14:textId="7A776458" w:rsidR="009B0EBE" w:rsidRPr="00CE081D" w:rsidRDefault="00992989" w:rsidP="008012C3">
            <w:pPr>
              <w:spacing w:after="60"/>
              <w:contextualSpacing/>
              <w:rPr>
                <w:rFonts w:ascii="Tahoma" w:hAnsi="Tahoma" w:cs="Tahoma"/>
              </w:rPr>
            </w:pPr>
            <w:r w:rsidRPr="00CE081D">
              <w:rPr>
                <w:rFonts w:ascii="Tahoma" w:hAnsi="Tahoma" w:cs="Tahoma"/>
                <w:noProof/>
              </w:rPr>
              <w:drawing>
                <wp:inline distT="0" distB="0" distL="0" distR="0" wp14:anchorId="51518CDD" wp14:editId="4139857C">
                  <wp:extent cx="5158800" cy="820117"/>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8800" cy="820117"/>
                          </a:xfrm>
                          <a:prstGeom prst="rect">
                            <a:avLst/>
                          </a:prstGeom>
                        </pic:spPr>
                      </pic:pic>
                    </a:graphicData>
                  </a:graphic>
                </wp:inline>
              </w:drawing>
            </w:r>
          </w:p>
          <w:p w14:paraId="547A0244" w14:textId="77777777" w:rsidR="009B0EBE" w:rsidRPr="00CE081D" w:rsidRDefault="009B0EBE" w:rsidP="00375D06">
            <w:pPr>
              <w:spacing w:after="60"/>
              <w:contextualSpacing/>
              <w:jc w:val="center"/>
              <w:rPr>
                <w:rFonts w:ascii="Tahoma" w:hAnsi="Tahoma" w:cs="Tahoma"/>
              </w:rPr>
            </w:pPr>
          </w:p>
        </w:tc>
      </w:tr>
    </w:tbl>
    <w:p w14:paraId="029E4AE1" w14:textId="3AC8B2A1" w:rsidR="009B0EBE" w:rsidRPr="00CE081D" w:rsidRDefault="009B0EBE" w:rsidP="009B0EBE">
      <w:pPr>
        <w:pStyle w:val="Caption"/>
        <w:rPr>
          <w:rFonts w:ascii="Tahoma" w:hAnsi="Tahoma" w:cs="Tahoma"/>
          <w:sz w:val="18"/>
        </w:rPr>
      </w:pPr>
      <w:bookmarkStart w:id="62" w:name="_Toc466459266"/>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992989" w:rsidRPr="00CE081D">
        <w:rPr>
          <w:rFonts w:ascii="Tahoma" w:hAnsi="Tahoma" w:cs="Tahoma"/>
          <w:noProof/>
          <w:sz w:val="18"/>
        </w:rPr>
        <w:t>32</w:t>
      </w:r>
      <w:r w:rsidRPr="00CE081D">
        <w:rPr>
          <w:rFonts w:ascii="Tahoma" w:hAnsi="Tahoma" w:cs="Tahoma"/>
          <w:sz w:val="18"/>
        </w:rPr>
        <w:fldChar w:fldCharType="end"/>
      </w:r>
      <w:r w:rsidRPr="00CE081D">
        <w:rPr>
          <w:rFonts w:ascii="Tahoma" w:hAnsi="Tahoma" w:cs="Tahoma"/>
          <w:sz w:val="18"/>
        </w:rPr>
        <w:t xml:space="preserve"> Business Flow 3</w:t>
      </w:r>
      <w:r w:rsidR="00992989" w:rsidRPr="00CE081D">
        <w:rPr>
          <w:rFonts w:ascii="Tahoma" w:hAnsi="Tahoma" w:cs="Tahoma"/>
          <w:sz w:val="18"/>
        </w:rPr>
        <w:t>1</w:t>
      </w:r>
      <w:r w:rsidR="001A7FF6" w:rsidRPr="00CE081D">
        <w:rPr>
          <w:rFonts w:ascii="Tahoma" w:hAnsi="Tahoma" w:cs="Tahoma"/>
          <w:sz w:val="18"/>
        </w:rPr>
        <w:t xml:space="preserve"> – Upload Offline Message</w:t>
      </w:r>
      <w:bookmarkEnd w:id="62"/>
    </w:p>
    <w:tbl>
      <w:tblPr>
        <w:tblW w:w="524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73"/>
      </w:tblGrid>
      <w:tr w:rsidR="009B0EBE" w:rsidRPr="00CE081D" w14:paraId="429C0205" w14:textId="77777777" w:rsidTr="009B0EBE">
        <w:trPr>
          <w:cantSplit/>
          <w:trHeight w:val="72"/>
          <w:tblHeader/>
        </w:trPr>
        <w:tc>
          <w:tcPr>
            <w:tcW w:w="656" w:type="pct"/>
            <w:shd w:val="clear" w:color="auto" w:fill="D9D9D9" w:themeFill="background1" w:themeFillShade="D9"/>
            <w:vAlign w:val="center"/>
          </w:tcPr>
          <w:p w14:paraId="0DAB3D7C" w14:textId="77777777" w:rsidR="009B0EBE" w:rsidRPr="00CE081D" w:rsidRDefault="009B0EBE" w:rsidP="00375D06">
            <w:pPr>
              <w:jc w:val="center"/>
              <w:rPr>
                <w:rFonts w:ascii="Tahoma" w:hAnsi="Tahoma" w:cs="Tahoma"/>
                <w:b/>
              </w:rPr>
            </w:pPr>
            <w:r w:rsidRPr="00CE081D">
              <w:rPr>
                <w:rFonts w:ascii="Tahoma" w:hAnsi="Tahoma" w:cs="Tahoma"/>
                <w:b/>
              </w:rPr>
              <w:t>BF ID</w:t>
            </w:r>
          </w:p>
        </w:tc>
        <w:tc>
          <w:tcPr>
            <w:tcW w:w="4344" w:type="pct"/>
            <w:vAlign w:val="center"/>
          </w:tcPr>
          <w:p w14:paraId="7D6263CF" w14:textId="29BF2384" w:rsidR="009B0EBE" w:rsidRPr="00CE081D" w:rsidRDefault="009B0EBE" w:rsidP="00375D06">
            <w:pPr>
              <w:spacing w:after="60"/>
              <w:contextualSpacing/>
              <w:rPr>
                <w:rFonts w:ascii="Tahoma" w:hAnsi="Tahoma" w:cs="Tahoma"/>
              </w:rPr>
            </w:pPr>
            <w:r w:rsidRPr="00CE081D">
              <w:rPr>
                <w:rFonts w:ascii="Tahoma" w:hAnsi="Tahoma" w:cs="Tahoma"/>
              </w:rPr>
              <w:t>BF-3</w:t>
            </w:r>
            <w:r w:rsidR="00992989" w:rsidRPr="00CE081D">
              <w:rPr>
                <w:rFonts w:ascii="Tahoma" w:hAnsi="Tahoma" w:cs="Tahoma"/>
              </w:rPr>
              <w:t>1</w:t>
            </w:r>
          </w:p>
        </w:tc>
      </w:tr>
      <w:tr w:rsidR="009B0EBE" w:rsidRPr="00CE081D" w14:paraId="3136F4C0" w14:textId="77777777" w:rsidTr="009B0EBE">
        <w:trPr>
          <w:cantSplit/>
          <w:trHeight w:val="72"/>
          <w:tblHeader/>
        </w:trPr>
        <w:tc>
          <w:tcPr>
            <w:tcW w:w="656" w:type="pct"/>
            <w:shd w:val="clear" w:color="auto" w:fill="D9D9D9" w:themeFill="background1" w:themeFillShade="D9"/>
            <w:vAlign w:val="center"/>
          </w:tcPr>
          <w:p w14:paraId="7606638A" w14:textId="77777777" w:rsidR="009B0EBE" w:rsidRPr="00CE081D" w:rsidRDefault="009B0EBE" w:rsidP="00375D06">
            <w:pPr>
              <w:jc w:val="center"/>
              <w:rPr>
                <w:rFonts w:ascii="Tahoma" w:hAnsi="Tahoma" w:cs="Tahoma"/>
                <w:b/>
              </w:rPr>
            </w:pPr>
            <w:r w:rsidRPr="00CE081D">
              <w:rPr>
                <w:rFonts w:ascii="Tahoma" w:hAnsi="Tahoma" w:cs="Tahoma"/>
                <w:b/>
              </w:rPr>
              <w:t>Description</w:t>
            </w:r>
          </w:p>
        </w:tc>
        <w:tc>
          <w:tcPr>
            <w:tcW w:w="4344" w:type="pct"/>
            <w:vAlign w:val="center"/>
          </w:tcPr>
          <w:p w14:paraId="6E258A49" w14:textId="1F1022AC" w:rsidR="009B0EBE" w:rsidRPr="00CE081D" w:rsidRDefault="009B0EBE" w:rsidP="00375D06">
            <w:pPr>
              <w:spacing w:after="60"/>
              <w:contextualSpacing/>
              <w:rPr>
                <w:rFonts w:ascii="Tahoma" w:hAnsi="Tahoma" w:cs="Tahoma"/>
              </w:rPr>
            </w:pPr>
            <w:r w:rsidRPr="00CE081D">
              <w:rPr>
                <w:rFonts w:ascii="Tahoma" w:hAnsi="Tahoma" w:cs="Tahoma"/>
              </w:rPr>
              <w:t>Upload offline message</w:t>
            </w:r>
          </w:p>
        </w:tc>
      </w:tr>
      <w:tr w:rsidR="009B0EBE" w:rsidRPr="00CE081D" w14:paraId="34653A00" w14:textId="77777777" w:rsidTr="009B0EBE">
        <w:trPr>
          <w:cantSplit/>
          <w:trHeight w:val="72"/>
          <w:tblHeader/>
        </w:trPr>
        <w:tc>
          <w:tcPr>
            <w:tcW w:w="656" w:type="pct"/>
            <w:shd w:val="clear" w:color="auto" w:fill="D9D9D9" w:themeFill="background1" w:themeFillShade="D9"/>
            <w:vAlign w:val="center"/>
          </w:tcPr>
          <w:p w14:paraId="245848B0" w14:textId="77777777" w:rsidR="009B0EBE" w:rsidRPr="00CE081D" w:rsidRDefault="009B0EBE"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4" w:type="pct"/>
            <w:vAlign w:val="center"/>
          </w:tcPr>
          <w:p w14:paraId="69E940BB" w14:textId="77777777" w:rsidR="009B0EBE" w:rsidRPr="00CE081D" w:rsidRDefault="009B0EBE" w:rsidP="00375D06">
            <w:pPr>
              <w:spacing w:after="60"/>
              <w:contextualSpacing/>
              <w:rPr>
                <w:rFonts w:ascii="Tahoma" w:hAnsi="Tahoma" w:cs="Tahoma"/>
                <w:iCs/>
              </w:rPr>
            </w:pPr>
            <w:r w:rsidRPr="00CE081D">
              <w:rPr>
                <w:rFonts w:ascii="Tahoma" w:hAnsi="Tahoma" w:cs="Tahoma"/>
              </w:rPr>
              <w:t>BR-1</w:t>
            </w:r>
          </w:p>
        </w:tc>
      </w:tr>
      <w:tr w:rsidR="009B0EBE" w:rsidRPr="00CE081D" w14:paraId="5781316F" w14:textId="77777777" w:rsidTr="009B0EBE">
        <w:trPr>
          <w:cantSplit/>
          <w:trHeight w:val="72"/>
          <w:tblHeader/>
        </w:trPr>
        <w:tc>
          <w:tcPr>
            <w:tcW w:w="656" w:type="pct"/>
            <w:shd w:val="clear" w:color="auto" w:fill="D9D9D9" w:themeFill="background1" w:themeFillShade="D9"/>
            <w:vAlign w:val="center"/>
          </w:tcPr>
          <w:p w14:paraId="2A6ED357" w14:textId="77777777" w:rsidR="009B0EBE" w:rsidRPr="00CE081D" w:rsidRDefault="009B0EBE"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4" w:type="pct"/>
            <w:vAlign w:val="center"/>
          </w:tcPr>
          <w:p w14:paraId="78AE7310" w14:textId="77777777" w:rsidR="009B0EBE" w:rsidRPr="00CE081D" w:rsidRDefault="009B0EBE" w:rsidP="00375D06">
            <w:pPr>
              <w:spacing w:after="60"/>
              <w:contextualSpacing/>
              <w:rPr>
                <w:rFonts w:ascii="Tahoma" w:hAnsi="Tahoma" w:cs="Tahoma"/>
                <w:iCs/>
              </w:rPr>
            </w:pPr>
            <w:r w:rsidRPr="00CE081D">
              <w:rPr>
                <w:rFonts w:ascii="Tahoma" w:hAnsi="Tahoma" w:cs="Tahoma"/>
              </w:rPr>
              <w:t>FR-3</w:t>
            </w:r>
          </w:p>
        </w:tc>
      </w:tr>
      <w:tr w:rsidR="009B0EBE" w:rsidRPr="00CE081D" w14:paraId="168F8BCD" w14:textId="77777777" w:rsidTr="009B0EBE">
        <w:trPr>
          <w:cantSplit/>
          <w:trHeight w:val="72"/>
          <w:tblHeader/>
        </w:trPr>
        <w:tc>
          <w:tcPr>
            <w:tcW w:w="656" w:type="pct"/>
            <w:shd w:val="clear" w:color="auto" w:fill="D9D9D9" w:themeFill="background1" w:themeFillShade="D9"/>
            <w:vAlign w:val="center"/>
          </w:tcPr>
          <w:p w14:paraId="12525CA6" w14:textId="77777777" w:rsidR="009B0EBE" w:rsidRPr="00CE081D" w:rsidRDefault="009B0EBE" w:rsidP="00375D06">
            <w:pPr>
              <w:jc w:val="center"/>
              <w:rPr>
                <w:rFonts w:ascii="Tahoma" w:hAnsi="Tahoma" w:cs="Tahoma"/>
                <w:b/>
                <w:iCs/>
              </w:rPr>
            </w:pPr>
            <w:r w:rsidRPr="00CE081D">
              <w:rPr>
                <w:rFonts w:ascii="Tahoma" w:hAnsi="Tahoma" w:cs="Tahoma"/>
                <w:b/>
                <w:iCs/>
              </w:rPr>
              <w:t>Flow Process</w:t>
            </w:r>
          </w:p>
        </w:tc>
        <w:tc>
          <w:tcPr>
            <w:tcW w:w="4344" w:type="pct"/>
            <w:vAlign w:val="center"/>
          </w:tcPr>
          <w:p w14:paraId="7CB9004D" w14:textId="77777777" w:rsidR="009B0EBE" w:rsidRPr="00CE081D" w:rsidRDefault="009B0EBE" w:rsidP="00375D06">
            <w:pPr>
              <w:spacing w:after="60"/>
              <w:contextualSpacing/>
              <w:jc w:val="center"/>
              <w:rPr>
                <w:rFonts w:ascii="Tahoma" w:hAnsi="Tahoma" w:cs="Tahoma"/>
              </w:rPr>
            </w:pPr>
          </w:p>
          <w:p w14:paraId="604D8C6C" w14:textId="63FAC563" w:rsidR="009B0EBE" w:rsidRPr="00CE081D" w:rsidRDefault="00992989" w:rsidP="008012C3">
            <w:pPr>
              <w:spacing w:after="60"/>
              <w:contextualSpacing/>
              <w:rPr>
                <w:rFonts w:ascii="Tahoma" w:hAnsi="Tahoma" w:cs="Tahoma"/>
              </w:rPr>
            </w:pPr>
            <w:r w:rsidRPr="00CE081D">
              <w:rPr>
                <w:rFonts w:ascii="Tahoma" w:hAnsi="Tahoma" w:cs="Tahoma"/>
                <w:noProof/>
              </w:rPr>
              <w:drawing>
                <wp:inline distT="0" distB="0" distL="0" distR="0" wp14:anchorId="26735ABB" wp14:editId="4718F783">
                  <wp:extent cx="5158800" cy="820117"/>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8800" cy="820117"/>
                          </a:xfrm>
                          <a:prstGeom prst="rect">
                            <a:avLst/>
                          </a:prstGeom>
                        </pic:spPr>
                      </pic:pic>
                    </a:graphicData>
                  </a:graphic>
                </wp:inline>
              </w:drawing>
            </w:r>
          </w:p>
          <w:p w14:paraId="1A10EE38" w14:textId="77777777" w:rsidR="009B0EBE" w:rsidRPr="00CE081D" w:rsidRDefault="009B0EBE" w:rsidP="00375D06">
            <w:pPr>
              <w:spacing w:after="60"/>
              <w:contextualSpacing/>
              <w:jc w:val="center"/>
              <w:rPr>
                <w:rFonts w:ascii="Tahoma" w:hAnsi="Tahoma" w:cs="Tahoma"/>
              </w:rPr>
            </w:pPr>
          </w:p>
        </w:tc>
      </w:tr>
    </w:tbl>
    <w:p w14:paraId="02E807DB" w14:textId="6A9FE093" w:rsidR="009B0EBE" w:rsidRPr="00CE081D" w:rsidRDefault="009B0EBE" w:rsidP="009B0EBE">
      <w:pPr>
        <w:pStyle w:val="Caption"/>
        <w:rPr>
          <w:rFonts w:ascii="Tahoma" w:hAnsi="Tahoma" w:cs="Tahoma"/>
          <w:sz w:val="18"/>
        </w:rPr>
      </w:pPr>
      <w:bookmarkStart w:id="63" w:name="_Toc466459267"/>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992989" w:rsidRPr="00CE081D">
        <w:rPr>
          <w:rFonts w:ascii="Tahoma" w:hAnsi="Tahoma" w:cs="Tahoma"/>
          <w:noProof/>
          <w:sz w:val="18"/>
        </w:rPr>
        <w:t>33</w:t>
      </w:r>
      <w:r w:rsidRPr="00CE081D">
        <w:rPr>
          <w:rFonts w:ascii="Tahoma" w:hAnsi="Tahoma" w:cs="Tahoma"/>
          <w:sz w:val="18"/>
        </w:rPr>
        <w:fldChar w:fldCharType="end"/>
      </w:r>
      <w:r w:rsidRPr="00CE081D">
        <w:rPr>
          <w:rFonts w:ascii="Tahoma" w:hAnsi="Tahoma" w:cs="Tahoma"/>
          <w:sz w:val="18"/>
        </w:rPr>
        <w:t xml:space="preserve"> Business Flow 3</w:t>
      </w:r>
      <w:r w:rsidR="00992989" w:rsidRPr="00CE081D">
        <w:rPr>
          <w:rFonts w:ascii="Tahoma" w:hAnsi="Tahoma" w:cs="Tahoma"/>
          <w:sz w:val="18"/>
        </w:rPr>
        <w:t>2</w:t>
      </w:r>
      <w:r w:rsidR="001A7FF6" w:rsidRPr="00CE081D">
        <w:rPr>
          <w:rFonts w:ascii="Tahoma" w:hAnsi="Tahoma" w:cs="Tahoma"/>
          <w:sz w:val="18"/>
        </w:rPr>
        <w:t xml:space="preserve"> – Contact Us</w:t>
      </w:r>
      <w:bookmarkEnd w:id="63"/>
    </w:p>
    <w:tbl>
      <w:tblPr>
        <w:tblW w:w="5207"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09"/>
      </w:tblGrid>
      <w:tr w:rsidR="009B0EBE" w:rsidRPr="00CE081D" w14:paraId="04504AF4" w14:textId="77777777" w:rsidTr="009B0EBE">
        <w:trPr>
          <w:cantSplit/>
          <w:trHeight w:val="72"/>
          <w:tblHeader/>
        </w:trPr>
        <w:tc>
          <w:tcPr>
            <w:tcW w:w="660" w:type="pct"/>
            <w:shd w:val="clear" w:color="auto" w:fill="D9D9D9" w:themeFill="background1" w:themeFillShade="D9"/>
            <w:vAlign w:val="center"/>
          </w:tcPr>
          <w:p w14:paraId="1A821E6C" w14:textId="77777777" w:rsidR="009B0EBE" w:rsidRPr="00CE081D" w:rsidRDefault="009B0EBE" w:rsidP="00375D06">
            <w:pPr>
              <w:jc w:val="center"/>
              <w:rPr>
                <w:rFonts w:ascii="Tahoma" w:hAnsi="Tahoma" w:cs="Tahoma"/>
                <w:b/>
              </w:rPr>
            </w:pPr>
            <w:r w:rsidRPr="00CE081D">
              <w:rPr>
                <w:rFonts w:ascii="Tahoma" w:hAnsi="Tahoma" w:cs="Tahoma"/>
                <w:b/>
              </w:rPr>
              <w:t>BF ID</w:t>
            </w:r>
          </w:p>
        </w:tc>
        <w:tc>
          <w:tcPr>
            <w:tcW w:w="4340" w:type="pct"/>
            <w:vAlign w:val="center"/>
          </w:tcPr>
          <w:p w14:paraId="0CD5E21E" w14:textId="1E2728CC" w:rsidR="009B0EBE" w:rsidRPr="00CE081D" w:rsidRDefault="009B0EBE" w:rsidP="00375D06">
            <w:pPr>
              <w:spacing w:after="60"/>
              <w:contextualSpacing/>
              <w:rPr>
                <w:rFonts w:ascii="Tahoma" w:hAnsi="Tahoma" w:cs="Tahoma"/>
              </w:rPr>
            </w:pPr>
            <w:r w:rsidRPr="00CE081D">
              <w:rPr>
                <w:rFonts w:ascii="Tahoma" w:hAnsi="Tahoma" w:cs="Tahoma"/>
              </w:rPr>
              <w:t>BF-3</w:t>
            </w:r>
            <w:r w:rsidR="00992989" w:rsidRPr="00CE081D">
              <w:rPr>
                <w:rFonts w:ascii="Tahoma" w:hAnsi="Tahoma" w:cs="Tahoma"/>
              </w:rPr>
              <w:t>2</w:t>
            </w:r>
          </w:p>
        </w:tc>
      </w:tr>
      <w:tr w:rsidR="009B0EBE" w:rsidRPr="00CE081D" w14:paraId="5BDFC59F" w14:textId="77777777" w:rsidTr="009B0EBE">
        <w:trPr>
          <w:cantSplit/>
          <w:trHeight w:val="72"/>
          <w:tblHeader/>
        </w:trPr>
        <w:tc>
          <w:tcPr>
            <w:tcW w:w="660" w:type="pct"/>
            <w:shd w:val="clear" w:color="auto" w:fill="D9D9D9" w:themeFill="background1" w:themeFillShade="D9"/>
            <w:vAlign w:val="center"/>
          </w:tcPr>
          <w:p w14:paraId="17583302" w14:textId="77777777" w:rsidR="009B0EBE" w:rsidRPr="00CE081D" w:rsidRDefault="009B0EBE" w:rsidP="00375D06">
            <w:pPr>
              <w:jc w:val="center"/>
              <w:rPr>
                <w:rFonts w:ascii="Tahoma" w:hAnsi="Tahoma" w:cs="Tahoma"/>
                <w:b/>
              </w:rPr>
            </w:pPr>
            <w:r w:rsidRPr="00CE081D">
              <w:rPr>
                <w:rFonts w:ascii="Tahoma" w:hAnsi="Tahoma" w:cs="Tahoma"/>
                <w:b/>
              </w:rPr>
              <w:t>Description</w:t>
            </w:r>
          </w:p>
        </w:tc>
        <w:tc>
          <w:tcPr>
            <w:tcW w:w="4340" w:type="pct"/>
            <w:vAlign w:val="center"/>
          </w:tcPr>
          <w:p w14:paraId="2DA98854" w14:textId="56C6B468" w:rsidR="009B0EBE" w:rsidRPr="00CE081D" w:rsidRDefault="009B0EBE" w:rsidP="00375D06">
            <w:pPr>
              <w:spacing w:after="60"/>
              <w:contextualSpacing/>
              <w:rPr>
                <w:rFonts w:ascii="Tahoma" w:hAnsi="Tahoma" w:cs="Tahoma"/>
              </w:rPr>
            </w:pPr>
            <w:r w:rsidRPr="00CE081D">
              <w:rPr>
                <w:rFonts w:ascii="Tahoma" w:hAnsi="Tahoma" w:cs="Tahoma"/>
              </w:rPr>
              <w:t>Contact us</w:t>
            </w:r>
          </w:p>
        </w:tc>
      </w:tr>
      <w:tr w:rsidR="009B0EBE" w:rsidRPr="00CE081D" w14:paraId="610E3AAF" w14:textId="77777777" w:rsidTr="009B0EBE">
        <w:trPr>
          <w:cantSplit/>
          <w:trHeight w:val="72"/>
          <w:tblHeader/>
        </w:trPr>
        <w:tc>
          <w:tcPr>
            <w:tcW w:w="660" w:type="pct"/>
            <w:shd w:val="clear" w:color="auto" w:fill="D9D9D9" w:themeFill="background1" w:themeFillShade="D9"/>
            <w:vAlign w:val="center"/>
          </w:tcPr>
          <w:p w14:paraId="32AD4D10" w14:textId="77777777" w:rsidR="009B0EBE" w:rsidRPr="00CE081D" w:rsidRDefault="009B0EBE"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0" w:type="pct"/>
            <w:vAlign w:val="center"/>
          </w:tcPr>
          <w:p w14:paraId="3D7232A8" w14:textId="77777777" w:rsidR="009B0EBE" w:rsidRPr="00CE081D" w:rsidRDefault="009B0EBE" w:rsidP="00375D06">
            <w:pPr>
              <w:spacing w:after="60"/>
              <w:contextualSpacing/>
              <w:rPr>
                <w:rFonts w:ascii="Tahoma" w:hAnsi="Tahoma" w:cs="Tahoma"/>
                <w:iCs/>
              </w:rPr>
            </w:pPr>
            <w:r w:rsidRPr="00CE081D">
              <w:rPr>
                <w:rFonts w:ascii="Tahoma" w:hAnsi="Tahoma" w:cs="Tahoma"/>
              </w:rPr>
              <w:t>BR-1</w:t>
            </w:r>
          </w:p>
        </w:tc>
      </w:tr>
      <w:tr w:rsidR="009B0EBE" w:rsidRPr="00CE081D" w14:paraId="3D7C7285" w14:textId="77777777" w:rsidTr="009B0EBE">
        <w:trPr>
          <w:cantSplit/>
          <w:trHeight w:val="72"/>
          <w:tblHeader/>
        </w:trPr>
        <w:tc>
          <w:tcPr>
            <w:tcW w:w="660" w:type="pct"/>
            <w:shd w:val="clear" w:color="auto" w:fill="D9D9D9" w:themeFill="background1" w:themeFillShade="D9"/>
            <w:vAlign w:val="center"/>
          </w:tcPr>
          <w:p w14:paraId="79EE3BBD" w14:textId="77777777" w:rsidR="009B0EBE" w:rsidRPr="00CE081D" w:rsidRDefault="009B0EBE"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0" w:type="pct"/>
            <w:vAlign w:val="center"/>
          </w:tcPr>
          <w:p w14:paraId="4376BEA4" w14:textId="52359A41" w:rsidR="009B0EBE" w:rsidRPr="00CE081D" w:rsidRDefault="009B0EBE" w:rsidP="00375D06">
            <w:pPr>
              <w:spacing w:after="60"/>
              <w:contextualSpacing/>
              <w:rPr>
                <w:rFonts w:ascii="Tahoma" w:hAnsi="Tahoma" w:cs="Tahoma"/>
                <w:iCs/>
              </w:rPr>
            </w:pPr>
            <w:r w:rsidRPr="00CE081D">
              <w:rPr>
                <w:rFonts w:ascii="Tahoma" w:hAnsi="Tahoma" w:cs="Tahoma"/>
              </w:rPr>
              <w:t>FR-4</w:t>
            </w:r>
          </w:p>
        </w:tc>
      </w:tr>
      <w:tr w:rsidR="009B0EBE" w:rsidRPr="00CE081D" w14:paraId="6744402F" w14:textId="77777777" w:rsidTr="009B0EBE">
        <w:trPr>
          <w:cantSplit/>
          <w:trHeight w:val="72"/>
          <w:tblHeader/>
        </w:trPr>
        <w:tc>
          <w:tcPr>
            <w:tcW w:w="660" w:type="pct"/>
            <w:shd w:val="clear" w:color="auto" w:fill="D9D9D9" w:themeFill="background1" w:themeFillShade="D9"/>
            <w:vAlign w:val="center"/>
          </w:tcPr>
          <w:p w14:paraId="6A422318" w14:textId="77777777" w:rsidR="009B0EBE" w:rsidRPr="00CE081D" w:rsidRDefault="009B0EBE" w:rsidP="00375D06">
            <w:pPr>
              <w:jc w:val="center"/>
              <w:rPr>
                <w:rFonts w:ascii="Tahoma" w:hAnsi="Tahoma" w:cs="Tahoma"/>
                <w:b/>
                <w:iCs/>
              </w:rPr>
            </w:pPr>
            <w:r w:rsidRPr="00CE081D">
              <w:rPr>
                <w:rFonts w:ascii="Tahoma" w:hAnsi="Tahoma" w:cs="Tahoma"/>
                <w:b/>
                <w:iCs/>
              </w:rPr>
              <w:t>Flow Process</w:t>
            </w:r>
          </w:p>
        </w:tc>
        <w:tc>
          <w:tcPr>
            <w:tcW w:w="4340" w:type="pct"/>
            <w:vAlign w:val="center"/>
          </w:tcPr>
          <w:p w14:paraId="06493434" w14:textId="77777777" w:rsidR="009B0EBE" w:rsidRPr="00CE081D" w:rsidRDefault="009B0EBE" w:rsidP="00375D06">
            <w:pPr>
              <w:spacing w:after="60"/>
              <w:contextualSpacing/>
              <w:jc w:val="center"/>
              <w:rPr>
                <w:rFonts w:ascii="Tahoma" w:hAnsi="Tahoma" w:cs="Tahoma"/>
              </w:rPr>
            </w:pPr>
          </w:p>
          <w:p w14:paraId="41645242" w14:textId="1D70B863" w:rsidR="009B0EBE" w:rsidRPr="00CE081D" w:rsidRDefault="00A85116" w:rsidP="008012C3">
            <w:pPr>
              <w:spacing w:after="60"/>
              <w:contextualSpacing/>
              <w:rPr>
                <w:rFonts w:ascii="Tahoma" w:hAnsi="Tahoma" w:cs="Tahoma"/>
              </w:rPr>
            </w:pPr>
            <w:r w:rsidRPr="00CE081D">
              <w:rPr>
                <w:rFonts w:ascii="Tahoma" w:hAnsi="Tahoma" w:cs="Tahoma"/>
                <w:noProof/>
              </w:rPr>
              <w:drawing>
                <wp:inline distT="0" distB="0" distL="0" distR="0" wp14:anchorId="085E7DEB" wp14:editId="3D1F8D4D">
                  <wp:extent cx="5158800" cy="101467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8800" cy="1014674"/>
                          </a:xfrm>
                          <a:prstGeom prst="rect">
                            <a:avLst/>
                          </a:prstGeom>
                        </pic:spPr>
                      </pic:pic>
                    </a:graphicData>
                  </a:graphic>
                </wp:inline>
              </w:drawing>
            </w:r>
          </w:p>
          <w:p w14:paraId="40B47DA0" w14:textId="77777777" w:rsidR="009B0EBE" w:rsidRPr="00CE081D" w:rsidRDefault="009B0EBE" w:rsidP="00375D06">
            <w:pPr>
              <w:spacing w:after="60"/>
              <w:contextualSpacing/>
              <w:jc w:val="center"/>
              <w:rPr>
                <w:rFonts w:ascii="Tahoma" w:hAnsi="Tahoma" w:cs="Tahoma"/>
              </w:rPr>
            </w:pPr>
          </w:p>
        </w:tc>
      </w:tr>
    </w:tbl>
    <w:p w14:paraId="115DD17B" w14:textId="6CEE76C0" w:rsidR="009B0EBE" w:rsidRPr="00CE081D" w:rsidRDefault="009B0EBE" w:rsidP="009B0EBE">
      <w:pPr>
        <w:pStyle w:val="Caption"/>
        <w:rPr>
          <w:rFonts w:ascii="Tahoma" w:hAnsi="Tahoma" w:cs="Tahoma"/>
          <w:sz w:val="18"/>
        </w:rPr>
      </w:pPr>
      <w:bookmarkStart w:id="64" w:name="_Toc466459268"/>
      <w:r w:rsidRPr="00CE081D">
        <w:rPr>
          <w:rFonts w:ascii="Tahoma" w:hAnsi="Tahoma" w:cs="Tahoma"/>
          <w:sz w:val="18"/>
        </w:rPr>
        <w:lastRenderedPageBreak/>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992989" w:rsidRPr="00CE081D">
        <w:rPr>
          <w:rFonts w:ascii="Tahoma" w:hAnsi="Tahoma" w:cs="Tahoma"/>
          <w:noProof/>
          <w:sz w:val="18"/>
        </w:rPr>
        <w:t>34</w:t>
      </w:r>
      <w:r w:rsidRPr="00CE081D">
        <w:rPr>
          <w:rFonts w:ascii="Tahoma" w:hAnsi="Tahoma" w:cs="Tahoma"/>
          <w:sz w:val="18"/>
        </w:rPr>
        <w:fldChar w:fldCharType="end"/>
      </w:r>
      <w:r w:rsidRPr="00CE081D">
        <w:rPr>
          <w:rFonts w:ascii="Tahoma" w:hAnsi="Tahoma" w:cs="Tahoma"/>
          <w:sz w:val="18"/>
        </w:rPr>
        <w:t xml:space="preserve"> Business Flow 3</w:t>
      </w:r>
      <w:r w:rsidR="00992989" w:rsidRPr="00CE081D">
        <w:rPr>
          <w:rFonts w:ascii="Tahoma" w:hAnsi="Tahoma" w:cs="Tahoma"/>
          <w:sz w:val="18"/>
        </w:rPr>
        <w:t>3</w:t>
      </w:r>
      <w:r w:rsidR="001A7FF6" w:rsidRPr="00CE081D">
        <w:rPr>
          <w:rFonts w:ascii="Tahoma" w:hAnsi="Tahoma" w:cs="Tahoma"/>
          <w:sz w:val="18"/>
        </w:rPr>
        <w:t xml:space="preserve"> – Change Password</w:t>
      </w:r>
      <w:bookmarkEnd w:id="64"/>
    </w:p>
    <w:tbl>
      <w:tblPr>
        <w:tblW w:w="5207"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09"/>
      </w:tblGrid>
      <w:tr w:rsidR="009B0EBE" w:rsidRPr="00CE081D" w14:paraId="777FAFC0" w14:textId="77777777" w:rsidTr="009B0EBE">
        <w:trPr>
          <w:cantSplit/>
          <w:trHeight w:val="72"/>
          <w:tblHeader/>
        </w:trPr>
        <w:tc>
          <w:tcPr>
            <w:tcW w:w="660" w:type="pct"/>
            <w:shd w:val="clear" w:color="auto" w:fill="D9D9D9" w:themeFill="background1" w:themeFillShade="D9"/>
            <w:vAlign w:val="center"/>
          </w:tcPr>
          <w:p w14:paraId="573A100F" w14:textId="77777777" w:rsidR="009B0EBE" w:rsidRPr="00CE081D" w:rsidRDefault="009B0EBE" w:rsidP="00375D06">
            <w:pPr>
              <w:jc w:val="center"/>
              <w:rPr>
                <w:rFonts w:ascii="Tahoma" w:hAnsi="Tahoma" w:cs="Tahoma"/>
                <w:b/>
              </w:rPr>
            </w:pPr>
            <w:r w:rsidRPr="00CE081D">
              <w:rPr>
                <w:rFonts w:ascii="Tahoma" w:hAnsi="Tahoma" w:cs="Tahoma"/>
                <w:b/>
              </w:rPr>
              <w:t>BF ID</w:t>
            </w:r>
          </w:p>
        </w:tc>
        <w:tc>
          <w:tcPr>
            <w:tcW w:w="4340" w:type="pct"/>
            <w:vAlign w:val="center"/>
          </w:tcPr>
          <w:p w14:paraId="6986E803" w14:textId="195E0106" w:rsidR="009B0EBE" w:rsidRPr="00CE081D" w:rsidRDefault="009B0EBE" w:rsidP="00375D06">
            <w:pPr>
              <w:spacing w:after="60"/>
              <w:contextualSpacing/>
              <w:rPr>
                <w:rFonts w:ascii="Tahoma" w:hAnsi="Tahoma" w:cs="Tahoma"/>
              </w:rPr>
            </w:pPr>
            <w:r w:rsidRPr="00CE081D">
              <w:rPr>
                <w:rFonts w:ascii="Tahoma" w:hAnsi="Tahoma" w:cs="Tahoma"/>
              </w:rPr>
              <w:t>BF-3</w:t>
            </w:r>
            <w:r w:rsidR="00992989" w:rsidRPr="00CE081D">
              <w:rPr>
                <w:rFonts w:ascii="Tahoma" w:hAnsi="Tahoma" w:cs="Tahoma"/>
              </w:rPr>
              <w:t>3</w:t>
            </w:r>
          </w:p>
        </w:tc>
      </w:tr>
      <w:tr w:rsidR="009B0EBE" w:rsidRPr="00CE081D" w14:paraId="5CE73CEA" w14:textId="77777777" w:rsidTr="009B0EBE">
        <w:trPr>
          <w:cantSplit/>
          <w:trHeight w:val="72"/>
          <w:tblHeader/>
        </w:trPr>
        <w:tc>
          <w:tcPr>
            <w:tcW w:w="660" w:type="pct"/>
            <w:shd w:val="clear" w:color="auto" w:fill="D9D9D9" w:themeFill="background1" w:themeFillShade="D9"/>
            <w:vAlign w:val="center"/>
          </w:tcPr>
          <w:p w14:paraId="788651D5" w14:textId="77777777" w:rsidR="009B0EBE" w:rsidRPr="00CE081D" w:rsidRDefault="009B0EBE" w:rsidP="00375D06">
            <w:pPr>
              <w:jc w:val="center"/>
              <w:rPr>
                <w:rFonts w:ascii="Tahoma" w:hAnsi="Tahoma" w:cs="Tahoma"/>
                <w:b/>
              </w:rPr>
            </w:pPr>
            <w:r w:rsidRPr="00CE081D">
              <w:rPr>
                <w:rFonts w:ascii="Tahoma" w:hAnsi="Tahoma" w:cs="Tahoma"/>
                <w:b/>
              </w:rPr>
              <w:t>Description</w:t>
            </w:r>
          </w:p>
        </w:tc>
        <w:tc>
          <w:tcPr>
            <w:tcW w:w="4340" w:type="pct"/>
            <w:vAlign w:val="center"/>
          </w:tcPr>
          <w:p w14:paraId="53FE4699" w14:textId="3CA67CA9" w:rsidR="009B0EBE" w:rsidRPr="00CE081D" w:rsidRDefault="005B3E72" w:rsidP="00375D06">
            <w:pPr>
              <w:spacing w:after="60"/>
              <w:contextualSpacing/>
              <w:rPr>
                <w:rFonts w:ascii="Tahoma" w:hAnsi="Tahoma" w:cs="Tahoma"/>
              </w:rPr>
            </w:pPr>
            <w:r w:rsidRPr="00CE081D">
              <w:rPr>
                <w:rFonts w:ascii="Tahoma" w:hAnsi="Tahoma" w:cs="Tahoma"/>
              </w:rPr>
              <w:t>Change password</w:t>
            </w:r>
          </w:p>
        </w:tc>
      </w:tr>
      <w:tr w:rsidR="009B0EBE" w:rsidRPr="00CE081D" w14:paraId="2A40FAFD" w14:textId="77777777" w:rsidTr="009B0EBE">
        <w:trPr>
          <w:cantSplit/>
          <w:trHeight w:val="72"/>
          <w:tblHeader/>
        </w:trPr>
        <w:tc>
          <w:tcPr>
            <w:tcW w:w="660" w:type="pct"/>
            <w:shd w:val="clear" w:color="auto" w:fill="D9D9D9" w:themeFill="background1" w:themeFillShade="D9"/>
            <w:vAlign w:val="center"/>
          </w:tcPr>
          <w:p w14:paraId="2E18B4FA" w14:textId="77777777" w:rsidR="009B0EBE" w:rsidRPr="00CE081D" w:rsidRDefault="009B0EBE"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0" w:type="pct"/>
            <w:vAlign w:val="center"/>
          </w:tcPr>
          <w:p w14:paraId="04E397BE" w14:textId="77777777" w:rsidR="009B0EBE" w:rsidRPr="00CE081D" w:rsidRDefault="009B0EBE" w:rsidP="00375D06">
            <w:pPr>
              <w:spacing w:after="60"/>
              <w:contextualSpacing/>
              <w:rPr>
                <w:rFonts w:ascii="Tahoma" w:hAnsi="Tahoma" w:cs="Tahoma"/>
                <w:iCs/>
              </w:rPr>
            </w:pPr>
            <w:r w:rsidRPr="00CE081D">
              <w:rPr>
                <w:rFonts w:ascii="Tahoma" w:hAnsi="Tahoma" w:cs="Tahoma"/>
              </w:rPr>
              <w:t>BR-1</w:t>
            </w:r>
          </w:p>
        </w:tc>
      </w:tr>
      <w:tr w:rsidR="009B0EBE" w:rsidRPr="00CE081D" w14:paraId="7F060F3C" w14:textId="77777777" w:rsidTr="009B0EBE">
        <w:trPr>
          <w:cantSplit/>
          <w:trHeight w:val="72"/>
          <w:tblHeader/>
        </w:trPr>
        <w:tc>
          <w:tcPr>
            <w:tcW w:w="660" w:type="pct"/>
            <w:shd w:val="clear" w:color="auto" w:fill="D9D9D9" w:themeFill="background1" w:themeFillShade="D9"/>
            <w:vAlign w:val="center"/>
          </w:tcPr>
          <w:p w14:paraId="19E980C6" w14:textId="77777777" w:rsidR="009B0EBE" w:rsidRPr="00CE081D" w:rsidRDefault="009B0EBE"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0" w:type="pct"/>
            <w:vAlign w:val="center"/>
          </w:tcPr>
          <w:p w14:paraId="2DFDDCA2" w14:textId="033AAAF1" w:rsidR="009B0EBE" w:rsidRPr="00CE081D" w:rsidRDefault="009B0EBE" w:rsidP="00375D06">
            <w:pPr>
              <w:spacing w:after="60"/>
              <w:contextualSpacing/>
              <w:rPr>
                <w:rFonts w:ascii="Tahoma" w:hAnsi="Tahoma" w:cs="Tahoma"/>
                <w:iCs/>
              </w:rPr>
            </w:pPr>
            <w:r w:rsidRPr="00CE081D">
              <w:rPr>
                <w:rFonts w:ascii="Tahoma" w:hAnsi="Tahoma" w:cs="Tahoma"/>
              </w:rPr>
              <w:t>FR-4</w:t>
            </w:r>
          </w:p>
        </w:tc>
      </w:tr>
      <w:tr w:rsidR="009B0EBE" w:rsidRPr="00CE081D" w14:paraId="162A93B1" w14:textId="77777777" w:rsidTr="009B0EBE">
        <w:trPr>
          <w:cantSplit/>
          <w:trHeight w:val="72"/>
          <w:tblHeader/>
        </w:trPr>
        <w:tc>
          <w:tcPr>
            <w:tcW w:w="660" w:type="pct"/>
            <w:shd w:val="clear" w:color="auto" w:fill="D9D9D9" w:themeFill="background1" w:themeFillShade="D9"/>
            <w:vAlign w:val="center"/>
          </w:tcPr>
          <w:p w14:paraId="26836F94" w14:textId="77777777" w:rsidR="009B0EBE" w:rsidRPr="00CE081D" w:rsidRDefault="009B0EBE" w:rsidP="00375D06">
            <w:pPr>
              <w:jc w:val="center"/>
              <w:rPr>
                <w:rFonts w:ascii="Tahoma" w:hAnsi="Tahoma" w:cs="Tahoma"/>
                <w:b/>
                <w:iCs/>
              </w:rPr>
            </w:pPr>
            <w:r w:rsidRPr="00CE081D">
              <w:rPr>
                <w:rFonts w:ascii="Tahoma" w:hAnsi="Tahoma" w:cs="Tahoma"/>
                <w:b/>
                <w:iCs/>
              </w:rPr>
              <w:t>Flow Process</w:t>
            </w:r>
          </w:p>
        </w:tc>
        <w:tc>
          <w:tcPr>
            <w:tcW w:w="4340" w:type="pct"/>
            <w:vAlign w:val="center"/>
          </w:tcPr>
          <w:p w14:paraId="1B5C4122" w14:textId="77777777" w:rsidR="009B0EBE" w:rsidRPr="00CE081D" w:rsidRDefault="009B0EBE" w:rsidP="00375D06">
            <w:pPr>
              <w:spacing w:after="60"/>
              <w:contextualSpacing/>
              <w:jc w:val="center"/>
              <w:rPr>
                <w:rFonts w:ascii="Tahoma" w:hAnsi="Tahoma" w:cs="Tahoma"/>
              </w:rPr>
            </w:pPr>
          </w:p>
          <w:p w14:paraId="3D3B69F4" w14:textId="7AEDFFF8" w:rsidR="009B0EBE" w:rsidRPr="00CE081D" w:rsidRDefault="00A85116" w:rsidP="008012C3">
            <w:pPr>
              <w:spacing w:after="60"/>
              <w:contextualSpacing/>
              <w:rPr>
                <w:rFonts w:ascii="Tahoma" w:hAnsi="Tahoma" w:cs="Tahoma"/>
              </w:rPr>
            </w:pPr>
            <w:r w:rsidRPr="00CE081D">
              <w:rPr>
                <w:rFonts w:ascii="Tahoma" w:hAnsi="Tahoma" w:cs="Tahoma"/>
                <w:noProof/>
              </w:rPr>
              <w:drawing>
                <wp:inline distT="0" distB="0" distL="0" distR="0" wp14:anchorId="1781D158" wp14:editId="575E47A5">
                  <wp:extent cx="5158800" cy="78043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8800" cy="780434"/>
                          </a:xfrm>
                          <a:prstGeom prst="rect">
                            <a:avLst/>
                          </a:prstGeom>
                        </pic:spPr>
                      </pic:pic>
                    </a:graphicData>
                  </a:graphic>
                </wp:inline>
              </w:drawing>
            </w:r>
          </w:p>
          <w:p w14:paraId="2B5C7CC0" w14:textId="77777777" w:rsidR="009B0EBE" w:rsidRPr="00CE081D" w:rsidRDefault="009B0EBE" w:rsidP="00375D06">
            <w:pPr>
              <w:spacing w:after="60"/>
              <w:contextualSpacing/>
              <w:jc w:val="center"/>
              <w:rPr>
                <w:rFonts w:ascii="Tahoma" w:hAnsi="Tahoma" w:cs="Tahoma"/>
              </w:rPr>
            </w:pPr>
          </w:p>
        </w:tc>
      </w:tr>
    </w:tbl>
    <w:p w14:paraId="3A36950D" w14:textId="56F2BD3D" w:rsidR="009B0EBE" w:rsidRPr="00CE081D" w:rsidRDefault="009B0EBE" w:rsidP="00992989">
      <w:pPr>
        <w:pStyle w:val="Caption"/>
        <w:rPr>
          <w:rFonts w:ascii="Tahoma" w:hAnsi="Tahoma" w:cs="Tahoma"/>
          <w:sz w:val="18"/>
        </w:rPr>
      </w:pPr>
      <w:bookmarkStart w:id="65" w:name="_Toc466459269"/>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992989" w:rsidRPr="00CE081D">
        <w:rPr>
          <w:rFonts w:ascii="Tahoma" w:hAnsi="Tahoma" w:cs="Tahoma"/>
          <w:noProof/>
          <w:sz w:val="18"/>
        </w:rPr>
        <w:t>35</w:t>
      </w:r>
      <w:r w:rsidRPr="00CE081D">
        <w:rPr>
          <w:rFonts w:ascii="Tahoma" w:hAnsi="Tahoma" w:cs="Tahoma"/>
          <w:sz w:val="18"/>
        </w:rPr>
        <w:fldChar w:fldCharType="end"/>
      </w:r>
      <w:r w:rsidRPr="00CE081D">
        <w:rPr>
          <w:rFonts w:ascii="Tahoma" w:hAnsi="Tahoma" w:cs="Tahoma"/>
          <w:sz w:val="18"/>
        </w:rPr>
        <w:t xml:space="preserve"> Business Flow </w:t>
      </w:r>
      <w:r w:rsidR="00992989" w:rsidRPr="00CE081D">
        <w:rPr>
          <w:rFonts w:ascii="Tahoma" w:hAnsi="Tahoma" w:cs="Tahoma"/>
          <w:sz w:val="18"/>
        </w:rPr>
        <w:t>34</w:t>
      </w:r>
      <w:r w:rsidR="001A7FF6" w:rsidRPr="00CE081D">
        <w:rPr>
          <w:rFonts w:ascii="Tahoma" w:hAnsi="Tahoma" w:cs="Tahoma"/>
          <w:sz w:val="18"/>
        </w:rPr>
        <w:t xml:space="preserve"> – Network Listener</w:t>
      </w:r>
      <w:bookmarkEnd w:id="65"/>
    </w:p>
    <w:tbl>
      <w:tblPr>
        <w:tblW w:w="5249"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90"/>
      </w:tblGrid>
      <w:tr w:rsidR="009B0EBE" w:rsidRPr="00CE081D" w14:paraId="2726E423" w14:textId="77777777" w:rsidTr="002077A6">
        <w:trPr>
          <w:cantSplit/>
          <w:trHeight w:val="72"/>
          <w:tblHeader/>
        </w:trPr>
        <w:tc>
          <w:tcPr>
            <w:tcW w:w="655" w:type="pct"/>
            <w:shd w:val="clear" w:color="auto" w:fill="D9D9D9" w:themeFill="background1" w:themeFillShade="D9"/>
            <w:vAlign w:val="center"/>
          </w:tcPr>
          <w:p w14:paraId="5B00E325" w14:textId="77777777" w:rsidR="009B0EBE" w:rsidRPr="00CE081D" w:rsidRDefault="009B0EBE" w:rsidP="00375D06">
            <w:pPr>
              <w:jc w:val="center"/>
              <w:rPr>
                <w:rFonts w:ascii="Tahoma" w:hAnsi="Tahoma" w:cs="Tahoma"/>
                <w:b/>
              </w:rPr>
            </w:pPr>
            <w:r w:rsidRPr="00CE081D">
              <w:rPr>
                <w:rFonts w:ascii="Tahoma" w:hAnsi="Tahoma" w:cs="Tahoma"/>
                <w:b/>
              </w:rPr>
              <w:t>BF ID</w:t>
            </w:r>
          </w:p>
        </w:tc>
        <w:tc>
          <w:tcPr>
            <w:tcW w:w="4345" w:type="pct"/>
            <w:vAlign w:val="center"/>
          </w:tcPr>
          <w:p w14:paraId="4C16F0F6" w14:textId="4EF5FEA9" w:rsidR="009B0EBE" w:rsidRPr="00CE081D" w:rsidRDefault="009B0EBE" w:rsidP="00375D06">
            <w:pPr>
              <w:spacing w:after="60"/>
              <w:contextualSpacing/>
              <w:rPr>
                <w:rFonts w:ascii="Tahoma" w:hAnsi="Tahoma" w:cs="Tahoma"/>
              </w:rPr>
            </w:pPr>
            <w:r w:rsidRPr="00CE081D">
              <w:rPr>
                <w:rFonts w:ascii="Tahoma" w:hAnsi="Tahoma" w:cs="Tahoma"/>
              </w:rPr>
              <w:t>BF-3</w:t>
            </w:r>
            <w:r w:rsidR="00992989" w:rsidRPr="00CE081D">
              <w:rPr>
                <w:rFonts w:ascii="Tahoma" w:hAnsi="Tahoma" w:cs="Tahoma"/>
              </w:rPr>
              <w:t>4</w:t>
            </w:r>
          </w:p>
        </w:tc>
      </w:tr>
      <w:tr w:rsidR="009B0EBE" w:rsidRPr="00CE081D" w14:paraId="04074F53" w14:textId="77777777" w:rsidTr="002077A6">
        <w:trPr>
          <w:cantSplit/>
          <w:trHeight w:val="72"/>
          <w:tblHeader/>
        </w:trPr>
        <w:tc>
          <w:tcPr>
            <w:tcW w:w="655" w:type="pct"/>
            <w:shd w:val="clear" w:color="auto" w:fill="D9D9D9" w:themeFill="background1" w:themeFillShade="D9"/>
            <w:vAlign w:val="center"/>
          </w:tcPr>
          <w:p w14:paraId="1A0AD33B" w14:textId="77777777" w:rsidR="009B0EBE" w:rsidRPr="00CE081D" w:rsidRDefault="009B0EBE" w:rsidP="00375D06">
            <w:pPr>
              <w:jc w:val="center"/>
              <w:rPr>
                <w:rFonts w:ascii="Tahoma" w:hAnsi="Tahoma" w:cs="Tahoma"/>
                <w:b/>
              </w:rPr>
            </w:pPr>
            <w:r w:rsidRPr="00CE081D">
              <w:rPr>
                <w:rFonts w:ascii="Tahoma" w:hAnsi="Tahoma" w:cs="Tahoma"/>
                <w:b/>
              </w:rPr>
              <w:t>Description</w:t>
            </w:r>
          </w:p>
        </w:tc>
        <w:tc>
          <w:tcPr>
            <w:tcW w:w="4345" w:type="pct"/>
            <w:vAlign w:val="center"/>
          </w:tcPr>
          <w:p w14:paraId="2C5640F9" w14:textId="65F628ED" w:rsidR="009B0EBE" w:rsidRPr="00CE081D" w:rsidRDefault="009B0EBE" w:rsidP="00375D06">
            <w:pPr>
              <w:spacing w:after="60"/>
              <w:contextualSpacing/>
              <w:rPr>
                <w:rFonts w:ascii="Tahoma" w:hAnsi="Tahoma" w:cs="Tahoma"/>
              </w:rPr>
            </w:pPr>
            <w:r w:rsidRPr="00CE081D">
              <w:rPr>
                <w:rFonts w:ascii="Tahoma" w:hAnsi="Tahoma" w:cs="Tahoma"/>
              </w:rPr>
              <w:t>Network listener</w:t>
            </w:r>
          </w:p>
        </w:tc>
      </w:tr>
      <w:tr w:rsidR="009B0EBE" w:rsidRPr="00CE081D" w14:paraId="3EB0E617" w14:textId="77777777" w:rsidTr="002077A6">
        <w:trPr>
          <w:cantSplit/>
          <w:trHeight w:val="72"/>
          <w:tblHeader/>
        </w:trPr>
        <w:tc>
          <w:tcPr>
            <w:tcW w:w="655" w:type="pct"/>
            <w:shd w:val="clear" w:color="auto" w:fill="D9D9D9" w:themeFill="background1" w:themeFillShade="D9"/>
            <w:vAlign w:val="center"/>
          </w:tcPr>
          <w:p w14:paraId="277AE5D7" w14:textId="77777777" w:rsidR="009B0EBE" w:rsidRPr="00CE081D" w:rsidRDefault="009B0EBE"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5" w:type="pct"/>
            <w:vAlign w:val="center"/>
          </w:tcPr>
          <w:p w14:paraId="30D035E9" w14:textId="77777777" w:rsidR="009B0EBE" w:rsidRPr="00CE081D" w:rsidRDefault="009B0EBE" w:rsidP="00375D06">
            <w:pPr>
              <w:spacing w:after="60"/>
              <w:contextualSpacing/>
              <w:rPr>
                <w:rFonts w:ascii="Tahoma" w:hAnsi="Tahoma" w:cs="Tahoma"/>
                <w:iCs/>
              </w:rPr>
            </w:pPr>
            <w:r w:rsidRPr="00CE081D">
              <w:rPr>
                <w:rFonts w:ascii="Tahoma" w:hAnsi="Tahoma" w:cs="Tahoma"/>
              </w:rPr>
              <w:t>BR-1</w:t>
            </w:r>
          </w:p>
        </w:tc>
      </w:tr>
      <w:tr w:rsidR="009B0EBE" w:rsidRPr="00CE081D" w14:paraId="4B37F210" w14:textId="77777777" w:rsidTr="002077A6">
        <w:trPr>
          <w:cantSplit/>
          <w:trHeight w:val="72"/>
          <w:tblHeader/>
        </w:trPr>
        <w:tc>
          <w:tcPr>
            <w:tcW w:w="655" w:type="pct"/>
            <w:shd w:val="clear" w:color="auto" w:fill="D9D9D9" w:themeFill="background1" w:themeFillShade="D9"/>
            <w:vAlign w:val="center"/>
          </w:tcPr>
          <w:p w14:paraId="2377CDE9" w14:textId="77777777" w:rsidR="009B0EBE" w:rsidRPr="00CE081D" w:rsidRDefault="009B0EBE"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5" w:type="pct"/>
            <w:vAlign w:val="center"/>
          </w:tcPr>
          <w:p w14:paraId="4623170C" w14:textId="4F0CCF71" w:rsidR="009B0EBE" w:rsidRPr="00CE081D" w:rsidRDefault="009B0EBE" w:rsidP="00375D06">
            <w:pPr>
              <w:spacing w:after="60"/>
              <w:contextualSpacing/>
              <w:rPr>
                <w:rFonts w:ascii="Tahoma" w:hAnsi="Tahoma" w:cs="Tahoma"/>
                <w:iCs/>
              </w:rPr>
            </w:pPr>
            <w:r w:rsidRPr="00CE081D">
              <w:rPr>
                <w:rFonts w:ascii="Tahoma" w:hAnsi="Tahoma" w:cs="Tahoma"/>
              </w:rPr>
              <w:t>FR-4</w:t>
            </w:r>
          </w:p>
        </w:tc>
      </w:tr>
      <w:tr w:rsidR="009B0EBE" w:rsidRPr="00CE081D" w14:paraId="440FBA1E" w14:textId="77777777" w:rsidTr="002077A6">
        <w:trPr>
          <w:cantSplit/>
          <w:trHeight w:val="72"/>
          <w:tblHeader/>
        </w:trPr>
        <w:tc>
          <w:tcPr>
            <w:tcW w:w="655" w:type="pct"/>
            <w:shd w:val="clear" w:color="auto" w:fill="D9D9D9" w:themeFill="background1" w:themeFillShade="D9"/>
            <w:vAlign w:val="center"/>
          </w:tcPr>
          <w:p w14:paraId="3C4E2D53" w14:textId="77777777" w:rsidR="009B0EBE" w:rsidRPr="00CE081D" w:rsidRDefault="009B0EBE" w:rsidP="00375D06">
            <w:pPr>
              <w:jc w:val="center"/>
              <w:rPr>
                <w:rFonts w:ascii="Tahoma" w:hAnsi="Tahoma" w:cs="Tahoma"/>
                <w:b/>
                <w:iCs/>
              </w:rPr>
            </w:pPr>
            <w:r w:rsidRPr="00CE081D">
              <w:rPr>
                <w:rFonts w:ascii="Tahoma" w:hAnsi="Tahoma" w:cs="Tahoma"/>
                <w:b/>
                <w:iCs/>
              </w:rPr>
              <w:t>Flow Process</w:t>
            </w:r>
          </w:p>
        </w:tc>
        <w:tc>
          <w:tcPr>
            <w:tcW w:w="4345" w:type="pct"/>
            <w:vAlign w:val="center"/>
          </w:tcPr>
          <w:p w14:paraId="1E2D9701" w14:textId="77777777" w:rsidR="009B0EBE" w:rsidRPr="00CE081D" w:rsidRDefault="009B0EBE" w:rsidP="00375D06">
            <w:pPr>
              <w:spacing w:after="60"/>
              <w:contextualSpacing/>
              <w:jc w:val="center"/>
              <w:rPr>
                <w:rFonts w:ascii="Tahoma" w:hAnsi="Tahoma" w:cs="Tahoma"/>
              </w:rPr>
            </w:pPr>
          </w:p>
          <w:p w14:paraId="5606D0A3" w14:textId="3F0A0F20" w:rsidR="009B0EBE" w:rsidRPr="00CE081D" w:rsidRDefault="00992989" w:rsidP="00992989">
            <w:pPr>
              <w:spacing w:after="60"/>
              <w:contextualSpacing/>
              <w:rPr>
                <w:rFonts w:ascii="Tahoma" w:hAnsi="Tahoma" w:cs="Tahoma"/>
              </w:rPr>
            </w:pPr>
            <w:r w:rsidRPr="00CE081D">
              <w:rPr>
                <w:rFonts w:ascii="Tahoma" w:hAnsi="Tahoma" w:cs="Tahoma"/>
                <w:noProof/>
              </w:rPr>
              <w:drawing>
                <wp:inline distT="0" distB="0" distL="0" distR="0" wp14:anchorId="7FF3091A" wp14:editId="24372132">
                  <wp:extent cx="5158800" cy="911058"/>
                  <wp:effectExtent l="0" t="0" r="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8800" cy="911058"/>
                          </a:xfrm>
                          <a:prstGeom prst="rect">
                            <a:avLst/>
                          </a:prstGeom>
                        </pic:spPr>
                      </pic:pic>
                    </a:graphicData>
                  </a:graphic>
                </wp:inline>
              </w:drawing>
            </w:r>
          </w:p>
          <w:p w14:paraId="5E7EDDCC" w14:textId="77777777" w:rsidR="009B0EBE" w:rsidRPr="00CE081D" w:rsidRDefault="009B0EBE" w:rsidP="00375D06">
            <w:pPr>
              <w:spacing w:after="60"/>
              <w:contextualSpacing/>
              <w:jc w:val="center"/>
              <w:rPr>
                <w:rFonts w:ascii="Tahoma" w:hAnsi="Tahoma" w:cs="Tahoma"/>
              </w:rPr>
            </w:pPr>
          </w:p>
        </w:tc>
      </w:tr>
    </w:tbl>
    <w:p w14:paraId="6AD4A691" w14:textId="426BCBEF" w:rsidR="005B3E72" w:rsidRPr="00CE081D" w:rsidRDefault="002077A6" w:rsidP="005B3E72">
      <w:pPr>
        <w:pStyle w:val="Caption"/>
        <w:rPr>
          <w:rFonts w:ascii="Tahoma" w:hAnsi="Tahoma" w:cs="Tahoma"/>
          <w:sz w:val="18"/>
        </w:rPr>
      </w:pPr>
      <w:bookmarkStart w:id="66" w:name="_Toc466459270"/>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992989" w:rsidRPr="00CE081D">
        <w:rPr>
          <w:rFonts w:ascii="Tahoma" w:hAnsi="Tahoma" w:cs="Tahoma"/>
          <w:noProof/>
          <w:sz w:val="18"/>
        </w:rPr>
        <w:t>36</w:t>
      </w:r>
      <w:r w:rsidRPr="00CE081D">
        <w:rPr>
          <w:rFonts w:ascii="Tahoma" w:hAnsi="Tahoma" w:cs="Tahoma"/>
          <w:sz w:val="18"/>
        </w:rPr>
        <w:fldChar w:fldCharType="end"/>
      </w:r>
      <w:r w:rsidRPr="00CE081D">
        <w:rPr>
          <w:rFonts w:ascii="Tahoma" w:hAnsi="Tahoma" w:cs="Tahoma"/>
          <w:sz w:val="18"/>
        </w:rPr>
        <w:t xml:space="preserve"> </w:t>
      </w:r>
      <w:r w:rsidR="00992989" w:rsidRPr="00CE081D">
        <w:rPr>
          <w:rFonts w:ascii="Tahoma" w:hAnsi="Tahoma" w:cs="Tahoma"/>
          <w:sz w:val="18"/>
        </w:rPr>
        <w:t>Business Flow 35</w:t>
      </w:r>
      <w:r w:rsidR="001A7FF6" w:rsidRPr="00CE081D">
        <w:rPr>
          <w:rFonts w:ascii="Tahoma" w:hAnsi="Tahoma" w:cs="Tahoma"/>
          <w:sz w:val="18"/>
        </w:rPr>
        <w:t xml:space="preserve"> – Validate GPS</w:t>
      </w:r>
      <w:bookmarkEnd w:id="66"/>
    </w:p>
    <w:tbl>
      <w:tblPr>
        <w:tblW w:w="5249"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90"/>
      </w:tblGrid>
      <w:tr w:rsidR="005B3E72" w:rsidRPr="00CE081D" w14:paraId="1149256B" w14:textId="77777777" w:rsidTr="00045031">
        <w:trPr>
          <w:cantSplit/>
          <w:trHeight w:val="72"/>
          <w:tblHeader/>
        </w:trPr>
        <w:tc>
          <w:tcPr>
            <w:tcW w:w="655" w:type="pct"/>
            <w:shd w:val="clear" w:color="auto" w:fill="D9D9D9" w:themeFill="background1" w:themeFillShade="D9"/>
            <w:vAlign w:val="center"/>
          </w:tcPr>
          <w:p w14:paraId="7B070162" w14:textId="77777777" w:rsidR="005B3E72" w:rsidRPr="00CE081D" w:rsidRDefault="005B3E72" w:rsidP="00045031">
            <w:pPr>
              <w:jc w:val="center"/>
              <w:rPr>
                <w:rFonts w:ascii="Tahoma" w:hAnsi="Tahoma" w:cs="Tahoma"/>
                <w:b/>
              </w:rPr>
            </w:pPr>
            <w:r w:rsidRPr="00CE081D">
              <w:rPr>
                <w:rFonts w:ascii="Tahoma" w:hAnsi="Tahoma" w:cs="Tahoma"/>
                <w:b/>
              </w:rPr>
              <w:t>BF ID</w:t>
            </w:r>
          </w:p>
        </w:tc>
        <w:tc>
          <w:tcPr>
            <w:tcW w:w="4345" w:type="pct"/>
            <w:vAlign w:val="center"/>
          </w:tcPr>
          <w:p w14:paraId="56CCFE6B" w14:textId="56E03EEB" w:rsidR="005B3E72" w:rsidRPr="00CE081D" w:rsidRDefault="005B3E72" w:rsidP="00045031">
            <w:pPr>
              <w:spacing w:after="60"/>
              <w:contextualSpacing/>
              <w:rPr>
                <w:rFonts w:ascii="Tahoma" w:hAnsi="Tahoma" w:cs="Tahoma"/>
              </w:rPr>
            </w:pPr>
            <w:r w:rsidRPr="00CE081D">
              <w:rPr>
                <w:rFonts w:ascii="Tahoma" w:hAnsi="Tahoma" w:cs="Tahoma"/>
              </w:rPr>
              <w:t>BF-3</w:t>
            </w:r>
            <w:r w:rsidR="00992989" w:rsidRPr="00CE081D">
              <w:rPr>
                <w:rFonts w:ascii="Tahoma" w:hAnsi="Tahoma" w:cs="Tahoma"/>
              </w:rPr>
              <w:t>5</w:t>
            </w:r>
          </w:p>
        </w:tc>
      </w:tr>
      <w:tr w:rsidR="005B3E72" w:rsidRPr="00CE081D" w14:paraId="594D6E3B" w14:textId="77777777" w:rsidTr="00045031">
        <w:trPr>
          <w:cantSplit/>
          <w:trHeight w:val="72"/>
          <w:tblHeader/>
        </w:trPr>
        <w:tc>
          <w:tcPr>
            <w:tcW w:w="655" w:type="pct"/>
            <w:shd w:val="clear" w:color="auto" w:fill="D9D9D9" w:themeFill="background1" w:themeFillShade="D9"/>
            <w:vAlign w:val="center"/>
          </w:tcPr>
          <w:p w14:paraId="3E2D257B" w14:textId="77777777" w:rsidR="005B3E72" w:rsidRPr="00CE081D" w:rsidRDefault="005B3E72" w:rsidP="00045031">
            <w:pPr>
              <w:jc w:val="center"/>
              <w:rPr>
                <w:rFonts w:ascii="Tahoma" w:hAnsi="Tahoma" w:cs="Tahoma"/>
                <w:b/>
              </w:rPr>
            </w:pPr>
            <w:r w:rsidRPr="00CE081D">
              <w:rPr>
                <w:rFonts w:ascii="Tahoma" w:hAnsi="Tahoma" w:cs="Tahoma"/>
                <w:b/>
              </w:rPr>
              <w:t>Description</w:t>
            </w:r>
          </w:p>
        </w:tc>
        <w:tc>
          <w:tcPr>
            <w:tcW w:w="4345" w:type="pct"/>
            <w:vAlign w:val="center"/>
          </w:tcPr>
          <w:p w14:paraId="6503AE95" w14:textId="3F1FE9CE" w:rsidR="005B3E72" w:rsidRPr="00CE081D" w:rsidRDefault="005B3E72" w:rsidP="00045031">
            <w:pPr>
              <w:spacing w:after="60"/>
              <w:contextualSpacing/>
              <w:rPr>
                <w:rFonts w:ascii="Tahoma" w:hAnsi="Tahoma" w:cs="Tahoma"/>
              </w:rPr>
            </w:pPr>
            <w:r w:rsidRPr="00CE081D">
              <w:rPr>
                <w:rFonts w:ascii="Tahoma" w:hAnsi="Tahoma" w:cs="Tahoma"/>
              </w:rPr>
              <w:t>Validate GPS</w:t>
            </w:r>
          </w:p>
        </w:tc>
      </w:tr>
      <w:tr w:rsidR="005B3E72" w:rsidRPr="00CE081D" w14:paraId="5408DB39" w14:textId="77777777" w:rsidTr="00045031">
        <w:trPr>
          <w:cantSplit/>
          <w:trHeight w:val="72"/>
          <w:tblHeader/>
        </w:trPr>
        <w:tc>
          <w:tcPr>
            <w:tcW w:w="655" w:type="pct"/>
            <w:shd w:val="clear" w:color="auto" w:fill="D9D9D9" w:themeFill="background1" w:themeFillShade="D9"/>
            <w:vAlign w:val="center"/>
          </w:tcPr>
          <w:p w14:paraId="0A8AC10D" w14:textId="77777777" w:rsidR="005B3E72" w:rsidRPr="00CE081D" w:rsidRDefault="005B3E72" w:rsidP="00045031">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45" w:type="pct"/>
            <w:vAlign w:val="center"/>
          </w:tcPr>
          <w:p w14:paraId="081CCD9E" w14:textId="77777777" w:rsidR="005B3E72" w:rsidRPr="00CE081D" w:rsidRDefault="005B3E72" w:rsidP="00045031">
            <w:pPr>
              <w:spacing w:after="60"/>
              <w:contextualSpacing/>
              <w:rPr>
                <w:rFonts w:ascii="Tahoma" w:hAnsi="Tahoma" w:cs="Tahoma"/>
                <w:iCs/>
              </w:rPr>
            </w:pPr>
            <w:r w:rsidRPr="00CE081D">
              <w:rPr>
                <w:rFonts w:ascii="Tahoma" w:hAnsi="Tahoma" w:cs="Tahoma"/>
              </w:rPr>
              <w:t>BR-1</w:t>
            </w:r>
          </w:p>
        </w:tc>
      </w:tr>
      <w:tr w:rsidR="005B3E72" w:rsidRPr="00CE081D" w14:paraId="338E20B3" w14:textId="77777777" w:rsidTr="00045031">
        <w:trPr>
          <w:cantSplit/>
          <w:trHeight w:val="72"/>
          <w:tblHeader/>
        </w:trPr>
        <w:tc>
          <w:tcPr>
            <w:tcW w:w="655" w:type="pct"/>
            <w:shd w:val="clear" w:color="auto" w:fill="D9D9D9" w:themeFill="background1" w:themeFillShade="D9"/>
            <w:vAlign w:val="center"/>
          </w:tcPr>
          <w:p w14:paraId="72CEF5B7" w14:textId="77777777" w:rsidR="005B3E72" w:rsidRPr="00CE081D" w:rsidRDefault="005B3E72" w:rsidP="00045031">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45" w:type="pct"/>
            <w:vAlign w:val="center"/>
          </w:tcPr>
          <w:p w14:paraId="08B56FC9" w14:textId="77777777" w:rsidR="005B3E72" w:rsidRPr="00CE081D" w:rsidRDefault="005B3E72" w:rsidP="00045031">
            <w:pPr>
              <w:spacing w:after="60"/>
              <w:contextualSpacing/>
              <w:rPr>
                <w:rFonts w:ascii="Tahoma" w:hAnsi="Tahoma" w:cs="Tahoma"/>
                <w:iCs/>
              </w:rPr>
            </w:pPr>
            <w:r w:rsidRPr="00CE081D">
              <w:rPr>
                <w:rFonts w:ascii="Tahoma" w:hAnsi="Tahoma" w:cs="Tahoma"/>
              </w:rPr>
              <w:t>FR-4</w:t>
            </w:r>
          </w:p>
        </w:tc>
      </w:tr>
      <w:tr w:rsidR="005B3E72" w:rsidRPr="00CE081D" w14:paraId="0B859F76" w14:textId="77777777" w:rsidTr="00045031">
        <w:trPr>
          <w:cantSplit/>
          <w:trHeight w:val="72"/>
          <w:tblHeader/>
        </w:trPr>
        <w:tc>
          <w:tcPr>
            <w:tcW w:w="655" w:type="pct"/>
            <w:shd w:val="clear" w:color="auto" w:fill="D9D9D9" w:themeFill="background1" w:themeFillShade="D9"/>
            <w:vAlign w:val="center"/>
          </w:tcPr>
          <w:p w14:paraId="6E895315" w14:textId="77777777" w:rsidR="005B3E72" w:rsidRPr="00CE081D" w:rsidRDefault="005B3E72" w:rsidP="00045031">
            <w:pPr>
              <w:jc w:val="center"/>
              <w:rPr>
                <w:rFonts w:ascii="Tahoma" w:hAnsi="Tahoma" w:cs="Tahoma"/>
                <w:b/>
                <w:iCs/>
              </w:rPr>
            </w:pPr>
            <w:r w:rsidRPr="00CE081D">
              <w:rPr>
                <w:rFonts w:ascii="Tahoma" w:hAnsi="Tahoma" w:cs="Tahoma"/>
                <w:b/>
                <w:iCs/>
              </w:rPr>
              <w:t>Flow Process</w:t>
            </w:r>
          </w:p>
        </w:tc>
        <w:tc>
          <w:tcPr>
            <w:tcW w:w="4345" w:type="pct"/>
            <w:vAlign w:val="center"/>
          </w:tcPr>
          <w:p w14:paraId="25454797" w14:textId="77777777" w:rsidR="005B3E72" w:rsidRPr="00CE081D" w:rsidRDefault="005B3E72" w:rsidP="00045031">
            <w:pPr>
              <w:spacing w:after="60"/>
              <w:contextualSpacing/>
              <w:jc w:val="center"/>
              <w:rPr>
                <w:rFonts w:ascii="Tahoma" w:hAnsi="Tahoma" w:cs="Tahoma"/>
              </w:rPr>
            </w:pPr>
          </w:p>
          <w:p w14:paraId="6DD8222D" w14:textId="63B17799" w:rsidR="005B3E72" w:rsidRPr="00CE081D" w:rsidRDefault="00A85116" w:rsidP="00992989">
            <w:pPr>
              <w:spacing w:after="60"/>
              <w:contextualSpacing/>
              <w:rPr>
                <w:rFonts w:ascii="Tahoma" w:hAnsi="Tahoma" w:cs="Tahoma"/>
              </w:rPr>
            </w:pPr>
            <w:r w:rsidRPr="00CE081D">
              <w:rPr>
                <w:rFonts w:ascii="Tahoma" w:hAnsi="Tahoma" w:cs="Tahoma"/>
                <w:noProof/>
              </w:rPr>
              <w:drawing>
                <wp:inline distT="0" distB="0" distL="0" distR="0" wp14:anchorId="2A460173" wp14:editId="65E7F681">
                  <wp:extent cx="5158800" cy="8471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8800" cy="847123"/>
                          </a:xfrm>
                          <a:prstGeom prst="rect">
                            <a:avLst/>
                          </a:prstGeom>
                        </pic:spPr>
                      </pic:pic>
                    </a:graphicData>
                  </a:graphic>
                </wp:inline>
              </w:drawing>
            </w:r>
          </w:p>
          <w:p w14:paraId="17A40CA4" w14:textId="77777777" w:rsidR="005B3E72" w:rsidRPr="00CE081D" w:rsidRDefault="005B3E72" w:rsidP="00045031">
            <w:pPr>
              <w:spacing w:after="60"/>
              <w:contextualSpacing/>
              <w:jc w:val="center"/>
              <w:rPr>
                <w:rFonts w:ascii="Tahoma" w:hAnsi="Tahoma" w:cs="Tahoma"/>
              </w:rPr>
            </w:pPr>
          </w:p>
        </w:tc>
      </w:tr>
    </w:tbl>
    <w:p w14:paraId="3D8138DF" w14:textId="72F0BB56" w:rsidR="005B3E72" w:rsidRPr="00CE081D" w:rsidRDefault="005B3E72" w:rsidP="005B3E72">
      <w:pPr>
        <w:pStyle w:val="Caption"/>
        <w:rPr>
          <w:rFonts w:ascii="Tahoma" w:hAnsi="Tahoma" w:cs="Tahoma"/>
          <w:sz w:val="18"/>
        </w:rPr>
      </w:pPr>
      <w:bookmarkStart w:id="67" w:name="_Toc466459271"/>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8012C3" w:rsidRPr="00CE081D">
        <w:rPr>
          <w:rFonts w:ascii="Tahoma" w:hAnsi="Tahoma" w:cs="Tahoma"/>
          <w:noProof/>
          <w:sz w:val="18"/>
        </w:rPr>
        <w:t>37</w:t>
      </w:r>
      <w:r w:rsidRPr="00CE081D">
        <w:rPr>
          <w:rFonts w:ascii="Tahoma" w:hAnsi="Tahoma" w:cs="Tahoma"/>
          <w:sz w:val="18"/>
        </w:rPr>
        <w:fldChar w:fldCharType="end"/>
      </w:r>
      <w:r w:rsidR="008012C3" w:rsidRPr="00CE081D">
        <w:rPr>
          <w:rFonts w:ascii="Tahoma" w:hAnsi="Tahoma" w:cs="Tahoma"/>
          <w:sz w:val="18"/>
        </w:rPr>
        <w:t xml:space="preserve"> Business Flow 36</w:t>
      </w:r>
      <w:r w:rsidR="001A7FF6" w:rsidRPr="00CE081D">
        <w:rPr>
          <w:rFonts w:ascii="Tahoma" w:hAnsi="Tahoma" w:cs="Tahoma"/>
          <w:sz w:val="18"/>
        </w:rPr>
        <w:t xml:space="preserve"> – Send Location Silently</w:t>
      </w:r>
      <w:bookmarkEnd w:id="67"/>
    </w:p>
    <w:tbl>
      <w:tblPr>
        <w:tblW w:w="525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699"/>
      </w:tblGrid>
      <w:tr w:rsidR="005B3E72" w:rsidRPr="00CE081D" w14:paraId="35FD76D6" w14:textId="77777777" w:rsidTr="005B3E72">
        <w:trPr>
          <w:cantSplit/>
          <w:trHeight w:val="72"/>
          <w:tblHeader/>
        </w:trPr>
        <w:tc>
          <w:tcPr>
            <w:tcW w:w="654" w:type="pct"/>
            <w:shd w:val="clear" w:color="auto" w:fill="D9D9D9" w:themeFill="background1" w:themeFillShade="D9"/>
            <w:vAlign w:val="center"/>
          </w:tcPr>
          <w:p w14:paraId="77D16CE3" w14:textId="77777777" w:rsidR="005B3E72" w:rsidRPr="00CE081D" w:rsidRDefault="005B3E72" w:rsidP="00045031">
            <w:pPr>
              <w:jc w:val="center"/>
              <w:rPr>
                <w:rFonts w:ascii="Tahoma" w:hAnsi="Tahoma" w:cs="Tahoma"/>
                <w:b/>
              </w:rPr>
            </w:pPr>
            <w:r w:rsidRPr="00CE081D">
              <w:rPr>
                <w:rFonts w:ascii="Tahoma" w:hAnsi="Tahoma" w:cs="Tahoma"/>
                <w:b/>
              </w:rPr>
              <w:t>BF ID</w:t>
            </w:r>
          </w:p>
        </w:tc>
        <w:tc>
          <w:tcPr>
            <w:tcW w:w="4346" w:type="pct"/>
            <w:vAlign w:val="center"/>
          </w:tcPr>
          <w:p w14:paraId="384B25FF" w14:textId="287861D9" w:rsidR="005B3E72" w:rsidRPr="00CE081D" w:rsidRDefault="005B3E72" w:rsidP="00045031">
            <w:pPr>
              <w:spacing w:after="60"/>
              <w:contextualSpacing/>
              <w:rPr>
                <w:rFonts w:ascii="Tahoma" w:hAnsi="Tahoma" w:cs="Tahoma"/>
              </w:rPr>
            </w:pPr>
            <w:r w:rsidRPr="00CE081D">
              <w:rPr>
                <w:rFonts w:ascii="Tahoma" w:hAnsi="Tahoma" w:cs="Tahoma"/>
              </w:rPr>
              <w:t>BF-3</w:t>
            </w:r>
            <w:r w:rsidR="008012C3" w:rsidRPr="00CE081D">
              <w:rPr>
                <w:rFonts w:ascii="Tahoma" w:hAnsi="Tahoma" w:cs="Tahoma"/>
              </w:rPr>
              <w:t>6</w:t>
            </w:r>
          </w:p>
        </w:tc>
      </w:tr>
      <w:tr w:rsidR="005B3E72" w:rsidRPr="00CE081D" w14:paraId="0C819632" w14:textId="77777777" w:rsidTr="005B3E72">
        <w:trPr>
          <w:cantSplit/>
          <w:trHeight w:val="72"/>
          <w:tblHeader/>
        </w:trPr>
        <w:tc>
          <w:tcPr>
            <w:tcW w:w="654" w:type="pct"/>
            <w:shd w:val="clear" w:color="auto" w:fill="D9D9D9" w:themeFill="background1" w:themeFillShade="D9"/>
            <w:vAlign w:val="center"/>
          </w:tcPr>
          <w:p w14:paraId="57C4C95B" w14:textId="77777777" w:rsidR="005B3E72" w:rsidRPr="00CE081D" w:rsidRDefault="005B3E72" w:rsidP="00045031">
            <w:pPr>
              <w:jc w:val="center"/>
              <w:rPr>
                <w:rFonts w:ascii="Tahoma" w:hAnsi="Tahoma" w:cs="Tahoma"/>
                <w:b/>
              </w:rPr>
            </w:pPr>
            <w:r w:rsidRPr="00CE081D">
              <w:rPr>
                <w:rFonts w:ascii="Tahoma" w:hAnsi="Tahoma" w:cs="Tahoma"/>
                <w:b/>
              </w:rPr>
              <w:t>Description</w:t>
            </w:r>
          </w:p>
        </w:tc>
        <w:tc>
          <w:tcPr>
            <w:tcW w:w="4346" w:type="pct"/>
            <w:vAlign w:val="center"/>
          </w:tcPr>
          <w:p w14:paraId="336D8B31" w14:textId="77777777" w:rsidR="005B3E72" w:rsidRPr="00CE081D" w:rsidRDefault="005B3E72" w:rsidP="00045031">
            <w:pPr>
              <w:spacing w:after="60"/>
              <w:contextualSpacing/>
              <w:rPr>
                <w:rFonts w:ascii="Tahoma" w:hAnsi="Tahoma" w:cs="Tahoma"/>
              </w:rPr>
            </w:pPr>
            <w:r w:rsidRPr="00CE081D">
              <w:rPr>
                <w:rFonts w:ascii="Tahoma" w:hAnsi="Tahoma" w:cs="Tahoma"/>
              </w:rPr>
              <w:t>Send location silently</w:t>
            </w:r>
          </w:p>
        </w:tc>
      </w:tr>
      <w:tr w:rsidR="005B3E72" w:rsidRPr="00CE081D" w14:paraId="21A7373B" w14:textId="77777777" w:rsidTr="005B3E72">
        <w:trPr>
          <w:cantSplit/>
          <w:trHeight w:val="72"/>
          <w:tblHeader/>
        </w:trPr>
        <w:tc>
          <w:tcPr>
            <w:tcW w:w="654" w:type="pct"/>
            <w:shd w:val="clear" w:color="auto" w:fill="D9D9D9" w:themeFill="background1" w:themeFillShade="D9"/>
            <w:vAlign w:val="center"/>
          </w:tcPr>
          <w:p w14:paraId="626BA2E6" w14:textId="77777777" w:rsidR="005B3E72" w:rsidRPr="00CE081D" w:rsidRDefault="005B3E72" w:rsidP="00045031">
            <w:pPr>
              <w:jc w:val="center"/>
              <w:rPr>
                <w:rFonts w:ascii="Tahoma" w:hAnsi="Tahoma" w:cs="Tahoma"/>
                <w:b/>
                <w:iCs/>
              </w:rPr>
            </w:pPr>
            <w:proofErr w:type="spellStart"/>
            <w:r w:rsidRPr="00CE081D">
              <w:rPr>
                <w:rFonts w:ascii="Tahoma" w:hAnsi="Tahoma" w:cs="Tahoma"/>
                <w:b/>
              </w:rPr>
              <w:t>BRReff</w:t>
            </w:r>
            <w:proofErr w:type="spellEnd"/>
          </w:p>
        </w:tc>
        <w:tc>
          <w:tcPr>
            <w:tcW w:w="4346" w:type="pct"/>
            <w:vAlign w:val="center"/>
          </w:tcPr>
          <w:p w14:paraId="56554E3C" w14:textId="77777777" w:rsidR="005B3E72" w:rsidRPr="00CE081D" w:rsidRDefault="005B3E72" w:rsidP="00045031">
            <w:pPr>
              <w:spacing w:after="60"/>
              <w:contextualSpacing/>
              <w:rPr>
                <w:rFonts w:ascii="Tahoma" w:hAnsi="Tahoma" w:cs="Tahoma"/>
                <w:iCs/>
              </w:rPr>
            </w:pPr>
            <w:r w:rsidRPr="00CE081D">
              <w:rPr>
                <w:rFonts w:ascii="Tahoma" w:hAnsi="Tahoma" w:cs="Tahoma"/>
              </w:rPr>
              <w:t>BR-1</w:t>
            </w:r>
          </w:p>
        </w:tc>
      </w:tr>
      <w:tr w:rsidR="005B3E72" w:rsidRPr="00CE081D" w14:paraId="019991BE" w14:textId="77777777" w:rsidTr="005B3E72">
        <w:trPr>
          <w:cantSplit/>
          <w:trHeight w:val="72"/>
          <w:tblHeader/>
        </w:trPr>
        <w:tc>
          <w:tcPr>
            <w:tcW w:w="654" w:type="pct"/>
            <w:shd w:val="clear" w:color="auto" w:fill="D9D9D9" w:themeFill="background1" w:themeFillShade="D9"/>
            <w:vAlign w:val="center"/>
          </w:tcPr>
          <w:p w14:paraId="26FE8756" w14:textId="77777777" w:rsidR="005B3E72" w:rsidRPr="00CE081D" w:rsidRDefault="005B3E72" w:rsidP="00045031">
            <w:pPr>
              <w:jc w:val="center"/>
              <w:rPr>
                <w:rFonts w:ascii="Tahoma" w:hAnsi="Tahoma" w:cs="Tahoma"/>
                <w:b/>
                <w:iCs/>
              </w:rPr>
            </w:pPr>
            <w:proofErr w:type="spellStart"/>
            <w:r w:rsidRPr="00CE081D">
              <w:rPr>
                <w:rFonts w:ascii="Tahoma" w:hAnsi="Tahoma" w:cs="Tahoma"/>
                <w:b/>
              </w:rPr>
              <w:t>FRReff</w:t>
            </w:r>
            <w:proofErr w:type="spellEnd"/>
          </w:p>
        </w:tc>
        <w:tc>
          <w:tcPr>
            <w:tcW w:w="4346" w:type="pct"/>
            <w:vAlign w:val="center"/>
          </w:tcPr>
          <w:p w14:paraId="0D9AAADD" w14:textId="77777777" w:rsidR="005B3E72" w:rsidRPr="00CE081D" w:rsidRDefault="005B3E72" w:rsidP="00045031">
            <w:pPr>
              <w:spacing w:after="60"/>
              <w:contextualSpacing/>
              <w:rPr>
                <w:rFonts w:ascii="Tahoma" w:hAnsi="Tahoma" w:cs="Tahoma"/>
                <w:iCs/>
              </w:rPr>
            </w:pPr>
            <w:r w:rsidRPr="00CE081D">
              <w:rPr>
                <w:rFonts w:ascii="Tahoma" w:hAnsi="Tahoma" w:cs="Tahoma"/>
              </w:rPr>
              <w:t>FR-5</w:t>
            </w:r>
          </w:p>
        </w:tc>
      </w:tr>
      <w:tr w:rsidR="005B3E72" w:rsidRPr="00CE081D" w14:paraId="4629995F" w14:textId="77777777" w:rsidTr="005B3E72">
        <w:trPr>
          <w:cantSplit/>
          <w:trHeight w:val="72"/>
          <w:tblHeader/>
        </w:trPr>
        <w:tc>
          <w:tcPr>
            <w:tcW w:w="654" w:type="pct"/>
            <w:shd w:val="clear" w:color="auto" w:fill="D9D9D9" w:themeFill="background1" w:themeFillShade="D9"/>
            <w:vAlign w:val="center"/>
          </w:tcPr>
          <w:p w14:paraId="7B78D500" w14:textId="77777777" w:rsidR="005B3E72" w:rsidRPr="00CE081D" w:rsidRDefault="005B3E72" w:rsidP="00045031">
            <w:pPr>
              <w:jc w:val="center"/>
              <w:rPr>
                <w:rFonts w:ascii="Tahoma" w:hAnsi="Tahoma" w:cs="Tahoma"/>
                <w:b/>
                <w:iCs/>
              </w:rPr>
            </w:pPr>
            <w:r w:rsidRPr="00CE081D">
              <w:rPr>
                <w:rFonts w:ascii="Tahoma" w:hAnsi="Tahoma" w:cs="Tahoma"/>
                <w:b/>
                <w:iCs/>
              </w:rPr>
              <w:lastRenderedPageBreak/>
              <w:t>Flow Process</w:t>
            </w:r>
          </w:p>
        </w:tc>
        <w:tc>
          <w:tcPr>
            <w:tcW w:w="4346" w:type="pct"/>
            <w:vAlign w:val="center"/>
          </w:tcPr>
          <w:p w14:paraId="65905CEE" w14:textId="77777777" w:rsidR="005B3E72" w:rsidRPr="00CE081D" w:rsidRDefault="005B3E72" w:rsidP="00045031">
            <w:pPr>
              <w:spacing w:after="60"/>
              <w:contextualSpacing/>
              <w:jc w:val="center"/>
              <w:rPr>
                <w:rFonts w:ascii="Tahoma" w:hAnsi="Tahoma" w:cs="Tahoma"/>
              </w:rPr>
            </w:pPr>
          </w:p>
          <w:p w14:paraId="6E4A0C78" w14:textId="01B4D113" w:rsidR="005B3E72" w:rsidRPr="00CE081D" w:rsidRDefault="008012C3" w:rsidP="008012C3">
            <w:pPr>
              <w:spacing w:after="60"/>
              <w:contextualSpacing/>
              <w:rPr>
                <w:rFonts w:ascii="Tahoma" w:hAnsi="Tahoma" w:cs="Tahoma"/>
              </w:rPr>
            </w:pPr>
            <w:r w:rsidRPr="00CE081D">
              <w:rPr>
                <w:rFonts w:ascii="Tahoma" w:hAnsi="Tahoma" w:cs="Tahoma"/>
                <w:noProof/>
              </w:rPr>
              <w:drawing>
                <wp:inline distT="0" distB="0" distL="0" distR="0" wp14:anchorId="10C57EA0" wp14:editId="64546DED">
                  <wp:extent cx="5158800" cy="769962"/>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8800" cy="769962"/>
                          </a:xfrm>
                          <a:prstGeom prst="rect">
                            <a:avLst/>
                          </a:prstGeom>
                        </pic:spPr>
                      </pic:pic>
                    </a:graphicData>
                  </a:graphic>
                </wp:inline>
              </w:drawing>
            </w:r>
          </w:p>
          <w:p w14:paraId="29CD5B05" w14:textId="77777777" w:rsidR="005B3E72" w:rsidRPr="00CE081D" w:rsidRDefault="005B3E72" w:rsidP="00045031">
            <w:pPr>
              <w:spacing w:after="60"/>
              <w:contextualSpacing/>
              <w:jc w:val="center"/>
              <w:rPr>
                <w:rFonts w:ascii="Tahoma" w:hAnsi="Tahoma" w:cs="Tahoma"/>
              </w:rPr>
            </w:pPr>
          </w:p>
        </w:tc>
      </w:tr>
    </w:tbl>
    <w:p w14:paraId="54E1EDBA" w14:textId="3C7484A2" w:rsidR="002077A6" w:rsidRPr="00CE081D" w:rsidRDefault="002077A6" w:rsidP="005B3E72">
      <w:pPr>
        <w:pStyle w:val="Caption"/>
        <w:rPr>
          <w:rFonts w:ascii="Tahoma" w:hAnsi="Tahoma" w:cs="Tahoma"/>
          <w:sz w:val="18"/>
        </w:rPr>
      </w:pPr>
      <w:bookmarkStart w:id="68" w:name="_Toc466459272"/>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8012C3" w:rsidRPr="00CE081D">
        <w:rPr>
          <w:rFonts w:ascii="Tahoma" w:hAnsi="Tahoma" w:cs="Tahoma"/>
          <w:noProof/>
          <w:sz w:val="18"/>
        </w:rPr>
        <w:t>38</w:t>
      </w:r>
      <w:r w:rsidRPr="00CE081D">
        <w:rPr>
          <w:rFonts w:ascii="Tahoma" w:hAnsi="Tahoma" w:cs="Tahoma"/>
          <w:sz w:val="18"/>
        </w:rPr>
        <w:fldChar w:fldCharType="end"/>
      </w:r>
      <w:r w:rsidRPr="00CE081D">
        <w:rPr>
          <w:rFonts w:ascii="Tahoma" w:hAnsi="Tahoma" w:cs="Tahoma"/>
          <w:sz w:val="18"/>
        </w:rPr>
        <w:t xml:space="preserve"> Business Flow 3</w:t>
      </w:r>
      <w:r w:rsidR="008012C3" w:rsidRPr="00CE081D">
        <w:rPr>
          <w:rFonts w:ascii="Tahoma" w:hAnsi="Tahoma" w:cs="Tahoma"/>
          <w:sz w:val="18"/>
        </w:rPr>
        <w:t>7</w:t>
      </w:r>
      <w:r w:rsidR="001A7FF6" w:rsidRPr="00CE081D">
        <w:rPr>
          <w:rFonts w:ascii="Tahoma" w:hAnsi="Tahoma" w:cs="Tahoma"/>
          <w:sz w:val="18"/>
        </w:rPr>
        <w:t xml:space="preserve"> – Push Notification Fetch</w:t>
      </w:r>
      <w:bookmarkEnd w:id="68"/>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2077A6" w:rsidRPr="00CE081D" w14:paraId="5E7CBB0B" w14:textId="77777777" w:rsidTr="002077A6">
        <w:trPr>
          <w:cantSplit/>
          <w:trHeight w:val="72"/>
          <w:tblHeader/>
        </w:trPr>
        <w:tc>
          <w:tcPr>
            <w:tcW w:w="687" w:type="pct"/>
            <w:shd w:val="clear" w:color="auto" w:fill="D9D9D9" w:themeFill="background1" w:themeFillShade="D9"/>
            <w:vAlign w:val="center"/>
          </w:tcPr>
          <w:p w14:paraId="7A69E969" w14:textId="77777777" w:rsidR="002077A6" w:rsidRPr="00CE081D" w:rsidRDefault="002077A6" w:rsidP="00375D06">
            <w:pPr>
              <w:jc w:val="center"/>
              <w:rPr>
                <w:rFonts w:ascii="Tahoma" w:hAnsi="Tahoma" w:cs="Tahoma"/>
                <w:b/>
              </w:rPr>
            </w:pPr>
            <w:r w:rsidRPr="00CE081D">
              <w:rPr>
                <w:rFonts w:ascii="Tahoma" w:hAnsi="Tahoma" w:cs="Tahoma"/>
                <w:b/>
              </w:rPr>
              <w:t>BF ID</w:t>
            </w:r>
          </w:p>
        </w:tc>
        <w:tc>
          <w:tcPr>
            <w:tcW w:w="4313" w:type="pct"/>
            <w:vAlign w:val="center"/>
          </w:tcPr>
          <w:p w14:paraId="4C2C671E" w14:textId="1E52788B" w:rsidR="002077A6" w:rsidRPr="00CE081D" w:rsidRDefault="002077A6" w:rsidP="00375D06">
            <w:pPr>
              <w:spacing w:after="60"/>
              <w:contextualSpacing/>
              <w:rPr>
                <w:rFonts w:ascii="Tahoma" w:hAnsi="Tahoma" w:cs="Tahoma"/>
              </w:rPr>
            </w:pPr>
            <w:r w:rsidRPr="00CE081D">
              <w:rPr>
                <w:rFonts w:ascii="Tahoma" w:hAnsi="Tahoma" w:cs="Tahoma"/>
              </w:rPr>
              <w:t>BF-3</w:t>
            </w:r>
            <w:r w:rsidR="008012C3" w:rsidRPr="00CE081D">
              <w:rPr>
                <w:rFonts w:ascii="Tahoma" w:hAnsi="Tahoma" w:cs="Tahoma"/>
              </w:rPr>
              <w:t>7</w:t>
            </w:r>
          </w:p>
        </w:tc>
      </w:tr>
      <w:tr w:rsidR="002077A6" w:rsidRPr="00CE081D" w14:paraId="59BB5ED8" w14:textId="77777777" w:rsidTr="002077A6">
        <w:trPr>
          <w:cantSplit/>
          <w:trHeight w:val="72"/>
          <w:tblHeader/>
        </w:trPr>
        <w:tc>
          <w:tcPr>
            <w:tcW w:w="687" w:type="pct"/>
            <w:shd w:val="clear" w:color="auto" w:fill="D9D9D9" w:themeFill="background1" w:themeFillShade="D9"/>
            <w:vAlign w:val="center"/>
          </w:tcPr>
          <w:p w14:paraId="72208A55" w14:textId="77777777" w:rsidR="002077A6" w:rsidRPr="00CE081D" w:rsidRDefault="002077A6" w:rsidP="00375D06">
            <w:pPr>
              <w:jc w:val="center"/>
              <w:rPr>
                <w:rFonts w:ascii="Tahoma" w:hAnsi="Tahoma" w:cs="Tahoma"/>
                <w:b/>
              </w:rPr>
            </w:pPr>
            <w:r w:rsidRPr="00CE081D">
              <w:rPr>
                <w:rFonts w:ascii="Tahoma" w:hAnsi="Tahoma" w:cs="Tahoma"/>
                <w:b/>
              </w:rPr>
              <w:t>Description</w:t>
            </w:r>
          </w:p>
        </w:tc>
        <w:tc>
          <w:tcPr>
            <w:tcW w:w="4313" w:type="pct"/>
            <w:vAlign w:val="center"/>
          </w:tcPr>
          <w:p w14:paraId="6567C9F3" w14:textId="26E4817F" w:rsidR="002077A6" w:rsidRPr="00CE081D" w:rsidRDefault="002077A6" w:rsidP="00375D06">
            <w:pPr>
              <w:spacing w:after="60"/>
              <w:contextualSpacing/>
              <w:rPr>
                <w:rFonts w:ascii="Tahoma" w:hAnsi="Tahoma" w:cs="Tahoma"/>
              </w:rPr>
            </w:pPr>
            <w:r w:rsidRPr="00CE081D">
              <w:rPr>
                <w:rFonts w:ascii="Tahoma" w:hAnsi="Tahoma" w:cs="Tahoma"/>
              </w:rPr>
              <w:t>Push notification fetch</w:t>
            </w:r>
          </w:p>
        </w:tc>
      </w:tr>
      <w:tr w:rsidR="002077A6" w:rsidRPr="00CE081D" w14:paraId="5021F3FD" w14:textId="77777777" w:rsidTr="002077A6">
        <w:trPr>
          <w:cantSplit/>
          <w:trHeight w:val="72"/>
          <w:tblHeader/>
        </w:trPr>
        <w:tc>
          <w:tcPr>
            <w:tcW w:w="687" w:type="pct"/>
            <w:shd w:val="clear" w:color="auto" w:fill="D9D9D9" w:themeFill="background1" w:themeFillShade="D9"/>
            <w:vAlign w:val="center"/>
          </w:tcPr>
          <w:p w14:paraId="04327012" w14:textId="77777777" w:rsidR="002077A6" w:rsidRPr="00CE081D" w:rsidRDefault="002077A6"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13" w:type="pct"/>
            <w:vAlign w:val="center"/>
          </w:tcPr>
          <w:p w14:paraId="1E020FB9" w14:textId="77777777" w:rsidR="002077A6" w:rsidRPr="00CE081D" w:rsidRDefault="002077A6" w:rsidP="00375D06">
            <w:pPr>
              <w:spacing w:after="60"/>
              <w:contextualSpacing/>
              <w:rPr>
                <w:rFonts w:ascii="Tahoma" w:hAnsi="Tahoma" w:cs="Tahoma"/>
                <w:iCs/>
              </w:rPr>
            </w:pPr>
            <w:r w:rsidRPr="00CE081D">
              <w:rPr>
                <w:rFonts w:ascii="Tahoma" w:hAnsi="Tahoma" w:cs="Tahoma"/>
              </w:rPr>
              <w:t>BR-1</w:t>
            </w:r>
          </w:p>
        </w:tc>
      </w:tr>
      <w:tr w:rsidR="002077A6" w:rsidRPr="00CE081D" w14:paraId="6C9D38F7" w14:textId="77777777" w:rsidTr="002077A6">
        <w:trPr>
          <w:cantSplit/>
          <w:trHeight w:val="72"/>
          <w:tblHeader/>
        </w:trPr>
        <w:tc>
          <w:tcPr>
            <w:tcW w:w="687" w:type="pct"/>
            <w:shd w:val="clear" w:color="auto" w:fill="D9D9D9" w:themeFill="background1" w:themeFillShade="D9"/>
            <w:vAlign w:val="center"/>
          </w:tcPr>
          <w:p w14:paraId="419A0B33" w14:textId="77777777" w:rsidR="002077A6" w:rsidRPr="00CE081D" w:rsidRDefault="002077A6"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13" w:type="pct"/>
            <w:vAlign w:val="center"/>
          </w:tcPr>
          <w:p w14:paraId="4DAC78A5" w14:textId="2C941157" w:rsidR="002077A6" w:rsidRPr="00CE081D" w:rsidRDefault="002077A6" w:rsidP="00375D06">
            <w:pPr>
              <w:spacing w:after="60"/>
              <w:contextualSpacing/>
              <w:rPr>
                <w:rFonts w:ascii="Tahoma" w:hAnsi="Tahoma" w:cs="Tahoma"/>
                <w:iCs/>
              </w:rPr>
            </w:pPr>
            <w:r w:rsidRPr="00CE081D">
              <w:rPr>
                <w:rFonts w:ascii="Tahoma" w:hAnsi="Tahoma" w:cs="Tahoma"/>
              </w:rPr>
              <w:t>FR-5</w:t>
            </w:r>
          </w:p>
        </w:tc>
      </w:tr>
      <w:tr w:rsidR="002077A6" w:rsidRPr="00CE081D" w14:paraId="2DDAFD2D" w14:textId="77777777" w:rsidTr="002077A6">
        <w:trPr>
          <w:cantSplit/>
          <w:trHeight w:val="72"/>
          <w:tblHeader/>
        </w:trPr>
        <w:tc>
          <w:tcPr>
            <w:tcW w:w="687" w:type="pct"/>
            <w:shd w:val="clear" w:color="auto" w:fill="D9D9D9" w:themeFill="background1" w:themeFillShade="D9"/>
            <w:vAlign w:val="center"/>
          </w:tcPr>
          <w:p w14:paraId="669F5291" w14:textId="77777777" w:rsidR="002077A6" w:rsidRPr="00CE081D" w:rsidRDefault="002077A6" w:rsidP="00375D06">
            <w:pPr>
              <w:jc w:val="center"/>
              <w:rPr>
                <w:rFonts w:ascii="Tahoma" w:hAnsi="Tahoma" w:cs="Tahoma"/>
                <w:b/>
                <w:iCs/>
              </w:rPr>
            </w:pPr>
            <w:r w:rsidRPr="00CE081D">
              <w:rPr>
                <w:rFonts w:ascii="Tahoma" w:hAnsi="Tahoma" w:cs="Tahoma"/>
                <w:b/>
                <w:iCs/>
              </w:rPr>
              <w:t>Flow Process</w:t>
            </w:r>
          </w:p>
        </w:tc>
        <w:tc>
          <w:tcPr>
            <w:tcW w:w="4313" w:type="pct"/>
            <w:vAlign w:val="center"/>
          </w:tcPr>
          <w:p w14:paraId="092F61D1" w14:textId="77777777" w:rsidR="002077A6" w:rsidRPr="00CE081D" w:rsidRDefault="002077A6" w:rsidP="00375D06">
            <w:pPr>
              <w:spacing w:after="60"/>
              <w:contextualSpacing/>
              <w:jc w:val="center"/>
              <w:rPr>
                <w:rFonts w:ascii="Tahoma" w:hAnsi="Tahoma" w:cs="Tahoma"/>
              </w:rPr>
            </w:pPr>
          </w:p>
          <w:p w14:paraId="79C839EE" w14:textId="273ABBCF" w:rsidR="002077A6" w:rsidRPr="00CE081D" w:rsidRDefault="008012C3" w:rsidP="008012C3">
            <w:pPr>
              <w:spacing w:after="60"/>
              <w:contextualSpacing/>
              <w:rPr>
                <w:rFonts w:ascii="Tahoma" w:hAnsi="Tahoma" w:cs="Tahoma"/>
              </w:rPr>
            </w:pPr>
            <w:r w:rsidRPr="00CE081D">
              <w:rPr>
                <w:rFonts w:ascii="Tahoma" w:hAnsi="Tahoma" w:cs="Tahoma"/>
                <w:noProof/>
              </w:rPr>
              <w:drawing>
                <wp:inline distT="0" distB="0" distL="0" distR="0" wp14:anchorId="1343A8E0" wp14:editId="2135175D">
                  <wp:extent cx="5158800" cy="824517"/>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8800" cy="824517"/>
                          </a:xfrm>
                          <a:prstGeom prst="rect">
                            <a:avLst/>
                          </a:prstGeom>
                        </pic:spPr>
                      </pic:pic>
                    </a:graphicData>
                  </a:graphic>
                </wp:inline>
              </w:drawing>
            </w:r>
          </w:p>
          <w:p w14:paraId="116369B5" w14:textId="77777777" w:rsidR="002077A6" w:rsidRPr="00CE081D" w:rsidRDefault="002077A6" w:rsidP="00375D06">
            <w:pPr>
              <w:spacing w:after="60"/>
              <w:contextualSpacing/>
              <w:jc w:val="center"/>
              <w:rPr>
                <w:rFonts w:ascii="Tahoma" w:hAnsi="Tahoma" w:cs="Tahoma"/>
              </w:rPr>
            </w:pPr>
          </w:p>
        </w:tc>
      </w:tr>
    </w:tbl>
    <w:p w14:paraId="1C69305E" w14:textId="116AC53B" w:rsidR="002077A6" w:rsidRPr="00CE081D" w:rsidRDefault="002077A6" w:rsidP="002077A6">
      <w:pPr>
        <w:pStyle w:val="Caption"/>
        <w:rPr>
          <w:rFonts w:ascii="Tahoma" w:hAnsi="Tahoma" w:cs="Tahoma"/>
          <w:sz w:val="18"/>
        </w:rPr>
      </w:pPr>
      <w:bookmarkStart w:id="69" w:name="_Toc466459273"/>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8012C3" w:rsidRPr="00CE081D">
        <w:rPr>
          <w:rFonts w:ascii="Tahoma" w:hAnsi="Tahoma" w:cs="Tahoma"/>
          <w:noProof/>
          <w:sz w:val="18"/>
        </w:rPr>
        <w:t>39</w:t>
      </w:r>
      <w:r w:rsidRPr="00CE081D">
        <w:rPr>
          <w:rFonts w:ascii="Tahoma" w:hAnsi="Tahoma" w:cs="Tahoma"/>
          <w:sz w:val="18"/>
        </w:rPr>
        <w:fldChar w:fldCharType="end"/>
      </w:r>
      <w:r w:rsidRPr="00CE081D">
        <w:rPr>
          <w:rFonts w:ascii="Tahoma" w:hAnsi="Tahoma" w:cs="Tahoma"/>
          <w:sz w:val="18"/>
        </w:rPr>
        <w:t xml:space="preserve"> Business Flow 3</w:t>
      </w:r>
      <w:r w:rsidR="008012C3" w:rsidRPr="00CE081D">
        <w:rPr>
          <w:rFonts w:ascii="Tahoma" w:hAnsi="Tahoma" w:cs="Tahoma"/>
          <w:sz w:val="18"/>
        </w:rPr>
        <w:t>8</w:t>
      </w:r>
      <w:r w:rsidR="001A7FF6" w:rsidRPr="00CE081D">
        <w:rPr>
          <w:rFonts w:ascii="Tahoma" w:hAnsi="Tahoma" w:cs="Tahoma"/>
          <w:sz w:val="18"/>
        </w:rPr>
        <w:t xml:space="preserve"> – Display Inbox</w:t>
      </w:r>
      <w:bookmarkEnd w:id="69"/>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2077A6" w:rsidRPr="00CE081D" w14:paraId="2EF25690" w14:textId="77777777" w:rsidTr="002077A6">
        <w:trPr>
          <w:cantSplit/>
          <w:trHeight w:val="72"/>
          <w:tblHeader/>
        </w:trPr>
        <w:tc>
          <w:tcPr>
            <w:tcW w:w="687" w:type="pct"/>
            <w:shd w:val="clear" w:color="auto" w:fill="D9D9D9" w:themeFill="background1" w:themeFillShade="D9"/>
            <w:vAlign w:val="center"/>
          </w:tcPr>
          <w:p w14:paraId="0A713788" w14:textId="77777777" w:rsidR="002077A6" w:rsidRPr="00CE081D" w:rsidRDefault="002077A6" w:rsidP="00375D06">
            <w:pPr>
              <w:jc w:val="center"/>
              <w:rPr>
                <w:rFonts w:ascii="Tahoma" w:hAnsi="Tahoma" w:cs="Tahoma"/>
                <w:b/>
              </w:rPr>
            </w:pPr>
            <w:r w:rsidRPr="00CE081D">
              <w:rPr>
                <w:rFonts w:ascii="Tahoma" w:hAnsi="Tahoma" w:cs="Tahoma"/>
                <w:b/>
              </w:rPr>
              <w:t>BF ID</w:t>
            </w:r>
          </w:p>
        </w:tc>
        <w:tc>
          <w:tcPr>
            <w:tcW w:w="4313" w:type="pct"/>
            <w:vAlign w:val="center"/>
          </w:tcPr>
          <w:p w14:paraId="346C046B" w14:textId="04F51657" w:rsidR="002077A6" w:rsidRPr="00CE081D" w:rsidRDefault="002077A6" w:rsidP="00375D06">
            <w:pPr>
              <w:spacing w:after="60"/>
              <w:contextualSpacing/>
              <w:rPr>
                <w:rFonts w:ascii="Tahoma" w:hAnsi="Tahoma" w:cs="Tahoma"/>
              </w:rPr>
            </w:pPr>
            <w:r w:rsidRPr="00CE081D">
              <w:rPr>
                <w:rFonts w:ascii="Tahoma" w:hAnsi="Tahoma" w:cs="Tahoma"/>
              </w:rPr>
              <w:t>BF-3</w:t>
            </w:r>
            <w:r w:rsidR="008012C3" w:rsidRPr="00CE081D">
              <w:rPr>
                <w:rFonts w:ascii="Tahoma" w:hAnsi="Tahoma" w:cs="Tahoma"/>
              </w:rPr>
              <w:t>8</w:t>
            </w:r>
          </w:p>
        </w:tc>
      </w:tr>
      <w:tr w:rsidR="002077A6" w:rsidRPr="00CE081D" w14:paraId="0E107CC1" w14:textId="77777777" w:rsidTr="002077A6">
        <w:trPr>
          <w:cantSplit/>
          <w:trHeight w:val="72"/>
          <w:tblHeader/>
        </w:trPr>
        <w:tc>
          <w:tcPr>
            <w:tcW w:w="687" w:type="pct"/>
            <w:shd w:val="clear" w:color="auto" w:fill="D9D9D9" w:themeFill="background1" w:themeFillShade="D9"/>
            <w:vAlign w:val="center"/>
          </w:tcPr>
          <w:p w14:paraId="21EF960D" w14:textId="77777777" w:rsidR="002077A6" w:rsidRPr="00CE081D" w:rsidRDefault="002077A6" w:rsidP="00375D06">
            <w:pPr>
              <w:jc w:val="center"/>
              <w:rPr>
                <w:rFonts w:ascii="Tahoma" w:hAnsi="Tahoma" w:cs="Tahoma"/>
                <w:b/>
              </w:rPr>
            </w:pPr>
            <w:r w:rsidRPr="00CE081D">
              <w:rPr>
                <w:rFonts w:ascii="Tahoma" w:hAnsi="Tahoma" w:cs="Tahoma"/>
                <w:b/>
              </w:rPr>
              <w:t>Description</w:t>
            </w:r>
          </w:p>
        </w:tc>
        <w:tc>
          <w:tcPr>
            <w:tcW w:w="4313" w:type="pct"/>
            <w:vAlign w:val="center"/>
          </w:tcPr>
          <w:p w14:paraId="7F5C2BFD" w14:textId="7BF63D1D" w:rsidR="002077A6" w:rsidRPr="00CE081D" w:rsidRDefault="002077A6" w:rsidP="002077A6">
            <w:pPr>
              <w:spacing w:after="60"/>
              <w:contextualSpacing/>
              <w:rPr>
                <w:rFonts w:ascii="Tahoma" w:hAnsi="Tahoma" w:cs="Tahoma"/>
              </w:rPr>
            </w:pPr>
            <w:r w:rsidRPr="00CE081D">
              <w:rPr>
                <w:rFonts w:ascii="Tahoma" w:hAnsi="Tahoma" w:cs="Tahoma"/>
              </w:rPr>
              <w:t>Display inbox</w:t>
            </w:r>
          </w:p>
        </w:tc>
      </w:tr>
      <w:tr w:rsidR="002077A6" w:rsidRPr="00CE081D" w14:paraId="22E2B37E" w14:textId="77777777" w:rsidTr="002077A6">
        <w:trPr>
          <w:cantSplit/>
          <w:trHeight w:val="72"/>
          <w:tblHeader/>
        </w:trPr>
        <w:tc>
          <w:tcPr>
            <w:tcW w:w="687" w:type="pct"/>
            <w:shd w:val="clear" w:color="auto" w:fill="D9D9D9" w:themeFill="background1" w:themeFillShade="D9"/>
            <w:vAlign w:val="center"/>
          </w:tcPr>
          <w:p w14:paraId="298EA4B3" w14:textId="77777777" w:rsidR="002077A6" w:rsidRPr="00CE081D" w:rsidRDefault="002077A6"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13" w:type="pct"/>
            <w:vAlign w:val="center"/>
          </w:tcPr>
          <w:p w14:paraId="60511D6C" w14:textId="77777777" w:rsidR="002077A6" w:rsidRPr="00CE081D" w:rsidRDefault="002077A6" w:rsidP="00375D06">
            <w:pPr>
              <w:spacing w:after="60"/>
              <w:contextualSpacing/>
              <w:rPr>
                <w:rFonts w:ascii="Tahoma" w:hAnsi="Tahoma" w:cs="Tahoma"/>
                <w:iCs/>
              </w:rPr>
            </w:pPr>
            <w:r w:rsidRPr="00CE081D">
              <w:rPr>
                <w:rFonts w:ascii="Tahoma" w:hAnsi="Tahoma" w:cs="Tahoma"/>
              </w:rPr>
              <w:t>BR-1</w:t>
            </w:r>
          </w:p>
        </w:tc>
      </w:tr>
      <w:tr w:rsidR="002077A6" w:rsidRPr="00CE081D" w14:paraId="0F55A87C" w14:textId="77777777" w:rsidTr="002077A6">
        <w:trPr>
          <w:cantSplit/>
          <w:trHeight w:val="72"/>
          <w:tblHeader/>
        </w:trPr>
        <w:tc>
          <w:tcPr>
            <w:tcW w:w="687" w:type="pct"/>
            <w:shd w:val="clear" w:color="auto" w:fill="D9D9D9" w:themeFill="background1" w:themeFillShade="D9"/>
            <w:vAlign w:val="center"/>
          </w:tcPr>
          <w:p w14:paraId="6E0CBAE4" w14:textId="77777777" w:rsidR="002077A6" w:rsidRPr="00CE081D" w:rsidRDefault="002077A6"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13" w:type="pct"/>
            <w:vAlign w:val="center"/>
          </w:tcPr>
          <w:p w14:paraId="796AC006" w14:textId="26BC97C9" w:rsidR="002077A6" w:rsidRPr="00CE081D" w:rsidRDefault="002077A6" w:rsidP="00375D06">
            <w:pPr>
              <w:spacing w:after="60"/>
              <w:contextualSpacing/>
              <w:rPr>
                <w:rFonts w:ascii="Tahoma" w:hAnsi="Tahoma" w:cs="Tahoma"/>
                <w:iCs/>
              </w:rPr>
            </w:pPr>
            <w:r w:rsidRPr="00CE081D">
              <w:rPr>
                <w:rFonts w:ascii="Tahoma" w:hAnsi="Tahoma" w:cs="Tahoma"/>
              </w:rPr>
              <w:t>FR-5</w:t>
            </w:r>
          </w:p>
        </w:tc>
      </w:tr>
      <w:tr w:rsidR="002077A6" w:rsidRPr="00CE081D" w14:paraId="60431E7B" w14:textId="77777777" w:rsidTr="002077A6">
        <w:trPr>
          <w:cantSplit/>
          <w:trHeight w:val="72"/>
          <w:tblHeader/>
        </w:trPr>
        <w:tc>
          <w:tcPr>
            <w:tcW w:w="687" w:type="pct"/>
            <w:shd w:val="clear" w:color="auto" w:fill="D9D9D9" w:themeFill="background1" w:themeFillShade="D9"/>
            <w:vAlign w:val="center"/>
          </w:tcPr>
          <w:p w14:paraId="642D4BBA" w14:textId="77777777" w:rsidR="002077A6" w:rsidRPr="00CE081D" w:rsidRDefault="002077A6" w:rsidP="00375D06">
            <w:pPr>
              <w:jc w:val="center"/>
              <w:rPr>
                <w:rFonts w:ascii="Tahoma" w:hAnsi="Tahoma" w:cs="Tahoma"/>
                <w:b/>
                <w:iCs/>
              </w:rPr>
            </w:pPr>
            <w:r w:rsidRPr="00CE081D">
              <w:rPr>
                <w:rFonts w:ascii="Tahoma" w:hAnsi="Tahoma" w:cs="Tahoma"/>
                <w:b/>
                <w:iCs/>
              </w:rPr>
              <w:t>Flow Process</w:t>
            </w:r>
          </w:p>
        </w:tc>
        <w:tc>
          <w:tcPr>
            <w:tcW w:w="4313" w:type="pct"/>
            <w:vAlign w:val="center"/>
          </w:tcPr>
          <w:p w14:paraId="38BEFEA1" w14:textId="77777777" w:rsidR="002077A6" w:rsidRPr="00CE081D" w:rsidRDefault="002077A6" w:rsidP="00375D06">
            <w:pPr>
              <w:spacing w:after="60"/>
              <w:contextualSpacing/>
              <w:jc w:val="center"/>
              <w:rPr>
                <w:rFonts w:ascii="Tahoma" w:hAnsi="Tahoma" w:cs="Tahoma"/>
              </w:rPr>
            </w:pPr>
          </w:p>
          <w:p w14:paraId="123B3B16" w14:textId="74CBC27D" w:rsidR="002077A6" w:rsidRPr="00CE081D" w:rsidRDefault="008012C3" w:rsidP="008012C3">
            <w:pPr>
              <w:spacing w:after="60"/>
              <w:contextualSpacing/>
              <w:rPr>
                <w:rFonts w:ascii="Tahoma" w:hAnsi="Tahoma" w:cs="Tahoma"/>
              </w:rPr>
            </w:pPr>
            <w:r w:rsidRPr="00CE081D">
              <w:rPr>
                <w:rFonts w:ascii="Tahoma" w:hAnsi="Tahoma" w:cs="Tahoma"/>
                <w:noProof/>
              </w:rPr>
              <w:drawing>
                <wp:inline distT="0" distB="0" distL="0" distR="0" wp14:anchorId="47F13BD5" wp14:editId="3250FB11">
                  <wp:extent cx="5158800" cy="82451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8800" cy="824517"/>
                          </a:xfrm>
                          <a:prstGeom prst="rect">
                            <a:avLst/>
                          </a:prstGeom>
                        </pic:spPr>
                      </pic:pic>
                    </a:graphicData>
                  </a:graphic>
                </wp:inline>
              </w:drawing>
            </w:r>
          </w:p>
          <w:p w14:paraId="0556713F" w14:textId="77777777" w:rsidR="002077A6" w:rsidRPr="00CE081D" w:rsidRDefault="002077A6" w:rsidP="00375D06">
            <w:pPr>
              <w:spacing w:after="60"/>
              <w:contextualSpacing/>
              <w:jc w:val="center"/>
              <w:rPr>
                <w:rFonts w:ascii="Tahoma" w:hAnsi="Tahoma" w:cs="Tahoma"/>
              </w:rPr>
            </w:pPr>
          </w:p>
        </w:tc>
      </w:tr>
    </w:tbl>
    <w:p w14:paraId="4D8B1B41" w14:textId="7DD75D49" w:rsidR="002077A6" w:rsidRPr="00CE081D" w:rsidRDefault="002077A6" w:rsidP="002077A6">
      <w:pPr>
        <w:pStyle w:val="Caption"/>
        <w:rPr>
          <w:rFonts w:ascii="Tahoma" w:hAnsi="Tahoma" w:cs="Tahoma"/>
          <w:sz w:val="18"/>
        </w:rPr>
      </w:pPr>
      <w:bookmarkStart w:id="70" w:name="_Toc466459274"/>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8012C3" w:rsidRPr="00CE081D">
        <w:rPr>
          <w:rFonts w:ascii="Tahoma" w:hAnsi="Tahoma" w:cs="Tahoma"/>
          <w:noProof/>
          <w:sz w:val="18"/>
        </w:rPr>
        <w:t>40</w:t>
      </w:r>
      <w:r w:rsidRPr="00CE081D">
        <w:rPr>
          <w:rFonts w:ascii="Tahoma" w:hAnsi="Tahoma" w:cs="Tahoma"/>
          <w:sz w:val="18"/>
        </w:rPr>
        <w:fldChar w:fldCharType="end"/>
      </w:r>
      <w:r w:rsidRPr="00CE081D">
        <w:rPr>
          <w:rFonts w:ascii="Tahoma" w:hAnsi="Tahoma" w:cs="Tahoma"/>
          <w:sz w:val="18"/>
        </w:rPr>
        <w:t xml:space="preserve"> Business Flow </w:t>
      </w:r>
      <w:r w:rsidR="008012C3" w:rsidRPr="00CE081D">
        <w:rPr>
          <w:rFonts w:ascii="Tahoma" w:hAnsi="Tahoma" w:cs="Tahoma"/>
          <w:sz w:val="18"/>
        </w:rPr>
        <w:t>39</w:t>
      </w:r>
      <w:r w:rsidR="001A7FF6" w:rsidRPr="00CE081D">
        <w:rPr>
          <w:rFonts w:ascii="Tahoma" w:hAnsi="Tahoma" w:cs="Tahoma"/>
          <w:sz w:val="18"/>
        </w:rPr>
        <w:t xml:space="preserve"> – Display Detail Message</w:t>
      </w:r>
      <w:bookmarkEnd w:id="70"/>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2077A6" w:rsidRPr="00CE081D" w14:paraId="36990F4D" w14:textId="77777777" w:rsidTr="002077A6">
        <w:trPr>
          <w:cantSplit/>
          <w:trHeight w:val="72"/>
          <w:tblHeader/>
        </w:trPr>
        <w:tc>
          <w:tcPr>
            <w:tcW w:w="687" w:type="pct"/>
            <w:shd w:val="clear" w:color="auto" w:fill="D9D9D9" w:themeFill="background1" w:themeFillShade="D9"/>
            <w:vAlign w:val="center"/>
          </w:tcPr>
          <w:p w14:paraId="6CA1707E" w14:textId="77777777" w:rsidR="002077A6" w:rsidRPr="00CE081D" w:rsidRDefault="002077A6" w:rsidP="00375D06">
            <w:pPr>
              <w:jc w:val="center"/>
              <w:rPr>
                <w:rFonts w:ascii="Tahoma" w:hAnsi="Tahoma" w:cs="Tahoma"/>
                <w:b/>
              </w:rPr>
            </w:pPr>
            <w:r w:rsidRPr="00CE081D">
              <w:rPr>
                <w:rFonts w:ascii="Tahoma" w:hAnsi="Tahoma" w:cs="Tahoma"/>
                <w:b/>
              </w:rPr>
              <w:t>BF ID</w:t>
            </w:r>
          </w:p>
        </w:tc>
        <w:tc>
          <w:tcPr>
            <w:tcW w:w="4313" w:type="pct"/>
            <w:vAlign w:val="center"/>
          </w:tcPr>
          <w:p w14:paraId="0865707D" w14:textId="435D1C13" w:rsidR="002077A6" w:rsidRPr="00CE081D" w:rsidRDefault="002077A6" w:rsidP="00375D06">
            <w:pPr>
              <w:spacing w:after="60"/>
              <w:contextualSpacing/>
              <w:rPr>
                <w:rFonts w:ascii="Tahoma" w:hAnsi="Tahoma" w:cs="Tahoma"/>
              </w:rPr>
            </w:pPr>
            <w:r w:rsidRPr="00CE081D">
              <w:rPr>
                <w:rFonts w:ascii="Tahoma" w:hAnsi="Tahoma" w:cs="Tahoma"/>
              </w:rPr>
              <w:t>BF-</w:t>
            </w:r>
            <w:r w:rsidR="008012C3" w:rsidRPr="00CE081D">
              <w:rPr>
                <w:rFonts w:ascii="Tahoma" w:hAnsi="Tahoma" w:cs="Tahoma"/>
              </w:rPr>
              <w:t>39</w:t>
            </w:r>
          </w:p>
        </w:tc>
      </w:tr>
      <w:tr w:rsidR="002077A6" w:rsidRPr="00CE081D" w14:paraId="726403DB" w14:textId="77777777" w:rsidTr="002077A6">
        <w:trPr>
          <w:cantSplit/>
          <w:trHeight w:val="72"/>
          <w:tblHeader/>
        </w:trPr>
        <w:tc>
          <w:tcPr>
            <w:tcW w:w="687" w:type="pct"/>
            <w:shd w:val="clear" w:color="auto" w:fill="D9D9D9" w:themeFill="background1" w:themeFillShade="D9"/>
            <w:vAlign w:val="center"/>
          </w:tcPr>
          <w:p w14:paraId="28ECD70A" w14:textId="77777777" w:rsidR="002077A6" w:rsidRPr="00CE081D" w:rsidRDefault="002077A6" w:rsidP="00375D06">
            <w:pPr>
              <w:jc w:val="center"/>
              <w:rPr>
                <w:rFonts w:ascii="Tahoma" w:hAnsi="Tahoma" w:cs="Tahoma"/>
                <w:b/>
              </w:rPr>
            </w:pPr>
            <w:r w:rsidRPr="00CE081D">
              <w:rPr>
                <w:rFonts w:ascii="Tahoma" w:hAnsi="Tahoma" w:cs="Tahoma"/>
                <w:b/>
              </w:rPr>
              <w:t>Description</w:t>
            </w:r>
          </w:p>
        </w:tc>
        <w:tc>
          <w:tcPr>
            <w:tcW w:w="4313" w:type="pct"/>
            <w:vAlign w:val="center"/>
          </w:tcPr>
          <w:p w14:paraId="21025AD9" w14:textId="3F144BAD" w:rsidR="002077A6" w:rsidRPr="00CE081D" w:rsidRDefault="002077A6" w:rsidP="00375D06">
            <w:pPr>
              <w:spacing w:after="60"/>
              <w:contextualSpacing/>
              <w:rPr>
                <w:rFonts w:ascii="Tahoma" w:hAnsi="Tahoma" w:cs="Tahoma"/>
              </w:rPr>
            </w:pPr>
            <w:r w:rsidRPr="00CE081D">
              <w:rPr>
                <w:rFonts w:ascii="Tahoma" w:hAnsi="Tahoma" w:cs="Tahoma"/>
              </w:rPr>
              <w:t>Display detail message</w:t>
            </w:r>
          </w:p>
        </w:tc>
      </w:tr>
      <w:tr w:rsidR="002077A6" w:rsidRPr="00CE081D" w14:paraId="58F53C29" w14:textId="77777777" w:rsidTr="002077A6">
        <w:trPr>
          <w:cantSplit/>
          <w:trHeight w:val="72"/>
          <w:tblHeader/>
        </w:trPr>
        <w:tc>
          <w:tcPr>
            <w:tcW w:w="687" w:type="pct"/>
            <w:shd w:val="clear" w:color="auto" w:fill="D9D9D9" w:themeFill="background1" w:themeFillShade="D9"/>
            <w:vAlign w:val="center"/>
          </w:tcPr>
          <w:p w14:paraId="01F4DE46" w14:textId="77777777" w:rsidR="002077A6" w:rsidRPr="00CE081D" w:rsidRDefault="002077A6"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313" w:type="pct"/>
            <w:vAlign w:val="center"/>
          </w:tcPr>
          <w:p w14:paraId="29FFE4B2" w14:textId="77777777" w:rsidR="002077A6" w:rsidRPr="00CE081D" w:rsidRDefault="002077A6" w:rsidP="00375D06">
            <w:pPr>
              <w:spacing w:after="60"/>
              <w:contextualSpacing/>
              <w:rPr>
                <w:rFonts w:ascii="Tahoma" w:hAnsi="Tahoma" w:cs="Tahoma"/>
                <w:iCs/>
              </w:rPr>
            </w:pPr>
            <w:r w:rsidRPr="00CE081D">
              <w:rPr>
                <w:rFonts w:ascii="Tahoma" w:hAnsi="Tahoma" w:cs="Tahoma"/>
              </w:rPr>
              <w:t>BR-1</w:t>
            </w:r>
          </w:p>
        </w:tc>
      </w:tr>
      <w:tr w:rsidR="002077A6" w:rsidRPr="00CE081D" w14:paraId="6CB5E26E" w14:textId="77777777" w:rsidTr="002077A6">
        <w:trPr>
          <w:cantSplit/>
          <w:trHeight w:val="72"/>
          <w:tblHeader/>
        </w:trPr>
        <w:tc>
          <w:tcPr>
            <w:tcW w:w="687" w:type="pct"/>
            <w:shd w:val="clear" w:color="auto" w:fill="D9D9D9" w:themeFill="background1" w:themeFillShade="D9"/>
            <w:vAlign w:val="center"/>
          </w:tcPr>
          <w:p w14:paraId="5311C3EA" w14:textId="77777777" w:rsidR="002077A6" w:rsidRPr="00CE081D" w:rsidRDefault="002077A6" w:rsidP="00375D06">
            <w:pPr>
              <w:jc w:val="center"/>
              <w:rPr>
                <w:rFonts w:ascii="Tahoma" w:hAnsi="Tahoma" w:cs="Tahoma"/>
                <w:b/>
                <w:iCs/>
              </w:rPr>
            </w:pPr>
            <w:r w:rsidRPr="00CE081D">
              <w:rPr>
                <w:rFonts w:ascii="Tahoma" w:hAnsi="Tahoma" w:cs="Tahoma"/>
                <w:b/>
              </w:rPr>
              <w:t xml:space="preserve">FR </w:t>
            </w:r>
            <w:proofErr w:type="spellStart"/>
            <w:r w:rsidRPr="00CE081D">
              <w:rPr>
                <w:rFonts w:ascii="Tahoma" w:hAnsi="Tahoma" w:cs="Tahoma"/>
                <w:b/>
              </w:rPr>
              <w:t>Reff</w:t>
            </w:r>
            <w:proofErr w:type="spellEnd"/>
          </w:p>
        </w:tc>
        <w:tc>
          <w:tcPr>
            <w:tcW w:w="4313" w:type="pct"/>
            <w:vAlign w:val="center"/>
          </w:tcPr>
          <w:p w14:paraId="6B95CBBC" w14:textId="31481E9A" w:rsidR="002077A6" w:rsidRPr="00CE081D" w:rsidRDefault="002077A6" w:rsidP="00375D06">
            <w:pPr>
              <w:spacing w:after="60"/>
              <w:contextualSpacing/>
              <w:rPr>
                <w:rFonts w:ascii="Tahoma" w:hAnsi="Tahoma" w:cs="Tahoma"/>
                <w:iCs/>
              </w:rPr>
            </w:pPr>
            <w:r w:rsidRPr="00CE081D">
              <w:rPr>
                <w:rFonts w:ascii="Tahoma" w:hAnsi="Tahoma" w:cs="Tahoma"/>
              </w:rPr>
              <w:t>FR-5</w:t>
            </w:r>
          </w:p>
        </w:tc>
      </w:tr>
      <w:tr w:rsidR="002077A6" w:rsidRPr="00CE081D" w14:paraId="03F159D8" w14:textId="77777777" w:rsidTr="002077A6">
        <w:trPr>
          <w:cantSplit/>
          <w:trHeight w:val="72"/>
          <w:tblHeader/>
        </w:trPr>
        <w:tc>
          <w:tcPr>
            <w:tcW w:w="687" w:type="pct"/>
            <w:shd w:val="clear" w:color="auto" w:fill="D9D9D9" w:themeFill="background1" w:themeFillShade="D9"/>
            <w:vAlign w:val="center"/>
          </w:tcPr>
          <w:p w14:paraId="18BC8EF9" w14:textId="77777777" w:rsidR="002077A6" w:rsidRPr="00CE081D" w:rsidRDefault="002077A6" w:rsidP="00375D06">
            <w:pPr>
              <w:jc w:val="center"/>
              <w:rPr>
                <w:rFonts w:ascii="Tahoma" w:hAnsi="Tahoma" w:cs="Tahoma"/>
                <w:b/>
                <w:iCs/>
              </w:rPr>
            </w:pPr>
            <w:r w:rsidRPr="00CE081D">
              <w:rPr>
                <w:rFonts w:ascii="Tahoma" w:hAnsi="Tahoma" w:cs="Tahoma"/>
                <w:b/>
                <w:iCs/>
              </w:rPr>
              <w:t>Flow Process</w:t>
            </w:r>
          </w:p>
        </w:tc>
        <w:tc>
          <w:tcPr>
            <w:tcW w:w="4313" w:type="pct"/>
            <w:vAlign w:val="center"/>
          </w:tcPr>
          <w:p w14:paraId="14C5A76C" w14:textId="77777777" w:rsidR="002077A6" w:rsidRPr="00CE081D" w:rsidRDefault="002077A6" w:rsidP="00375D06">
            <w:pPr>
              <w:spacing w:after="60"/>
              <w:contextualSpacing/>
              <w:jc w:val="center"/>
              <w:rPr>
                <w:rFonts w:ascii="Tahoma" w:hAnsi="Tahoma" w:cs="Tahoma"/>
              </w:rPr>
            </w:pPr>
          </w:p>
          <w:p w14:paraId="7DB4A037" w14:textId="7393F6FA" w:rsidR="002077A6" w:rsidRPr="00CE081D" w:rsidRDefault="008012C3" w:rsidP="008012C3">
            <w:pPr>
              <w:spacing w:after="60"/>
              <w:contextualSpacing/>
              <w:rPr>
                <w:rFonts w:ascii="Tahoma" w:hAnsi="Tahoma" w:cs="Tahoma"/>
              </w:rPr>
            </w:pPr>
            <w:r w:rsidRPr="00CE081D">
              <w:rPr>
                <w:rFonts w:ascii="Tahoma" w:hAnsi="Tahoma" w:cs="Tahoma"/>
                <w:noProof/>
              </w:rPr>
              <w:drawing>
                <wp:inline distT="0" distB="0" distL="0" distR="0" wp14:anchorId="0E76C657" wp14:editId="1DEADD52">
                  <wp:extent cx="5158800" cy="83901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8800" cy="839014"/>
                          </a:xfrm>
                          <a:prstGeom prst="rect">
                            <a:avLst/>
                          </a:prstGeom>
                        </pic:spPr>
                      </pic:pic>
                    </a:graphicData>
                  </a:graphic>
                </wp:inline>
              </w:drawing>
            </w:r>
          </w:p>
          <w:p w14:paraId="157350D9" w14:textId="77777777" w:rsidR="002077A6" w:rsidRPr="00CE081D" w:rsidRDefault="002077A6" w:rsidP="00375D06">
            <w:pPr>
              <w:spacing w:after="60"/>
              <w:contextualSpacing/>
              <w:jc w:val="center"/>
              <w:rPr>
                <w:rFonts w:ascii="Tahoma" w:hAnsi="Tahoma" w:cs="Tahoma"/>
              </w:rPr>
            </w:pPr>
          </w:p>
        </w:tc>
      </w:tr>
    </w:tbl>
    <w:p w14:paraId="34B1910E" w14:textId="0972C0DD" w:rsidR="002077A6" w:rsidRPr="00CE081D" w:rsidRDefault="002077A6" w:rsidP="002077A6">
      <w:pPr>
        <w:pStyle w:val="Caption"/>
        <w:rPr>
          <w:rFonts w:ascii="Tahoma" w:hAnsi="Tahoma" w:cs="Tahoma"/>
          <w:sz w:val="18"/>
        </w:rPr>
      </w:pPr>
      <w:bookmarkStart w:id="71" w:name="_Toc466459275"/>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008012C3" w:rsidRPr="00CE081D">
        <w:rPr>
          <w:rFonts w:ascii="Tahoma" w:hAnsi="Tahoma" w:cs="Tahoma"/>
          <w:noProof/>
          <w:sz w:val="18"/>
        </w:rPr>
        <w:t>41</w:t>
      </w:r>
      <w:r w:rsidRPr="00CE081D">
        <w:rPr>
          <w:rFonts w:ascii="Tahoma" w:hAnsi="Tahoma" w:cs="Tahoma"/>
          <w:sz w:val="18"/>
        </w:rPr>
        <w:fldChar w:fldCharType="end"/>
      </w:r>
      <w:r w:rsidRPr="00CE081D">
        <w:rPr>
          <w:rFonts w:ascii="Tahoma" w:hAnsi="Tahoma" w:cs="Tahoma"/>
          <w:sz w:val="18"/>
        </w:rPr>
        <w:t xml:space="preserve"> Business Flow 4</w:t>
      </w:r>
      <w:r w:rsidR="008012C3" w:rsidRPr="00CE081D">
        <w:rPr>
          <w:rFonts w:ascii="Tahoma" w:hAnsi="Tahoma" w:cs="Tahoma"/>
          <w:sz w:val="18"/>
        </w:rPr>
        <w:t>0</w:t>
      </w:r>
      <w:r w:rsidR="001A7FF6" w:rsidRPr="00CE081D">
        <w:rPr>
          <w:rFonts w:ascii="Tahoma" w:hAnsi="Tahoma" w:cs="Tahoma"/>
          <w:sz w:val="18"/>
        </w:rPr>
        <w:t xml:space="preserve"> – Notification Action</w:t>
      </w:r>
      <w:bookmarkEnd w:id="71"/>
    </w:p>
    <w:tbl>
      <w:tblPr>
        <w:tblW w:w="500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340"/>
      </w:tblGrid>
      <w:tr w:rsidR="002077A6" w:rsidRPr="00CE081D" w14:paraId="7A77A169" w14:textId="77777777" w:rsidTr="00375D06">
        <w:trPr>
          <w:cantSplit/>
          <w:trHeight w:val="72"/>
          <w:tblHeader/>
        </w:trPr>
        <w:tc>
          <w:tcPr>
            <w:tcW w:w="565" w:type="pct"/>
            <w:shd w:val="clear" w:color="auto" w:fill="D9D9D9" w:themeFill="background1" w:themeFillShade="D9"/>
            <w:vAlign w:val="center"/>
          </w:tcPr>
          <w:p w14:paraId="1B16A519" w14:textId="77777777" w:rsidR="002077A6" w:rsidRPr="00CE081D" w:rsidRDefault="002077A6" w:rsidP="00375D06">
            <w:pPr>
              <w:jc w:val="center"/>
              <w:rPr>
                <w:rFonts w:ascii="Tahoma" w:hAnsi="Tahoma" w:cs="Tahoma"/>
                <w:b/>
              </w:rPr>
            </w:pPr>
            <w:r w:rsidRPr="00CE081D">
              <w:rPr>
                <w:rFonts w:ascii="Tahoma" w:hAnsi="Tahoma" w:cs="Tahoma"/>
                <w:b/>
              </w:rPr>
              <w:t>BF ID</w:t>
            </w:r>
          </w:p>
        </w:tc>
        <w:tc>
          <w:tcPr>
            <w:tcW w:w="4435" w:type="pct"/>
            <w:vAlign w:val="center"/>
          </w:tcPr>
          <w:p w14:paraId="4EC86FD8" w14:textId="6E24120E" w:rsidR="002077A6" w:rsidRPr="00CE081D" w:rsidRDefault="002077A6" w:rsidP="00375D06">
            <w:pPr>
              <w:spacing w:after="60"/>
              <w:contextualSpacing/>
              <w:rPr>
                <w:rFonts w:ascii="Tahoma" w:hAnsi="Tahoma" w:cs="Tahoma"/>
              </w:rPr>
            </w:pPr>
            <w:r w:rsidRPr="00CE081D">
              <w:rPr>
                <w:rFonts w:ascii="Tahoma" w:hAnsi="Tahoma" w:cs="Tahoma"/>
              </w:rPr>
              <w:t>BF-4</w:t>
            </w:r>
            <w:r w:rsidR="008012C3" w:rsidRPr="00CE081D">
              <w:rPr>
                <w:rFonts w:ascii="Tahoma" w:hAnsi="Tahoma" w:cs="Tahoma"/>
              </w:rPr>
              <w:t>0</w:t>
            </w:r>
          </w:p>
        </w:tc>
      </w:tr>
      <w:tr w:rsidR="002077A6" w:rsidRPr="00CE081D" w14:paraId="7268F7D4" w14:textId="77777777" w:rsidTr="00375D06">
        <w:trPr>
          <w:cantSplit/>
          <w:trHeight w:val="72"/>
          <w:tblHeader/>
        </w:trPr>
        <w:tc>
          <w:tcPr>
            <w:tcW w:w="565" w:type="pct"/>
            <w:shd w:val="clear" w:color="auto" w:fill="D9D9D9" w:themeFill="background1" w:themeFillShade="D9"/>
            <w:vAlign w:val="center"/>
          </w:tcPr>
          <w:p w14:paraId="5A782138" w14:textId="77777777" w:rsidR="002077A6" w:rsidRPr="00CE081D" w:rsidRDefault="002077A6" w:rsidP="00375D06">
            <w:pPr>
              <w:jc w:val="center"/>
              <w:rPr>
                <w:rFonts w:ascii="Tahoma" w:hAnsi="Tahoma" w:cs="Tahoma"/>
                <w:b/>
              </w:rPr>
            </w:pPr>
            <w:r w:rsidRPr="00CE081D">
              <w:rPr>
                <w:rFonts w:ascii="Tahoma" w:hAnsi="Tahoma" w:cs="Tahoma"/>
                <w:b/>
              </w:rPr>
              <w:t>Description</w:t>
            </w:r>
          </w:p>
        </w:tc>
        <w:tc>
          <w:tcPr>
            <w:tcW w:w="4435" w:type="pct"/>
            <w:vAlign w:val="center"/>
          </w:tcPr>
          <w:p w14:paraId="4D9F46B9" w14:textId="08395381" w:rsidR="002077A6" w:rsidRPr="00CE081D" w:rsidRDefault="002077A6" w:rsidP="00375D06">
            <w:pPr>
              <w:spacing w:after="60"/>
              <w:contextualSpacing/>
              <w:rPr>
                <w:rFonts w:ascii="Tahoma" w:hAnsi="Tahoma" w:cs="Tahoma"/>
              </w:rPr>
            </w:pPr>
            <w:r w:rsidRPr="00CE081D">
              <w:rPr>
                <w:rFonts w:ascii="Tahoma" w:hAnsi="Tahoma" w:cs="Tahoma"/>
              </w:rPr>
              <w:t>Notification action</w:t>
            </w:r>
          </w:p>
        </w:tc>
      </w:tr>
      <w:tr w:rsidR="002077A6" w:rsidRPr="00CE081D" w14:paraId="7247F7C3" w14:textId="77777777" w:rsidTr="00375D06">
        <w:trPr>
          <w:cantSplit/>
          <w:trHeight w:val="72"/>
          <w:tblHeader/>
        </w:trPr>
        <w:tc>
          <w:tcPr>
            <w:tcW w:w="565" w:type="pct"/>
            <w:shd w:val="clear" w:color="auto" w:fill="D9D9D9" w:themeFill="background1" w:themeFillShade="D9"/>
            <w:vAlign w:val="center"/>
          </w:tcPr>
          <w:p w14:paraId="3FF86AF0" w14:textId="77777777" w:rsidR="002077A6" w:rsidRPr="00CE081D" w:rsidRDefault="002077A6" w:rsidP="00375D06">
            <w:pPr>
              <w:jc w:val="center"/>
              <w:rPr>
                <w:rFonts w:ascii="Tahoma" w:hAnsi="Tahoma" w:cs="Tahoma"/>
                <w:b/>
                <w:iCs/>
              </w:rPr>
            </w:pPr>
            <w:r w:rsidRPr="00CE081D">
              <w:rPr>
                <w:rFonts w:ascii="Tahoma" w:hAnsi="Tahoma" w:cs="Tahoma"/>
                <w:b/>
              </w:rPr>
              <w:t xml:space="preserve">BR </w:t>
            </w:r>
            <w:proofErr w:type="spellStart"/>
            <w:r w:rsidRPr="00CE081D">
              <w:rPr>
                <w:rFonts w:ascii="Tahoma" w:hAnsi="Tahoma" w:cs="Tahoma"/>
                <w:b/>
              </w:rPr>
              <w:t>Reff</w:t>
            </w:r>
            <w:proofErr w:type="spellEnd"/>
          </w:p>
        </w:tc>
        <w:tc>
          <w:tcPr>
            <w:tcW w:w="4435" w:type="pct"/>
            <w:vAlign w:val="center"/>
          </w:tcPr>
          <w:p w14:paraId="382B5AD2" w14:textId="77777777" w:rsidR="002077A6" w:rsidRPr="00CE081D" w:rsidRDefault="002077A6" w:rsidP="00375D06">
            <w:pPr>
              <w:spacing w:after="60"/>
              <w:contextualSpacing/>
              <w:rPr>
                <w:rFonts w:ascii="Tahoma" w:hAnsi="Tahoma" w:cs="Tahoma"/>
                <w:iCs/>
              </w:rPr>
            </w:pPr>
            <w:r w:rsidRPr="00CE081D">
              <w:rPr>
                <w:rFonts w:ascii="Tahoma" w:hAnsi="Tahoma" w:cs="Tahoma"/>
              </w:rPr>
              <w:t>BR-1</w:t>
            </w:r>
          </w:p>
        </w:tc>
      </w:tr>
      <w:tr w:rsidR="002077A6" w:rsidRPr="00CE081D" w14:paraId="27D546A9" w14:textId="77777777" w:rsidTr="00375D06">
        <w:trPr>
          <w:cantSplit/>
          <w:trHeight w:val="72"/>
          <w:tblHeader/>
        </w:trPr>
        <w:tc>
          <w:tcPr>
            <w:tcW w:w="565" w:type="pct"/>
            <w:shd w:val="clear" w:color="auto" w:fill="D9D9D9" w:themeFill="background1" w:themeFillShade="D9"/>
            <w:vAlign w:val="center"/>
          </w:tcPr>
          <w:p w14:paraId="4DF8ED00" w14:textId="77777777" w:rsidR="002077A6" w:rsidRPr="00CE081D" w:rsidRDefault="002077A6" w:rsidP="00375D06">
            <w:pPr>
              <w:jc w:val="center"/>
              <w:rPr>
                <w:rFonts w:ascii="Tahoma" w:hAnsi="Tahoma" w:cs="Tahoma"/>
                <w:b/>
                <w:iCs/>
              </w:rPr>
            </w:pPr>
            <w:r w:rsidRPr="00CE081D">
              <w:rPr>
                <w:rFonts w:ascii="Tahoma" w:hAnsi="Tahoma" w:cs="Tahoma"/>
                <w:b/>
              </w:rPr>
              <w:lastRenderedPageBreak/>
              <w:t xml:space="preserve">FR </w:t>
            </w:r>
            <w:proofErr w:type="spellStart"/>
            <w:r w:rsidRPr="00CE081D">
              <w:rPr>
                <w:rFonts w:ascii="Tahoma" w:hAnsi="Tahoma" w:cs="Tahoma"/>
                <w:b/>
              </w:rPr>
              <w:t>Reff</w:t>
            </w:r>
            <w:proofErr w:type="spellEnd"/>
          </w:p>
        </w:tc>
        <w:tc>
          <w:tcPr>
            <w:tcW w:w="4435" w:type="pct"/>
            <w:vAlign w:val="center"/>
          </w:tcPr>
          <w:p w14:paraId="61A8E7E6" w14:textId="6E4C6AB6" w:rsidR="002077A6" w:rsidRPr="00CE081D" w:rsidRDefault="002077A6" w:rsidP="00375D06">
            <w:pPr>
              <w:spacing w:after="60"/>
              <w:contextualSpacing/>
              <w:rPr>
                <w:rFonts w:ascii="Tahoma" w:hAnsi="Tahoma" w:cs="Tahoma"/>
                <w:iCs/>
              </w:rPr>
            </w:pPr>
            <w:r w:rsidRPr="00CE081D">
              <w:rPr>
                <w:rFonts w:ascii="Tahoma" w:hAnsi="Tahoma" w:cs="Tahoma"/>
              </w:rPr>
              <w:t>FR-5</w:t>
            </w:r>
          </w:p>
        </w:tc>
      </w:tr>
      <w:tr w:rsidR="002077A6" w:rsidRPr="00CE081D" w14:paraId="467ED8B1" w14:textId="77777777" w:rsidTr="00375D06">
        <w:trPr>
          <w:cantSplit/>
          <w:trHeight w:val="72"/>
          <w:tblHeader/>
        </w:trPr>
        <w:tc>
          <w:tcPr>
            <w:tcW w:w="565" w:type="pct"/>
            <w:shd w:val="clear" w:color="auto" w:fill="D9D9D9" w:themeFill="background1" w:themeFillShade="D9"/>
            <w:vAlign w:val="center"/>
          </w:tcPr>
          <w:p w14:paraId="3C048EA5" w14:textId="77777777" w:rsidR="002077A6" w:rsidRPr="00CE081D" w:rsidRDefault="002077A6" w:rsidP="00375D06">
            <w:pPr>
              <w:jc w:val="center"/>
              <w:rPr>
                <w:rFonts w:ascii="Tahoma" w:hAnsi="Tahoma" w:cs="Tahoma"/>
                <w:b/>
                <w:iCs/>
              </w:rPr>
            </w:pPr>
            <w:r w:rsidRPr="00CE081D">
              <w:rPr>
                <w:rFonts w:ascii="Tahoma" w:hAnsi="Tahoma" w:cs="Tahoma"/>
                <w:b/>
                <w:iCs/>
              </w:rPr>
              <w:t>Flow Process</w:t>
            </w:r>
          </w:p>
        </w:tc>
        <w:tc>
          <w:tcPr>
            <w:tcW w:w="4435" w:type="pct"/>
            <w:vAlign w:val="center"/>
          </w:tcPr>
          <w:p w14:paraId="15E13433" w14:textId="77777777" w:rsidR="002077A6" w:rsidRPr="00CE081D" w:rsidRDefault="002077A6" w:rsidP="00375D06">
            <w:pPr>
              <w:spacing w:after="60"/>
              <w:contextualSpacing/>
              <w:jc w:val="center"/>
              <w:rPr>
                <w:rFonts w:ascii="Tahoma" w:hAnsi="Tahoma" w:cs="Tahoma"/>
              </w:rPr>
            </w:pPr>
          </w:p>
          <w:p w14:paraId="7B9C3D59" w14:textId="0EBB5B15" w:rsidR="002077A6" w:rsidRPr="00CE081D" w:rsidRDefault="008012C3" w:rsidP="008012C3">
            <w:pPr>
              <w:spacing w:after="60"/>
              <w:contextualSpacing/>
              <w:rPr>
                <w:rFonts w:ascii="Tahoma" w:hAnsi="Tahoma" w:cs="Tahoma"/>
              </w:rPr>
            </w:pPr>
            <w:r w:rsidRPr="00CE081D">
              <w:rPr>
                <w:rFonts w:ascii="Tahoma" w:hAnsi="Tahoma" w:cs="Tahoma"/>
                <w:noProof/>
              </w:rPr>
              <w:drawing>
                <wp:inline distT="0" distB="0" distL="0" distR="0" wp14:anchorId="44A1E81B" wp14:editId="068920E7">
                  <wp:extent cx="5158800" cy="840862"/>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58800" cy="840862"/>
                          </a:xfrm>
                          <a:prstGeom prst="rect">
                            <a:avLst/>
                          </a:prstGeom>
                        </pic:spPr>
                      </pic:pic>
                    </a:graphicData>
                  </a:graphic>
                </wp:inline>
              </w:drawing>
            </w:r>
          </w:p>
          <w:p w14:paraId="33EA81B5" w14:textId="77777777" w:rsidR="002077A6" w:rsidRPr="00CE081D" w:rsidRDefault="002077A6" w:rsidP="00375D06">
            <w:pPr>
              <w:spacing w:after="60"/>
              <w:contextualSpacing/>
              <w:jc w:val="center"/>
              <w:rPr>
                <w:rFonts w:ascii="Tahoma" w:hAnsi="Tahoma" w:cs="Tahoma"/>
              </w:rPr>
            </w:pPr>
          </w:p>
        </w:tc>
      </w:tr>
    </w:tbl>
    <w:p w14:paraId="73574196" w14:textId="77777777" w:rsidR="00955DE4" w:rsidRPr="00CE081D" w:rsidRDefault="00955DE4" w:rsidP="00955DE4">
      <w:pPr>
        <w:jc w:val="center"/>
        <w:rPr>
          <w:rFonts w:ascii="Tahoma" w:hAnsi="Tahoma" w:cs="Tahoma"/>
        </w:rPr>
      </w:pPr>
    </w:p>
    <w:p w14:paraId="067EDFB1" w14:textId="77777777" w:rsidR="00835102" w:rsidRPr="00CE081D" w:rsidRDefault="00835102" w:rsidP="002E42C4">
      <w:pPr>
        <w:jc w:val="center"/>
        <w:rPr>
          <w:rFonts w:ascii="Tahoma" w:hAnsi="Tahoma" w:cs="Tahoma"/>
        </w:rPr>
      </w:pPr>
    </w:p>
    <w:p w14:paraId="212734EB" w14:textId="77777777" w:rsidR="0037652A" w:rsidRPr="00CE081D" w:rsidRDefault="00CC55F0" w:rsidP="003B467F">
      <w:pPr>
        <w:pStyle w:val="Heading1"/>
        <w:tabs>
          <w:tab w:val="clear" w:pos="2736"/>
          <w:tab w:val="num" w:pos="810"/>
        </w:tabs>
        <w:ind w:left="806" w:hanging="734"/>
        <w:rPr>
          <w:rFonts w:ascii="Tahoma" w:hAnsi="Tahoma" w:cs="Tahoma"/>
          <w:lang w:val="id-ID"/>
        </w:rPr>
      </w:pPr>
      <w:bookmarkStart w:id="72" w:name="_Toc465763558"/>
      <w:r w:rsidRPr="00CE081D">
        <w:rPr>
          <w:rFonts w:ascii="Tahoma" w:hAnsi="Tahoma" w:cs="Tahoma"/>
          <w:lang w:val="id-ID"/>
        </w:rPr>
        <w:lastRenderedPageBreak/>
        <w:t>Non Functional Requirement</w:t>
      </w:r>
      <w:r w:rsidR="00602BDD" w:rsidRPr="00CE081D">
        <w:rPr>
          <w:rFonts w:ascii="Tahoma" w:hAnsi="Tahoma" w:cs="Tahoma"/>
        </w:rPr>
        <w:t xml:space="preserve"> (NFR)</w:t>
      </w:r>
      <w:bookmarkEnd w:id="72"/>
    </w:p>
    <w:p w14:paraId="6187FDF2" w14:textId="77777777" w:rsidR="00A3347C" w:rsidRPr="00CE081D" w:rsidRDefault="00A3347C" w:rsidP="003B467F">
      <w:pPr>
        <w:pStyle w:val="Heading2"/>
        <w:keepNext w:val="0"/>
        <w:pBdr>
          <w:bottom w:val="single" w:sz="24" w:space="1" w:color="auto"/>
        </w:pBdr>
        <w:tabs>
          <w:tab w:val="num" w:pos="720"/>
        </w:tabs>
        <w:spacing w:after="60"/>
        <w:ind w:left="576" w:hanging="576"/>
        <w:rPr>
          <w:rFonts w:ascii="Tahoma" w:hAnsi="Tahoma" w:cs="Tahoma"/>
          <w:lang w:val="id-ID"/>
        </w:rPr>
      </w:pPr>
      <w:bookmarkStart w:id="73" w:name="_Toc465763559"/>
      <w:r w:rsidRPr="00CE081D">
        <w:rPr>
          <w:rFonts w:ascii="Tahoma" w:hAnsi="Tahoma" w:cs="Tahoma"/>
          <w:lang w:val="id-ID"/>
        </w:rPr>
        <w:t>Hardware Interfaces</w:t>
      </w:r>
      <w:bookmarkEnd w:id="73"/>
    </w:p>
    <w:p w14:paraId="3926130B" w14:textId="77777777" w:rsidR="00097269" w:rsidRPr="00CE081D" w:rsidRDefault="006917AF" w:rsidP="003B467F">
      <w:pPr>
        <w:pStyle w:val="Caption"/>
        <w:keepNext/>
        <w:rPr>
          <w:rFonts w:ascii="Tahoma" w:hAnsi="Tahoma" w:cs="Tahoma"/>
          <w:sz w:val="18"/>
          <w:szCs w:val="18"/>
        </w:rPr>
      </w:pPr>
      <w:bookmarkStart w:id="74" w:name="_Toc416880073"/>
      <w:bookmarkStart w:id="75" w:name="_Toc465952337"/>
      <w:r w:rsidRPr="00CE081D">
        <w:rPr>
          <w:rFonts w:ascii="Tahoma" w:hAnsi="Tahoma" w:cs="Tahoma"/>
          <w:sz w:val="18"/>
          <w:szCs w:val="18"/>
        </w:rPr>
        <w:t>Table</w:t>
      </w:r>
      <w:r w:rsidR="00097269" w:rsidRPr="00CE081D">
        <w:rPr>
          <w:rFonts w:ascii="Tahoma" w:hAnsi="Tahoma" w:cs="Tahoma"/>
          <w:sz w:val="18"/>
          <w:szCs w:val="18"/>
        </w:rPr>
        <w:t xml:space="preserve"> </w:t>
      </w:r>
      <w:r w:rsidR="00EF4DD3" w:rsidRPr="00CE081D">
        <w:rPr>
          <w:rFonts w:ascii="Tahoma" w:hAnsi="Tahoma" w:cs="Tahoma"/>
          <w:sz w:val="18"/>
          <w:szCs w:val="18"/>
        </w:rPr>
        <w:fldChar w:fldCharType="begin"/>
      </w:r>
      <w:r w:rsidR="00097269" w:rsidRPr="00CE081D">
        <w:rPr>
          <w:rFonts w:ascii="Tahoma" w:hAnsi="Tahoma" w:cs="Tahoma"/>
          <w:sz w:val="18"/>
          <w:szCs w:val="18"/>
        </w:rPr>
        <w:instrText xml:space="preserve"> SEQ Tabel \* ARABIC </w:instrText>
      </w:r>
      <w:r w:rsidR="00EF4DD3" w:rsidRPr="00CE081D">
        <w:rPr>
          <w:rFonts w:ascii="Tahoma" w:hAnsi="Tahoma" w:cs="Tahoma"/>
          <w:sz w:val="18"/>
          <w:szCs w:val="18"/>
        </w:rPr>
        <w:fldChar w:fldCharType="separate"/>
      </w:r>
      <w:r w:rsidR="007371A6" w:rsidRPr="00CE081D">
        <w:rPr>
          <w:rFonts w:ascii="Tahoma" w:hAnsi="Tahoma" w:cs="Tahoma"/>
          <w:noProof/>
          <w:sz w:val="18"/>
          <w:szCs w:val="18"/>
        </w:rPr>
        <w:t>4</w:t>
      </w:r>
      <w:r w:rsidR="00EF4DD3" w:rsidRPr="00CE081D">
        <w:rPr>
          <w:rFonts w:ascii="Tahoma" w:hAnsi="Tahoma" w:cs="Tahoma"/>
          <w:sz w:val="18"/>
          <w:szCs w:val="18"/>
        </w:rPr>
        <w:fldChar w:fldCharType="end"/>
      </w:r>
      <w:r w:rsidR="00097269" w:rsidRPr="00CE081D">
        <w:rPr>
          <w:rFonts w:ascii="Tahoma" w:hAnsi="Tahoma" w:cs="Tahoma"/>
          <w:sz w:val="18"/>
          <w:szCs w:val="18"/>
        </w:rPr>
        <w:t xml:space="preserve"> Hardware Interfaces</w:t>
      </w:r>
      <w:bookmarkEnd w:id="74"/>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9"/>
        <w:gridCol w:w="762"/>
        <w:gridCol w:w="1394"/>
        <w:gridCol w:w="2643"/>
        <w:gridCol w:w="2602"/>
        <w:gridCol w:w="1426"/>
      </w:tblGrid>
      <w:tr w:rsidR="005B1509" w:rsidRPr="00CE081D" w14:paraId="25AF11A1" w14:textId="77777777" w:rsidTr="000C6071">
        <w:tc>
          <w:tcPr>
            <w:tcW w:w="0" w:type="auto"/>
            <w:shd w:val="clear" w:color="auto" w:fill="E6E6E6"/>
          </w:tcPr>
          <w:p w14:paraId="04B55694" w14:textId="799BD0E4" w:rsidR="000C6071" w:rsidRPr="00CE081D" w:rsidRDefault="000C6071" w:rsidP="003B467F">
            <w:pPr>
              <w:rPr>
                <w:rFonts w:ascii="Tahoma" w:hAnsi="Tahoma" w:cs="Tahoma"/>
                <w:b/>
                <w:bCs/>
              </w:rPr>
            </w:pPr>
            <w:r w:rsidRPr="00CE081D">
              <w:rPr>
                <w:rFonts w:ascii="Tahoma" w:hAnsi="Tahoma" w:cs="Tahoma"/>
                <w:b/>
                <w:bCs/>
              </w:rPr>
              <w:t>NFR ID</w:t>
            </w:r>
          </w:p>
        </w:tc>
        <w:tc>
          <w:tcPr>
            <w:tcW w:w="0" w:type="auto"/>
            <w:shd w:val="clear" w:color="auto" w:fill="E6E6E6"/>
          </w:tcPr>
          <w:p w14:paraId="3BC72D7A" w14:textId="77777777" w:rsidR="000C6071" w:rsidRPr="00CE081D" w:rsidRDefault="000C6071" w:rsidP="003B467F">
            <w:pPr>
              <w:rPr>
                <w:rFonts w:ascii="Tahoma" w:hAnsi="Tahoma" w:cs="Tahoma"/>
                <w:b/>
                <w:bCs/>
                <w:lang w:val="id-ID"/>
              </w:rPr>
            </w:pPr>
            <w:r w:rsidRPr="00CE081D">
              <w:rPr>
                <w:rFonts w:ascii="Tahoma" w:hAnsi="Tahoma" w:cs="Tahoma"/>
                <w:b/>
                <w:bCs/>
                <w:lang w:val="id-ID"/>
              </w:rPr>
              <w:t>BR Ref</w:t>
            </w:r>
            <w:r w:rsidRPr="00CE081D">
              <w:rPr>
                <w:rFonts w:ascii="Tahoma" w:hAnsi="Tahoma" w:cs="Tahoma"/>
                <w:b/>
                <w:bCs/>
              </w:rPr>
              <w:t>f</w:t>
            </w:r>
          </w:p>
        </w:tc>
        <w:tc>
          <w:tcPr>
            <w:tcW w:w="0" w:type="auto"/>
            <w:shd w:val="clear" w:color="auto" w:fill="E6E6E6"/>
          </w:tcPr>
          <w:p w14:paraId="6328869F" w14:textId="77777777" w:rsidR="000C6071" w:rsidRPr="00CE081D" w:rsidRDefault="000C6071" w:rsidP="003B467F">
            <w:pPr>
              <w:rPr>
                <w:rFonts w:ascii="Tahoma" w:hAnsi="Tahoma" w:cs="Tahoma"/>
                <w:b/>
                <w:bCs/>
              </w:rPr>
            </w:pPr>
            <w:r w:rsidRPr="00CE081D">
              <w:rPr>
                <w:rFonts w:ascii="Tahoma" w:hAnsi="Tahoma" w:cs="Tahoma"/>
                <w:b/>
                <w:bCs/>
              </w:rPr>
              <w:t>Interface Name</w:t>
            </w:r>
          </w:p>
        </w:tc>
        <w:tc>
          <w:tcPr>
            <w:tcW w:w="0" w:type="auto"/>
            <w:shd w:val="clear" w:color="auto" w:fill="E6E6E6"/>
          </w:tcPr>
          <w:p w14:paraId="24C171C8" w14:textId="77777777" w:rsidR="000C6071" w:rsidRPr="00CE081D" w:rsidRDefault="000C6071" w:rsidP="003B467F">
            <w:pPr>
              <w:rPr>
                <w:rFonts w:ascii="Tahoma" w:hAnsi="Tahoma" w:cs="Tahoma"/>
                <w:b/>
                <w:bCs/>
                <w:lang w:val="id-ID"/>
              </w:rPr>
            </w:pPr>
            <w:r w:rsidRPr="00CE081D">
              <w:rPr>
                <w:rFonts w:ascii="Tahoma" w:hAnsi="Tahoma" w:cs="Tahoma"/>
                <w:b/>
                <w:bCs/>
                <w:lang w:val="id-ID"/>
              </w:rPr>
              <w:t>Interface Description</w:t>
            </w:r>
          </w:p>
        </w:tc>
        <w:tc>
          <w:tcPr>
            <w:tcW w:w="0" w:type="auto"/>
            <w:shd w:val="clear" w:color="auto" w:fill="E6E6E6"/>
          </w:tcPr>
          <w:p w14:paraId="2C36CE57" w14:textId="77777777" w:rsidR="000C6071" w:rsidRPr="00CE081D" w:rsidRDefault="000C6071" w:rsidP="003B467F">
            <w:pPr>
              <w:rPr>
                <w:rFonts w:ascii="Tahoma" w:hAnsi="Tahoma" w:cs="Tahoma"/>
                <w:b/>
                <w:bCs/>
                <w:lang w:val="id-ID"/>
              </w:rPr>
            </w:pPr>
            <w:r w:rsidRPr="00CE081D">
              <w:rPr>
                <w:rFonts w:ascii="Tahoma" w:hAnsi="Tahoma" w:cs="Tahoma"/>
                <w:b/>
                <w:bCs/>
                <w:lang w:val="id-ID"/>
              </w:rPr>
              <w:t>Functionality Supported by this Interface</w:t>
            </w:r>
          </w:p>
        </w:tc>
        <w:tc>
          <w:tcPr>
            <w:tcW w:w="0" w:type="auto"/>
            <w:shd w:val="clear" w:color="auto" w:fill="E6E6E6"/>
          </w:tcPr>
          <w:p w14:paraId="4D969A6C" w14:textId="77777777" w:rsidR="000C6071" w:rsidRPr="00CE081D" w:rsidRDefault="000C6071" w:rsidP="003B467F">
            <w:pPr>
              <w:rPr>
                <w:rFonts w:ascii="Tahoma" w:hAnsi="Tahoma" w:cs="Tahoma"/>
                <w:b/>
                <w:bCs/>
              </w:rPr>
            </w:pPr>
            <w:r w:rsidRPr="00CE081D">
              <w:rPr>
                <w:rFonts w:ascii="Tahoma" w:hAnsi="Tahoma" w:cs="Tahoma"/>
                <w:b/>
                <w:bCs/>
              </w:rPr>
              <w:t xml:space="preserve">Document </w:t>
            </w:r>
            <w:proofErr w:type="spellStart"/>
            <w:r w:rsidRPr="00CE081D">
              <w:rPr>
                <w:rFonts w:ascii="Tahoma" w:hAnsi="Tahoma" w:cs="Tahoma"/>
                <w:b/>
                <w:bCs/>
              </w:rPr>
              <w:t>Reff</w:t>
            </w:r>
            <w:proofErr w:type="spellEnd"/>
          </w:p>
        </w:tc>
      </w:tr>
      <w:tr w:rsidR="005B1509" w:rsidRPr="00CE081D" w14:paraId="3846AEEA" w14:textId="77777777" w:rsidTr="000C6071">
        <w:trPr>
          <w:trHeight w:val="323"/>
        </w:trPr>
        <w:tc>
          <w:tcPr>
            <w:tcW w:w="0" w:type="auto"/>
          </w:tcPr>
          <w:p w14:paraId="484412A6" w14:textId="54C3B88C" w:rsidR="000C6071" w:rsidRPr="00CE081D" w:rsidRDefault="003C3284" w:rsidP="003B467F">
            <w:pPr>
              <w:rPr>
                <w:rFonts w:ascii="Tahoma" w:hAnsi="Tahoma" w:cs="Tahoma"/>
                <w:color w:val="000000" w:themeColor="text1"/>
              </w:rPr>
            </w:pPr>
            <w:r w:rsidRPr="00CE081D">
              <w:rPr>
                <w:rFonts w:ascii="Tahoma" w:hAnsi="Tahoma" w:cs="Tahoma"/>
                <w:color w:val="000000" w:themeColor="text1"/>
              </w:rPr>
              <w:t>1</w:t>
            </w:r>
          </w:p>
        </w:tc>
        <w:tc>
          <w:tcPr>
            <w:tcW w:w="0" w:type="auto"/>
          </w:tcPr>
          <w:p w14:paraId="768C36E1" w14:textId="0C0BC5BB" w:rsidR="000C6071" w:rsidRPr="00CE081D" w:rsidRDefault="000237DB" w:rsidP="005B1509">
            <w:pPr>
              <w:rPr>
                <w:rFonts w:ascii="Tahoma" w:hAnsi="Tahoma" w:cs="Tahoma"/>
                <w:iCs/>
                <w:color w:val="000000" w:themeColor="text1"/>
              </w:rPr>
            </w:pPr>
            <w:r w:rsidRPr="00CE081D">
              <w:rPr>
                <w:rFonts w:ascii="Tahoma" w:hAnsi="Tahoma" w:cs="Tahoma"/>
                <w:iCs/>
                <w:color w:val="000000" w:themeColor="text1"/>
              </w:rPr>
              <w:t>BR-1</w:t>
            </w:r>
          </w:p>
        </w:tc>
        <w:tc>
          <w:tcPr>
            <w:tcW w:w="0" w:type="auto"/>
          </w:tcPr>
          <w:p w14:paraId="7C224800" w14:textId="7D41959F" w:rsidR="000C6071" w:rsidRPr="00CE081D" w:rsidRDefault="005B1509" w:rsidP="003B467F">
            <w:pPr>
              <w:rPr>
                <w:rFonts w:ascii="Tahoma" w:hAnsi="Tahoma" w:cs="Tahoma"/>
                <w:iCs/>
                <w:color w:val="000000" w:themeColor="text1"/>
              </w:rPr>
            </w:pPr>
            <w:r w:rsidRPr="00CE081D">
              <w:rPr>
                <w:rFonts w:ascii="Tahoma" w:hAnsi="Tahoma" w:cs="Tahoma"/>
                <w:iCs/>
                <w:color w:val="000000" w:themeColor="text1"/>
              </w:rPr>
              <w:t>Processor</w:t>
            </w:r>
          </w:p>
        </w:tc>
        <w:tc>
          <w:tcPr>
            <w:tcW w:w="0" w:type="auto"/>
          </w:tcPr>
          <w:p w14:paraId="4A31285A" w14:textId="55027330" w:rsidR="000C6071" w:rsidRPr="00CE081D" w:rsidRDefault="005B1509" w:rsidP="003B467F">
            <w:pPr>
              <w:rPr>
                <w:rFonts w:ascii="Tahoma" w:hAnsi="Tahoma" w:cs="Tahoma"/>
                <w:iCs/>
                <w:color w:val="000000" w:themeColor="text1"/>
              </w:rPr>
            </w:pPr>
            <w:r w:rsidRPr="00CE081D">
              <w:rPr>
                <w:rFonts w:ascii="Tahoma" w:hAnsi="Tahoma" w:cs="Tahoma"/>
                <w:iCs/>
                <w:color w:val="000000" w:themeColor="text1"/>
              </w:rPr>
              <w:t>Mobile Phone Processor Quad Core, 1Ghz or higher</w:t>
            </w:r>
          </w:p>
        </w:tc>
        <w:tc>
          <w:tcPr>
            <w:tcW w:w="0" w:type="auto"/>
          </w:tcPr>
          <w:p w14:paraId="5AE5E461" w14:textId="46B8770B" w:rsidR="000C6071" w:rsidRPr="00CE081D" w:rsidRDefault="000237DB" w:rsidP="003B467F">
            <w:pPr>
              <w:rPr>
                <w:rFonts w:ascii="Tahoma" w:hAnsi="Tahoma" w:cs="Tahoma"/>
                <w:iCs/>
                <w:color w:val="000000" w:themeColor="text1"/>
              </w:rPr>
            </w:pPr>
            <w:r w:rsidRPr="00CE081D">
              <w:rPr>
                <w:rFonts w:ascii="Tahoma" w:hAnsi="Tahoma" w:cs="Tahoma"/>
                <w:iCs/>
                <w:color w:val="000000" w:themeColor="text1"/>
              </w:rPr>
              <w:t xml:space="preserve">Front end </w:t>
            </w:r>
            <w:proofErr w:type="spellStart"/>
            <w:r w:rsidRPr="00CE081D">
              <w:rPr>
                <w:rFonts w:ascii="Tahoma" w:hAnsi="Tahoma" w:cs="Tahoma"/>
                <w:iCs/>
                <w:color w:val="000000" w:themeColor="text1"/>
              </w:rPr>
              <w:t>environtment</w:t>
            </w:r>
            <w:proofErr w:type="spellEnd"/>
            <w:r w:rsidR="003C3284" w:rsidRPr="00CE081D">
              <w:rPr>
                <w:rFonts w:ascii="Tahoma" w:hAnsi="Tahoma" w:cs="Tahoma"/>
                <w:iCs/>
                <w:color w:val="000000" w:themeColor="text1"/>
              </w:rPr>
              <w:t xml:space="preserve"> </w:t>
            </w:r>
          </w:p>
        </w:tc>
        <w:tc>
          <w:tcPr>
            <w:tcW w:w="0" w:type="auto"/>
          </w:tcPr>
          <w:p w14:paraId="4077355B" w14:textId="6FD4E281" w:rsidR="000C6071" w:rsidRPr="00CE081D" w:rsidRDefault="005B1509" w:rsidP="003B467F">
            <w:pPr>
              <w:rPr>
                <w:rFonts w:ascii="Tahoma" w:hAnsi="Tahoma" w:cs="Tahoma"/>
                <w:iCs/>
                <w:color w:val="000000" w:themeColor="text1"/>
              </w:rPr>
            </w:pPr>
            <w:r w:rsidRPr="00CE081D">
              <w:rPr>
                <w:rFonts w:ascii="Tahoma" w:hAnsi="Tahoma" w:cs="Tahoma"/>
                <w:iCs/>
                <w:color w:val="000000" w:themeColor="text1"/>
              </w:rPr>
              <w:t>-</w:t>
            </w:r>
          </w:p>
        </w:tc>
      </w:tr>
      <w:tr w:rsidR="005B1509" w:rsidRPr="00CE081D" w14:paraId="61550199" w14:textId="77777777" w:rsidTr="000C6071">
        <w:trPr>
          <w:trHeight w:val="323"/>
        </w:trPr>
        <w:tc>
          <w:tcPr>
            <w:tcW w:w="0" w:type="auto"/>
          </w:tcPr>
          <w:p w14:paraId="1CEAF2CC" w14:textId="152B2DB7" w:rsidR="000237DB" w:rsidRPr="00CE081D" w:rsidRDefault="000237DB" w:rsidP="003B467F">
            <w:pPr>
              <w:rPr>
                <w:rFonts w:ascii="Tahoma" w:hAnsi="Tahoma" w:cs="Tahoma"/>
                <w:color w:val="000000" w:themeColor="text1"/>
              </w:rPr>
            </w:pPr>
            <w:r w:rsidRPr="00CE081D">
              <w:rPr>
                <w:rFonts w:ascii="Tahoma" w:hAnsi="Tahoma" w:cs="Tahoma"/>
                <w:color w:val="000000" w:themeColor="text1"/>
              </w:rPr>
              <w:t>2</w:t>
            </w:r>
          </w:p>
        </w:tc>
        <w:tc>
          <w:tcPr>
            <w:tcW w:w="0" w:type="auto"/>
          </w:tcPr>
          <w:p w14:paraId="7C713F04" w14:textId="24EFB11D" w:rsidR="000237DB" w:rsidRPr="00CE081D" w:rsidRDefault="000237DB" w:rsidP="005B1509">
            <w:pPr>
              <w:rPr>
                <w:rFonts w:ascii="Tahoma" w:hAnsi="Tahoma" w:cs="Tahoma"/>
                <w:iCs/>
                <w:color w:val="000000" w:themeColor="text1"/>
              </w:rPr>
            </w:pPr>
            <w:r w:rsidRPr="00CE081D">
              <w:rPr>
                <w:rFonts w:ascii="Tahoma" w:hAnsi="Tahoma" w:cs="Tahoma"/>
                <w:iCs/>
                <w:color w:val="000000" w:themeColor="text1"/>
              </w:rPr>
              <w:t>BR-1</w:t>
            </w:r>
          </w:p>
        </w:tc>
        <w:tc>
          <w:tcPr>
            <w:tcW w:w="0" w:type="auto"/>
          </w:tcPr>
          <w:p w14:paraId="1F8B8486" w14:textId="4492CDF3" w:rsidR="000237DB" w:rsidRPr="00CE081D" w:rsidRDefault="005B1509" w:rsidP="003B467F">
            <w:pPr>
              <w:rPr>
                <w:rFonts w:ascii="Tahoma" w:hAnsi="Tahoma" w:cs="Tahoma"/>
                <w:iCs/>
                <w:color w:val="000000" w:themeColor="text1"/>
              </w:rPr>
            </w:pPr>
            <w:r w:rsidRPr="00CE081D">
              <w:rPr>
                <w:rFonts w:ascii="Tahoma" w:hAnsi="Tahoma" w:cs="Tahoma"/>
                <w:iCs/>
                <w:color w:val="000000" w:themeColor="text1"/>
              </w:rPr>
              <w:t>RAM</w:t>
            </w:r>
          </w:p>
        </w:tc>
        <w:tc>
          <w:tcPr>
            <w:tcW w:w="0" w:type="auto"/>
          </w:tcPr>
          <w:p w14:paraId="4667DD20" w14:textId="43F55256" w:rsidR="000237DB" w:rsidRPr="00CE081D" w:rsidRDefault="005B1509" w:rsidP="005B1509">
            <w:pPr>
              <w:rPr>
                <w:rFonts w:ascii="Tahoma" w:hAnsi="Tahoma" w:cs="Tahoma"/>
                <w:iCs/>
                <w:color w:val="000000" w:themeColor="text1"/>
              </w:rPr>
            </w:pPr>
            <w:r w:rsidRPr="00CE081D">
              <w:rPr>
                <w:rFonts w:ascii="Tahoma" w:hAnsi="Tahoma" w:cs="Tahoma"/>
                <w:iCs/>
                <w:color w:val="000000" w:themeColor="text1"/>
              </w:rPr>
              <w:t>Ram Memory 2GB or higher</w:t>
            </w:r>
          </w:p>
        </w:tc>
        <w:tc>
          <w:tcPr>
            <w:tcW w:w="0" w:type="auto"/>
          </w:tcPr>
          <w:p w14:paraId="199AE34D" w14:textId="5D9CD0A0" w:rsidR="000237DB" w:rsidRPr="00CE081D" w:rsidRDefault="000237DB" w:rsidP="003B467F">
            <w:pPr>
              <w:rPr>
                <w:rFonts w:ascii="Tahoma" w:hAnsi="Tahoma" w:cs="Tahoma"/>
                <w:iCs/>
                <w:color w:val="000000" w:themeColor="text1"/>
              </w:rPr>
            </w:pPr>
            <w:proofErr w:type="spellStart"/>
            <w:r w:rsidRPr="00CE081D">
              <w:rPr>
                <w:rFonts w:ascii="Tahoma" w:hAnsi="Tahoma" w:cs="Tahoma"/>
                <w:iCs/>
                <w:color w:val="000000" w:themeColor="text1"/>
              </w:rPr>
              <w:t>Frone</w:t>
            </w:r>
            <w:proofErr w:type="spellEnd"/>
            <w:r w:rsidRPr="00CE081D">
              <w:rPr>
                <w:rFonts w:ascii="Tahoma" w:hAnsi="Tahoma" w:cs="Tahoma"/>
                <w:iCs/>
                <w:color w:val="000000" w:themeColor="text1"/>
              </w:rPr>
              <w:t xml:space="preserve"> end </w:t>
            </w:r>
            <w:proofErr w:type="spellStart"/>
            <w:r w:rsidRPr="00CE081D">
              <w:rPr>
                <w:rFonts w:ascii="Tahoma" w:hAnsi="Tahoma" w:cs="Tahoma"/>
                <w:iCs/>
                <w:color w:val="000000" w:themeColor="text1"/>
              </w:rPr>
              <w:t>environtment</w:t>
            </w:r>
            <w:proofErr w:type="spellEnd"/>
          </w:p>
        </w:tc>
        <w:tc>
          <w:tcPr>
            <w:tcW w:w="0" w:type="auto"/>
          </w:tcPr>
          <w:p w14:paraId="660ED02B" w14:textId="6B740FC0" w:rsidR="000237DB" w:rsidRPr="00CE081D" w:rsidRDefault="005B1509" w:rsidP="003B467F">
            <w:pPr>
              <w:rPr>
                <w:rFonts w:ascii="Tahoma" w:hAnsi="Tahoma" w:cs="Tahoma"/>
                <w:iCs/>
                <w:color w:val="000000" w:themeColor="text1"/>
              </w:rPr>
            </w:pPr>
            <w:r w:rsidRPr="00CE081D">
              <w:rPr>
                <w:rFonts w:ascii="Tahoma" w:hAnsi="Tahoma" w:cs="Tahoma"/>
                <w:iCs/>
                <w:color w:val="000000" w:themeColor="text1"/>
              </w:rPr>
              <w:t>-</w:t>
            </w:r>
          </w:p>
        </w:tc>
      </w:tr>
    </w:tbl>
    <w:p w14:paraId="4529BA54" w14:textId="77777777" w:rsidR="00A3347C" w:rsidRPr="00CE081D" w:rsidRDefault="00A3347C" w:rsidP="003B467F">
      <w:pPr>
        <w:pStyle w:val="Heading2"/>
        <w:keepNext w:val="0"/>
        <w:pBdr>
          <w:bottom w:val="single" w:sz="24" w:space="1" w:color="auto"/>
        </w:pBdr>
        <w:tabs>
          <w:tab w:val="num" w:pos="720"/>
        </w:tabs>
        <w:spacing w:after="60"/>
        <w:ind w:left="576" w:hanging="576"/>
        <w:rPr>
          <w:rFonts w:ascii="Tahoma" w:hAnsi="Tahoma" w:cs="Tahoma"/>
          <w:lang w:val="id-ID"/>
        </w:rPr>
      </w:pPr>
      <w:bookmarkStart w:id="76" w:name="_Toc67471928"/>
      <w:bookmarkStart w:id="77" w:name="_Toc465763560"/>
      <w:r w:rsidRPr="00CE081D">
        <w:rPr>
          <w:rFonts w:ascii="Tahoma" w:hAnsi="Tahoma" w:cs="Tahoma"/>
          <w:lang w:val="id-ID"/>
        </w:rPr>
        <w:t>Software Interfaces</w:t>
      </w:r>
      <w:bookmarkEnd w:id="76"/>
      <w:bookmarkEnd w:id="77"/>
    </w:p>
    <w:p w14:paraId="1A949FAD" w14:textId="77777777" w:rsidR="003E675B" w:rsidRPr="00CE081D" w:rsidRDefault="006917AF" w:rsidP="00710B28">
      <w:pPr>
        <w:pStyle w:val="Caption"/>
        <w:keepNext/>
        <w:rPr>
          <w:rFonts w:ascii="Tahoma" w:hAnsi="Tahoma" w:cs="Tahoma"/>
          <w:sz w:val="18"/>
          <w:szCs w:val="18"/>
        </w:rPr>
      </w:pPr>
      <w:bookmarkStart w:id="78" w:name="_Toc465952338"/>
      <w:r w:rsidRPr="00CE081D">
        <w:rPr>
          <w:rFonts w:ascii="Tahoma" w:hAnsi="Tahoma" w:cs="Tahoma"/>
          <w:sz w:val="18"/>
          <w:szCs w:val="18"/>
        </w:rPr>
        <w:t>Table</w:t>
      </w:r>
      <w:r w:rsidR="003E675B" w:rsidRPr="00CE081D">
        <w:rPr>
          <w:rFonts w:ascii="Tahoma" w:hAnsi="Tahoma" w:cs="Tahoma"/>
          <w:sz w:val="18"/>
          <w:szCs w:val="18"/>
        </w:rPr>
        <w:t xml:space="preserve"> </w:t>
      </w:r>
      <w:r w:rsidR="00EF4DD3" w:rsidRPr="00CE081D">
        <w:rPr>
          <w:rFonts w:ascii="Tahoma" w:hAnsi="Tahoma" w:cs="Tahoma"/>
          <w:sz w:val="18"/>
          <w:szCs w:val="18"/>
        </w:rPr>
        <w:fldChar w:fldCharType="begin"/>
      </w:r>
      <w:r w:rsidR="003E675B" w:rsidRPr="00CE081D">
        <w:rPr>
          <w:rFonts w:ascii="Tahoma" w:hAnsi="Tahoma" w:cs="Tahoma"/>
          <w:sz w:val="18"/>
          <w:szCs w:val="18"/>
        </w:rPr>
        <w:instrText xml:space="preserve"> SEQ Tabel \* ARABIC </w:instrText>
      </w:r>
      <w:r w:rsidR="00EF4DD3" w:rsidRPr="00CE081D">
        <w:rPr>
          <w:rFonts w:ascii="Tahoma" w:hAnsi="Tahoma" w:cs="Tahoma"/>
          <w:sz w:val="18"/>
          <w:szCs w:val="18"/>
        </w:rPr>
        <w:fldChar w:fldCharType="separate"/>
      </w:r>
      <w:r w:rsidR="007371A6" w:rsidRPr="00CE081D">
        <w:rPr>
          <w:rFonts w:ascii="Tahoma" w:hAnsi="Tahoma" w:cs="Tahoma"/>
          <w:noProof/>
          <w:sz w:val="18"/>
          <w:szCs w:val="18"/>
        </w:rPr>
        <w:t>5</w:t>
      </w:r>
      <w:r w:rsidR="00EF4DD3" w:rsidRPr="00CE081D">
        <w:rPr>
          <w:rFonts w:ascii="Tahoma" w:hAnsi="Tahoma" w:cs="Tahoma"/>
          <w:sz w:val="18"/>
          <w:szCs w:val="18"/>
        </w:rPr>
        <w:fldChar w:fldCharType="end"/>
      </w:r>
      <w:r w:rsidR="003E675B" w:rsidRPr="00CE081D">
        <w:rPr>
          <w:rFonts w:ascii="Tahoma" w:hAnsi="Tahoma" w:cs="Tahoma"/>
          <w:sz w:val="18"/>
          <w:szCs w:val="18"/>
        </w:rPr>
        <w:t xml:space="preserve"> Software Interfaces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4"/>
        <w:gridCol w:w="747"/>
        <w:gridCol w:w="1610"/>
        <w:gridCol w:w="2611"/>
        <w:gridCol w:w="2470"/>
        <w:gridCol w:w="1404"/>
      </w:tblGrid>
      <w:tr w:rsidR="005B1509" w:rsidRPr="00CE081D" w14:paraId="414E44FE" w14:textId="77777777" w:rsidTr="00FB66A9">
        <w:tc>
          <w:tcPr>
            <w:tcW w:w="0" w:type="auto"/>
            <w:shd w:val="clear" w:color="auto" w:fill="E6E6E6"/>
          </w:tcPr>
          <w:p w14:paraId="6D5134AF" w14:textId="6683A60E" w:rsidR="000C6071" w:rsidRPr="00CE081D" w:rsidRDefault="000C6071" w:rsidP="003B467F">
            <w:pPr>
              <w:rPr>
                <w:rFonts w:ascii="Tahoma" w:hAnsi="Tahoma" w:cs="Tahoma"/>
                <w:b/>
                <w:bCs/>
              </w:rPr>
            </w:pPr>
            <w:r w:rsidRPr="00CE081D">
              <w:rPr>
                <w:rFonts w:ascii="Tahoma" w:hAnsi="Tahoma" w:cs="Tahoma"/>
                <w:b/>
                <w:bCs/>
              </w:rPr>
              <w:t>NFR ID</w:t>
            </w:r>
          </w:p>
        </w:tc>
        <w:tc>
          <w:tcPr>
            <w:tcW w:w="0" w:type="auto"/>
            <w:shd w:val="clear" w:color="auto" w:fill="E6E6E6"/>
          </w:tcPr>
          <w:p w14:paraId="5F5F0C8B" w14:textId="77777777" w:rsidR="000C6071" w:rsidRPr="00CE081D" w:rsidRDefault="000C6071" w:rsidP="003B467F">
            <w:pPr>
              <w:rPr>
                <w:rFonts w:ascii="Tahoma" w:hAnsi="Tahoma" w:cs="Tahoma"/>
                <w:b/>
                <w:bCs/>
                <w:lang w:val="id-ID"/>
              </w:rPr>
            </w:pPr>
            <w:r w:rsidRPr="00CE081D">
              <w:rPr>
                <w:rFonts w:ascii="Tahoma" w:hAnsi="Tahoma" w:cs="Tahoma"/>
                <w:b/>
                <w:bCs/>
                <w:lang w:val="id-ID"/>
              </w:rPr>
              <w:t>BR Ref</w:t>
            </w:r>
            <w:r w:rsidRPr="00CE081D">
              <w:rPr>
                <w:rFonts w:ascii="Tahoma" w:hAnsi="Tahoma" w:cs="Tahoma"/>
                <w:b/>
                <w:bCs/>
              </w:rPr>
              <w:t>f</w:t>
            </w:r>
          </w:p>
        </w:tc>
        <w:tc>
          <w:tcPr>
            <w:tcW w:w="0" w:type="auto"/>
            <w:shd w:val="clear" w:color="auto" w:fill="E6E6E6"/>
          </w:tcPr>
          <w:p w14:paraId="5C710AC9" w14:textId="77777777" w:rsidR="000C6071" w:rsidRPr="00CE081D" w:rsidRDefault="000C6071" w:rsidP="003B467F">
            <w:pPr>
              <w:rPr>
                <w:rFonts w:ascii="Tahoma" w:hAnsi="Tahoma" w:cs="Tahoma"/>
                <w:b/>
                <w:bCs/>
              </w:rPr>
            </w:pPr>
            <w:r w:rsidRPr="00CE081D">
              <w:rPr>
                <w:rFonts w:ascii="Tahoma" w:hAnsi="Tahoma" w:cs="Tahoma"/>
                <w:b/>
                <w:bCs/>
              </w:rPr>
              <w:t>Interface Name</w:t>
            </w:r>
          </w:p>
        </w:tc>
        <w:tc>
          <w:tcPr>
            <w:tcW w:w="0" w:type="auto"/>
            <w:shd w:val="clear" w:color="auto" w:fill="E6E6E6"/>
          </w:tcPr>
          <w:p w14:paraId="77B79623" w14:textId="77777777" w:rsidR="000C6071" w:rsidRPr="00CE081D" w:rsidRDefault="000C6071" w:rsidP="003B467F">
            <w:pPr>
              <w:rPr>
                <w:rFonts w:ascii="Tahoma" w:hAnsi="Tahoma" w:cs="Tahoma"/>
                <w:b/>
                <w:bCs/>
                <w:lang w:val="id-ID"/>
              </w:rPr>
            </w:pPr>
            <w:r w:rsidRPr="00CE081D">
              <w:rPr>
                <w:rFonts w:ascii="Tahoma" w:hAnsi="Tahoma" w:cs="Tahoma"/>
                <w:b/>
                <w:bCs/>
                <w:lang w:val="id-ID"/>
              </w:rPr>
              <w:t>Interface Description</w:t>
            </w:r>
          </w:p>
        </w:tc>
        <w:tc>
          <w:tcPr>
            <w:tcW w:w="0" w:type="auto"/>
            <w:shd w:val="clear" w:color="auto" w:fill="E6E6E6"/>
          </w:tcPr>
          <w:p w14:paraId="5907A3BD" w14:textId="77777777" w:rsidR="000C6071" w:rsidRPr="00CE081D" w:rsidRDefault="000C6071" w:rsidP="003B467F">
            <w:pPr>
              <w:rPr>
                <w:rFonts w:ascii="Tahoma" w:hAnsi="Tahoma" w:cs="Tahoma"/>
                <w:b/>
                <w:bCs/>
                <w:lang w:val="id-ID"/>
              </w:rPr>
            </w:pPr>
            <w:r w:rsidRPr="00CE081D">
              <w:rPr>
                <w:rFonts w:ascii="Tahoma" w:hAnsi="Tahoma" w:cs="Tahoma"/>
                <w:b/>
                <w:bCs/>
                <w:lang w:val="id-ID"/>
              </w:rPr>
              <w:t>Functionality Supported by this Interface</w:t>
            </w:r>
          </w:p>
        </w:tc>
        <w:tc>
          <w:tcPr>
            <w:tcW w:w="0" w:type="auto"/>
            <w:shd w:val="clear" w:color="auto" w:fill="E6E6E6"/>
          </w:tcPr>
          <w:p w14:paraId="15218093" w14:textId="77777777" w:rsidR="000C6071" w:rsidRPr="00CE081D" w:rsidRDefault="000C6071" w:rsidP="003B467F">
            <w:pPr>
              <w:rPr>
                <w:rFonts w:ascii="Tahoma" w:hAnsi="Tahoma" w:cs="Tahoma"/>
                <w:b/>
                <w:bCs/>
              </w:rPr>
            </w:pPr>
            <w:r w:rsidRPr="00CE081D">
              <w:rPr>
                <w:rFonts w:ascii="Tahoma" w:hAnsi="Tahoma" w:cs="Tahoma"/>
                <w:b/>
                <w:bCs/>
              </w:rPr>
              <w:t xml:space="preserve">Document </w:t>
            </w:r>
            <w:proofErr w:type="spellStart"/>
            <w:r w:rsidRPr="00CE081D">
              <w:rPr>
                <w:rFonts w:ascii="Tahoma" w:hAnsi="Tahoma" w:cs="Tahoma"/>
                <w:b/>
                <w:bCs/>
              </w:rPr>
              <w:t>Reff</w:t>
            </w:r>
            <w:proofErr w:type="spellEnd"/>
          </w:p>
        </w:tc>
      </w:tr>
      <w:tr w:rsidR="005B1509" w:rsidRPr="00CE081D" w14:paraId="684AA17B" w14:textId="77777777" w:rsidTr="00FB66A9">
        <w:trPr>
          <w:trHeight w:val="323"/>
        </w:trPr>
        <w:tc>
          <w:tcPr>
            <w:tcW w:w="0" w:type="auto"/>
          </w:tcPr>
          <w:p w14:paraId="72B9A9F3" w14:textId="6B3E80CA" w:rsidR="000237DB" w:rsidRPr="00CE081D" w:rsidRDefault="000237DB" w:rsidP="003B467F">
            <w:pPr>
              <w:rPr>
                <w:rFonts w:ascii="Tahoma" w:hAnsi="Tahoma" w:cs="Tahoma"/>
                <w:color w:val="000000" w:themeColor="text1"/>
              </w:rPr>
            </w:pPr>
            <w:r w:rsidRPr="00CE081D">
              <w:rPr>
                <w:rFonts w:ascii="Tahoma" w:hAnsi="Tahoma" w:cs="Tahoma"/>
                <w:color w:val="000000" w:themeColor="text1"/>
              </w:rPr>
              <w:t>1</w:t>
            </w:r>
          </w:p>
        </w:tc>
        <w:tc>
          <w:tcPr>
            <w:tcW w:w="0" w:type="auto"/>
          </w:tcPr>
          <w:p w14:paraId="57B9BBC6" w14:textId="5E8D18BB" w:rsidR="000237DB" w:rsidRPr="00CE081D" w:rsidRDefault="000237DB" w:rsidP="005B1509">
            <w:pPr>
              <w:rPr>
                <w:rFonts w:ascii="Tahoma" w:hAnsi="Tahoma" w:cs="Tahoma"/>
                <w:iCs/>
                <w:color w:val="000000" w:themeColor="text1"/>
              </w:rPr>
            </w:pPr>
            <w:r w:rsidRPr="00CE081D">
              <w:rPr>
                <w:rFonts w:ascii="Tahoma" w:hAnsi="Tahoma" w:cs="Tahoma"/>
                <w:iCs/>
                <w:color w:val="000000" w:themeColor="text1"/>
              </w:rPr>
              <w:t>BR-1</w:t>
            </w:r>
          </w:p>
        </w:tc>
        <w:tc>
          <w:tcPr>
            <w:tcW w:w="0" w:type="auto"/>
          </w:tcPr>
          <w:p w14:paraId="0B65755F" w14:textId="65FAB1FF" w:rsidR="000237DB" w:rsidRPr="00CE081D" w:rsidRDefault="005B1509" w:rsidP="000237DB">
            <w:pPr>
              <w:rPr>
                <w:rFonts w:ascii="Tahoma" w:hAnsi="Tahoma" w:cs="Tahoma"/>
                <w:iCs/>
                <w:color w:val="000000" w:themeColor="text1"/>
              </w:rPr>
            </w:pPr>
            <w:r w:rsidRPr="00CE081D">
              <w:rPr>
                <w:rFonts w:ascii="Tahoma" w:hAnsi="Tahoma" w:cs="Tahoma"/>
                <w:iCs/>
                <w:color w:val="000000" w:themeColor="text1"/>
              </w:rPr>
              <w:t xml:space="preserve">Android </w:t>
            </w:r>
            <w:r w:rsidR="00653F4B" w:rsidRPr="00CE081D">
              <w:rPr>
                <w:rFonts w:ascii="Tahoma" w:hAnsi="Tahoma" w:cs="Tahoma"/>
                <w:iCs/>
                <w:color w:val="000000" w:themeColor="text1"/>
              </w:rPr>
              <w:t>Operating System</w:t>
            </w:r>
          </w:p>
        </w:tc>
        <w:tc>
          <w:tcPr>
            <w:tcW w:w="0" w:type="auto"/>
          </w:tcPr>
          <w:p w14:paraId="4E547A34" w14:textId="48A1AB11" w:rsidR="000237DB" w:rsidRPr="00CE081D" w:rsidRDefault="005B1509" w:rsidP="003B467F">
            <w:pPr>
              <w:rPr>
                <w:rFonts w:ascii="Tahoma" w:hAnsi="Tahoma" w:cs="Tahoma"/>
                <w:iCs/>
                <w:color w:val="000000" w:themeColor="text1"/>
              </w:rPr>
            </w:pPr>
            <w:r w:rsidRPr="00CE081D">
              <w:rPr>
                <w:rFonts w:ascii="Tahoma" w:hAnsi="Tahoma" w:cs="Tahoma"/>
                <w:iCs/>
                <w:color w:val="000000" w:themeColor="text1"/>
              </w:rPr>
              <w:t>Android Jelly Bean 4.2.2 until Android Marshmallow 6.0</w:t>
            </w:r>
          </w:p>
        </w:tc>
        <w:tc>
          <w:tcPr>
            <w:tcW w:w="0" w:type="auto"/>
          </w:tcPr>
          <w:p w14:paraId="19E0FBAD" w14:textId="39B381EE" w:rsidR="000237DB" w:rsidRPr="00CE081D" w:rsidRDefault="00653F4B" w:rsidP="003B467F">
            <w:pPr>
              <w:rPr>
                <w:rFonts w:ascii="Tahoma" w:hAnsi="Tahoma" w:cs="Tahoma"/>
                <w:iCs/>
                <w:color w:val="000000" w:themeColor="text1"/>
              </w:rPr>
            </w:pPr>
            <w:r w:rsidRPr="00CE081D">
              <w:rPr>
                <w:rFonts w:ascii="Tahoma" w:hAnsi="Tahoma" w:cs="Tahoma"/>
                <w:iCs/>
                <w:color w:val="000000" w:themeColor="text1"/>
              </w:rPr>
              <w:t>Front end operating system</w:t>
            </w:r>
          </w:p>
        </w:tc>
        <w:tc>
          <w:tcPr>
            <w:tcW w:w="0" w:type="auto"/>
          </w:tcPr>
          <w:p w14:paraId="6723ED11" w14:textId="30A1547F" w:rsidR="000237DB" w:rsidRPr="00CE081D" w:rsidRDefault="005B1509" w:rsidP="003B467F">
            <w:pPr>
              <w:rPr>
                <w:rFonts w:ascii="Tahoma" w:hAnsi="Tahoma" w:cs="Tahoma"/>
                <w:iCs/>
                <w:color w:val="000000" w:themeColor="text1"/>
              </w:rPr>
            </w:pPr>
            <w:r w:rsidRPr="00CE081D">
              <w:rPr>
                <w:rFonts w:ascii="Tahoma" w:hAnsi="Tahoma" w:cs="Tahoma"/>
                <w:iCs/>
                <w:color w:val="000000" w:themeColor="text1"/>
              </w:rPr>
              <w:t>-</w:t>
            </w:r>
          </w:p>
        </w:tc>
      </w:tr>
    </w:tbl>
    <w:p w14:paraId="369A80B8" w14:textId="77777777" w:rsidR="000C6071" w:rsidRPr="00CE081D" w:rsidRDefault="00A3347C" w:rsidP="003B467F">
      <w:pPr>
        <w:pStyle w:val="Heading2"/>
        <w:keepNext w:val="0"/>
        <w:pBdr>
          <w:bottom w:val="single" w:sz="24" w:space="1" w:color="auto"/>
        </w:pBdr>
        <w:tabs>
          <w:tab w:val="num" w:pos="720"/>
        </w:tabs>
        <w:spacing w:after="60"/>
        <w:ind w:left="576" w:hanging="576"/>
        <w:rPr>
          <w:rFonts w:ascii="Tahoma" w:hAnsi="Tahoma" w:cs="Tahoma"/>
          <w:lang w:val="id-ID"/>
        </w:rPr>
      </w:pPr>
      <w:bookmarkStart w:id="79" w:name="_Toc465763561"/>
      <w:r w:rsidRPr="00CE081D">
        <w:rPr>
          <w:rFonts w:ascii="Tahoma" w:hAnsi="Tahoma" w:cs="Tahoma"/>
          <w:lang w:val="id-ID"/>
        </w:rPr>
        <w:t>System Interfaces</w:t>
      </w:r>
      <w:bookmarkEnd w:id="79"/>
    </w:p>
    <w:p w14:paraId="6048F3F3" w14:textId="77777777" w:rsidR="005F6614" w:rsidRPr="00CE081D" w:rsidRDefault="006917AF" w:rsidP="003B467F">
      <w:pPr>
        <w:pStyle w:val="Caption"/>
        <w:keepNext/>
        <w:rPr>
          <w:rFonts w:ascii="Tahoma" w:hAnsi="Tahoma" w:cs="Tahoma"/>
          <w:sz w:val="18"/>
          <w:szCs w:val="18"/>
        </w:rPr>
      </w:pPr>
      <w:bookmarkStart w:id="80" w:name="_Toc416880075"/>
      <w:bookmarkStart w:id="81" w:name="_Toc465952339"/>
      <w:r w:rsidRPr="00CE081D">
        <w:rPr>
          <w:rFonts w:ascii="Tahoma" w:hAnsi="Tahoma" w:cs="Tahoma"/>
          <w:sz w:val="18"/>
          <w:szCs w:val="18"/>
        </w:rPr>
        <w:t>Table</w:t>
      </w:r>
      <w:r w:rsidR="00097269" w:rsidRPr="00CE081D">
        <w:rPr>
          <w:rFonts w:ascii="Tahoma" w:hAnsi="Tahoma" w:cs="Tahoma"/>
          <w:sz w:val="18"/>
          <w:szCs w:val="18"/>
        </w:rPr>
        <w:t xml:space="preserve"> </w:t>
      </w:r>
      <w:r w:rsidR="00EF4DD3" w:rsidRPr="00CE081D">
        <w:rPr>
          <w:rFonts w:ascii="Tahoma" w:hAnsi="Tahoma" w:cs="Tahoma"/>
          <w:sz w:val="18"/>
          <w:szCs w:val="18"/>
        </w:rPr>
        <w:fldChar w:fldCharType="begin"/>
      </w:r>
      <w:r w:rsidR="00097269" w:rsidRPr="00CE081D">
        <w:rPr>
          <w:rFonts w:ascii="Tahoma" w:hAnsi="Tahoma" w:cs="Tahoma"/>
          <w:sz w:val="18"/>
          <w:szCs w:val="18"/>
        </w:rPr>
        <w:instrText xml:space="preserve"> SEQ Tabel \* ARABIC </w:instrText>
      </w:r>
      <w:r w:rsidR="00EF4DD3" w:rsidRPr="00CE081D">
        <w:rPr>
          <w:rFonts w:ascii="Tahoma" w:hAnsi="Tahoma" w:cs="Tahoma"/>
          <w:sz w:val="18"/>
          <w:szCs w:val="18"/>
        </w:rPr>
        <w:fldChar w:fldCharType="separate"/>
      </w:r>
      <w:r w:rsidR="007371A6" w:rsidRPr="00CE081D">
        <w:rPr>
          <w:rFonts w:ascii="Tahoma" w:hAnsi="Tahoma" w:cs="Tahoma"/>
          <w:noProof/>
          <w:sz w:val="18"/>
          <w:szCs w:val="18"/>
        </w:rPr>
        <w:t>6</w:t>
      </w:r>
      <w:r w:rsidR="00EF4DD3" w:rsidRPr="00CE081D">
        <w:rPr>
          <w:rFonts w:ascii="Tahoma" w:hAnsi="Tahoma" w:cs="Tahoma"/>
          <w:sz w:val="18"/>
          <w:szCs w:val="18"/>
        </w:rPr>
        <w:fldChar w:fldCharType="end"/>
      </w:r>
      <w:r w:rsidR="00097269" w:rsidRPr="00CE081D">
        <w:rPr>
          <w:rFonts w:ascii="Tahoma" w:hAnsi="Tahoma" w:cs="Tahoma"/>
          <w:sz w:val="18"/>
          <w:szCs w:val="18"/>
        </w:rPr>
        <w:t xml:space="preserve"> System Interfaces</w:t>
      </w:r>
      <w:bookmarkEnd w:id="80"/>
      <w:bookmarkEnd w:id="81"/>
    </w:p>
    <w:tbl>
      <w:tblPr>
        <w:tblpPr w:leftFromText="180" w:rightFromText="180" w:vertAnchor="text" w:horzAnchor="margin" w:tblpY="15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621"/>
        <w:gridCol w:w="1582"/>
        <w:gridCol w:w="1389"/>
        <w:gridCol w:w="1408"/>
        <w:gridCol w:w="3576"/>
      </w:tblGrid>
      <w:tr w:rsidR="00147E66" w:rsidRPr="00CE081D" w14:paraId="15340C95" w14:textId="77777777" w:rsidTr="00147E66">
        <w:trPr>
          <w:cantSplit/>
          <w:tblHeader/>
        </w:trPr>
        <w:tc>
          <w:tcPr>
            <w:tcW w:w="847" w:type="pct"/>
            <w:shd w:val="clear" w:color="auto" w:fill="E6E6E6"/>
            <w:vAlign w:val="center"/>
          </w:tcPr>
          <w:p w14:paraId="69C39AB3" w14:textId="1959972B" w:rsidR="00147E66" w:rsidRPr="00CE081D" w:rsidRDefault="00147E66" w:rsidP="003B467F">
            <w:pPr>
              <w:rPr>
                <w:rFonts w:ascii="Tahoma" w:hAnsi="Tahoma" w:cs="Tahoma"/>
                <w:b/>
                <w:sz w:val="18"/>
              </w:rPr>
            </w:pPr>
            <w:r w:rsidRPr="00CE081D">
              <w:rPr>
                <w:rFonts w:ascii="Tahoma" w:hAnsi="Tahoma" w:cs="Tahoma"/>
                <w:b/>
                <w:sz w:val="18"/>
              </w:rPr>
              <w:t>From System Name</w:t>
            </w:r>
          </w:p>
        </w:tc>
        <w:tc>
          <w:tcPr>
            <w:tcW w:w="826" w:type="pct"/>
            <w:shd w:val="clear" w:color="auto" w:fill="E6E6E6"/>
          </w:tcPr>
          <w:p w14:paraId="1C276B22" w14:textId="0D16B4CC" w:rsidR="00147E66" w:rsidRPr="00CE081D" w:rsidRDefault="00147E66" w:rsidP="003B467F">
            <w:pPr>
              <w:rPr>
                <w:rFonts w:ascii="Tahoma" w:hAnsi="Tahoma" w:cs="Tahoma"/>
                <w:b/>
                <w:sz w:val="18"/>
                <w:lang w:val="id-ID"/>
              </w:rPr>
            </w:pPr>
            <w:r w:rsidRPr="00CE081D">
              <w:rPr>
                <w:rFonts w:ascii="Tahoma" w:hAnsi="Tahoma" w:cs="Tahoma"/>
                <w:b/>
                <w:sz w:val="18"/>
              </w:rPr>
              <w:t>To System Name</w:t>
            </w:r>
          </w:p>
        </w:tc>
        <w:tc>
          <w:tcPr>
            <w:tcW w:w="725" w:type="pct"/>
            <w:shd w:val="clear" w:color="auto" w:fill="E6E6E6"/>
            <w:vAlign w:val="center"/>
          </w:tcPr>
          <w:p w14:paraId="1012B4AC" w14:textId="68BC5575" w:rsidR="00147E66" w:rsidRPr="00CE081D" w:rsidRDefault="00147E66" w:rsidP="003B467F">
            <w:pPr>
              <w:rPr>
                <w:rFonts w:ascii="Tahoma" w:hAnsi="Tahoma" w:cs="Tahoma"/>
                <w:b/>
                <w:sz w:val="18"/>
                <w:lang w:val="id-ID"/>
              </w:rPr>
            </w:pPr>
            <w:r w:rsidRPr="00CE081D">
              <w:rPr>
                <w:rFonts w:ascii="Tahoma" w:hAnsi="Tahoma" w:cs="Tahoma"/>
                <w:b/>
                <w:sz w:val="18"/>
                <w:lang w:val="id-ID"/>
              </w:rPr>
              <w:t>Protocol</w:t>
            </w:r>
          </w:p>
        </w:tc>
        <w:tc>
          <w:tcPr>
            <w:tcW w:w="735" w:type="pct"/>
            <w:shd w:val="clear" w:color="auto" w:fill="E6E6E6"/>
            <w:vAlign w:val="center"/>
          </w:tcPr>
          <w:p w14:paraId="38A9F6B0" w14:textId="77777777" w:rsidR="00147E66" w:rsidRPr="00CE081D" w:rsidRDefault="00147E66" w:rsidP="003B467F">
            <w:pPr>
              <w:rPr>
                <w:rFonts w:ascii="Tahoma" w:hAnsi="Tahoma" w:cs="Tahoma"/>
                <w:b/>
                <w:sz w:val="18"/>
              </w:rPr>
            </w:pPr>
            <w:r w:rsidRPr="00CE081D">
              <w:rPr>
                <w:rFonts w:ascii="Tahoma" w:hAnsi="Tahoma" w:cs="Tahoma"/>
                <w:b/>
                <w:sz w:val="18"/>
                <w:lang w:val="id-ID"/>
              </w:rPr>
              <w:t xml:space="preserve">Port(s) / </w:t>
            </w:r>
          </w:p>
          <w:p w14:paraId="6B698D5C" w14:textId="77777777" w:rsidR="00147E66" w:rsidRPr="00CE081D" w:rsidRDefault="00147E66" w:rsidP="003B467F">
            <w:pPr>
              <w:rPr>
                <w:rFonts w:ascii="Tahoma" w:hAnsi="Tahoma" w:cs="Tahoma"/>
                <w:b/>
                <w:sz w:val="18"/>
                <w:lang w:val="id-ID"/>
              </w:rPr>
            </w:pPr>
            <w:r w:rsidRPr="00CE081D">
              <w:rPr>
                <w:rFonts w:ascii="Tahoma" w:hAnsi="Tahoma" w:cs="Tahoma"/>
                <w:b/>
                <w:sz w:val="18"/>
                <w:lang w:val="id-ID"/>
              </w:rPr>
              <w:t>Type(s)</w:t>
            </w:r>
          </w:p>
        </w:tc>
        <w:tc>
          <w:tcPr>
            <w:tcW w:w="1868" w:type="pct"/>
            <w:shd w:val="clear" w:color="auto" w:fill="E6E6E6"/>
            <w:vAlign w:val="center"/>
          </w:tcPr>
          <w:p w14:paraId="3D9B9871" w14:textId="33C9251A" w:rsidR="00147E66" w:rsidRPr="00CE081D" w:rsidRDefault="00C50F39" w:rsidP="003B467F">
            <w:pPr>
              <w:rPr>
                <w:rFonts w:ascii="Tahoma" w:hAnsi="Tahoma" w:cs="Tahoma"/>
                <w:b/>
                <w:sz w:val="18"/>
                <w:lang w:val="id-ID"/>
              </w:rPr>
            </w:pPr>
            <w:r w:rsidRPr="00CE081D">
              <w:rPr>
                <w:rFonts w:ascii="Tahoma" w:hAnsi="Tahoma" w:cs="Tahoma"/>
                <w:b/>
                <w:sz w:val="18"/>
                <w:lang w:val="id-ID"/>
              </w:rPr>
              <w:t>Description</w:t>
            </w:r>
          </w:p>
        </w:tc>
      </w:tr>
      <w:tr w:rsidR="00147E66" w:rsidRPr="00CE081D" w14:paraId="25B9769C" w14:textId="77777777" w:rsidTr="00147E66">
        <w:trPr>
          <w:cantSplit/>
        </w:trPr>
        <w:tc>
          <w:tcPr>
            <w:tcW w:w="847" w:type="pct"/>
            <w:vAlign w:val="center"/>
          </w:tcPr>
          <w:p w14:paraId="08D36854" w14:textId="1DD4F36C" w:rsidR="00147E66" w:rsidRPr="00CE081D" w:rsidRDefault="00147E66" w:rsidP="00282AB5">
            <w:pPr>
              <w:rPr>
                <w:rFonts w:ascii="Tahoma" w:hAnsi="Tahoma" w:cs="Tahoma"/>
                <w:color w:val="000000" w:themeColor="text1"/>
                <w:sz w:val="18"/>
              </w:rPr>
            </w:pPr>
            <w:r w:rsidRPr="00CE081D">
              <w:rPr>
                <w:rFonts w:ascii="Tahoma" w:hAnsi="Tahoma" w:cs="Tahoma"/>
                <w:color w:val="000000" w:themeColor="text1"/>
                <w:sz w:val="18"/>
              </w:rPr>
              <w:t xml:space="preserve">OSR </w:t>
            </w:r>
            <w:r w:rsidR="007371A6" w:rsidRPr="00CE081D">
              <w:rPr>
                <w:rFonts w:ascii="Tahoma" w:hAnsi="Tahoma" w:cs="Tahoma"/>
                <w:color w:val="000000" w:themeColor="text1"/>
                <w:sz w:val="18"/>
              </w:rPr>
              <w:t xml:space="preserve">Back End &amp; </w:t>
            </w:r>
            <w:r w:rsidRPr="00CE081D">
              <w:rPr>
                <w:rFonts w:ascii="Tahoma" w:hAnsi="Tahoma" w:cs="Tahoma"/>
                <w:color w:val="000000" w:themeColor="text1"/>
                <w:sz w:val="18"/>
              </w:rPr>
              <w:t>Web API</w:t>
            </w:r>
          </w:p>
        </w:tc>
        <w:tc>
          <w:tcPr>
            <w:tcW w:w="826" w:type="pct"/>
          </w:tcPr>
          <w:p w14:paraId="201608E9" w14:textId="518665B8" w:rsidR="00147E66" w:rsidRPr="00CE081D" w:rsidRDefault="00147E66" w:rsidP="003B467F">
            <w:pPr>
              <w:rPr>
                <w:rFonts w:ascii="Tahoma" w:hAnsi="Tahoma" w:cs="Tahoma"/>
                <w:color w:val="000000" w:themeColor="text1"/>
                <w:sz w:val="18"/>
              </w:rPr>
            </w:pPr>
            <w:r w:rsidRPr="00CE081D">
              <w:rPr>
                <w:rFonts w:ascii="Tahoma" w:hAnsi="Tahoma" w:cs="Tahoma"/>
                <w:color w:val="000000" w:themeColor="text1"/>
                <w:sz w:val="18"/>
              </w:rPr>
              <w:t>OSR Mobile Application</w:t>
            </w:r>
          </w:p>
        </w:tc>
        <w:tc>
          <w:tcPr>
            <w:tcW w:w="725" w:type="pct"/>
            <w:vAlign w:val="center"/>
          </w:tcPr>
          <w:p w14:paraId="31561AD6" w14:textId="2F45B3F8" w:rsidR="00147E66" w:rsidRPr="00CE081D" w:rsidRDefault="00147E66" w:rsidP="003B467F">
            <w:pPr>
              <w:rPr>
                <w:rFonts w:ascii="Tahoma" w:hAnsi="Tahoma" w:cs="Tahoma"/>
                <w:color w:val="000000" w:themeColor="text1"/>
                <w:sz w:val="18"/>
              </w:rPr>
            </w:pPr>
            <w:r w:rsidRPr="00CE081D">
              <w:rPr>
                <w:rFonts w:ascii="Tahoma" w:hAnsi="Tahoma" w:cs="Tahoma"/>
                <w:color w:val="000000" w:themeColor="text1"/>
                <w:sz w:val="18"/>
              </w:rPr>
              <w:t>HTTP</w:t>
            </w:r>
          </w:p>
        </w:tc>
        <w:tc>
          <w:tcPr>
            <w:tcW w:w="735" w:type="pct"/>
            <w:vAlign w:val="center"/>
          </w:tcPr>
          <w:p w14:paraId="4F503FAF" w14:textId="22D66A31" w:rsidR="00147E66" w:rsidRPr="00CE081D" w:rsidRDefault="00147E66" w:rsidP="003B467F">
            <w:pPr>
              <w:rPr>
                <w:rFonts w:ascii="Tahoma" w:hAnsi="Tahoma" w:cs="Tahoma"/>
                <w:color w:val="000000" w:themeColor="text1"/>
                <w:sz w:val="18"/>
              </w:rPr>
            </w:pPr>
            <w:r w:rsidRPr="00CE081D">
              <w:rPr>
                <w:rFonts w:ascii="Tahoma" w:hAnsi="Tahoma" w:cs="Tahoma"/>
                <w:color w:val="000000" w:themeColor="text1"/>
                <w:sz w:val="18"/>
              </w:rPr>
              <w:t>80</w:t>
            </w:r>
          </w:p>
        </w:tc>
        <w:tc>
          <w:tcPr>
            <w:tcW w:w="1868" w:type="pct"/>
            <w:vAlign w:val="center"/>
          </w:tcPr>
          <w:p w14:paraId="4C70FD7D" w14:textId="6346401B" w:rsidR="00147E66" w:rsidRPr="00CE081D" w:rsidRDefault="007371A6" w:rsidP="003B467F">
            <w:pPr>
              <w:rPr>
                <w:rFonts w:ascii="Tahoma" w:hAnsi="Tahoma" w:cs="Tahoma"/>
                <w:color w:val="000000" w:themeColor="text1"/>
                <w:sz w:val="18"/>
              </w:rPr>
            </w:pPr>
            <w:r w:rsidRPr="00CE081D">
              <w:rPr>
                <w:rFonts w:ascii="Tahoma" w:hAnsi="Tahoma" w:cs="Tahoma"/>
                <w:color w:val="000000" w:themeColor="text1"/>
                <w:sz w:val="18"/>
              </w:rPr>
              <w:t>Back end provides data needed for Mobile Application</w:t>
            </w:r>
          </w:p>
        </w:tc>
      </w:tr>
      <w:tr w:rsidR="00147E66" w:rsidRPr="00CE081D" w14:paraId="625BFE6A" w14:textId="77777777" w:rsidTr="007371A6">
        <w:trPr>
          <w:cantSplit/>
          <w:trHeight w:val="402"/>
        </w:trPr>
        <w:tc>
          <w:tcPr>
            <w:tcW w:w="847" w:type="pct"/>
            <w:vAlign w:val="center"/>
          </w:tcPr>
          <w:p w14:paraId="6ED0BA36" w14:textId="65BD16E2" w:rsidR="00147E66" w:rsidRPr="00CE081D" w:rsidRDefault="007371A6" w:rsidP="00282AB5">
            <w:pPr>
              <w:rPr>
                <w:rFonts w:ascii="Tahoma" w:hAnsi="Tahoma" w:cs="Tahoma"/>
                <w:color w:val="000000" w:themeColor="text1"/>
                <w:sz w:val="18"/>
              </w:rPr>
            </w:pPr>
            <w:r w:rsidRPr="00CE081D">
              <w:rPr>
                <w:rFonts w:ascii="Tahoma" w:hAnsi="Tahoma" w:cs="Tahoma"/>
                <w:color w:val="000000" w:themeColor="text1"/>
                <w:sz w:val="18"/>
              </w:rPr>
              <w:t>OSR Back End &amp; Web API</w:t>
            </w:r>
          </w:p>
        </w:tc>
        <w:tc>
          <w:tcPr>
            <w:tcW w:w="826" w:type="pct"/>
            <w:vAlign w:val="center"/>
          </w:tcPr>
          <w:p w14:paraId="5884AC11" w14:textId="1F562B40" w:rsidR="00147E66" w:rsidRPr="00CE081D" w:rsidRDefault="00147E66" w:rsidP="007371A6">
            <w:pPr>
              <w:rPr>
                <w:rFonts w:ascii="Tahoma" w:hAnsi="Tahoma" w:cs="Tahoma"/>
                <w:color w:val="000000" w:themeColor="text1"/>
                <w:sz w:val="18"/>
              </w:rPr>
            </w:pPr>
            <w:r w:rsidRPr="00CE081D">
              <w:rPr>
                <w:rFonts w:ascii="Tahoma" w:hAnsi="Tahoma" w:cs="Tahoma"/>
                <w:color w:val="000000" w:themeColor="text1"/>
                <w:sz w:val="18"/>
              </w:rPr>
              <w:t>Push Notification Service</w:t>
            </w:r>
          </w:p>
        </w:tc>
        <w:tc>
          <w:tcPr>
            <w:tcW w:w="725" w:type="pct"/>
            <w:vAlign w:val="center"/>
          </w:tcPr>
          <w:p w14:paraId="74C9EB27" w14:textId="37DAE43A" w:rsidR="00147E66" w:rsidRPr="00CE081D" w:rsidRDefault="00C50F39" w:rsidP="003B467F">
            <w:pPr>
              <w:rPr>
                <w:rFonts w:ascii="Tahoma" w:hAnsi="Tahoma" w:cs="Tahoma"/>
                <w:color w:val="000000" w:themeColor="text1"/>
                <w:sz w:val="18"/>
              </w:rPr>
            </w:pPr>
            <w:r w:rsidRPr="00CE081D">
              <w:rPr>
                <w:rFonts w:ascii="Tahoma" w:hAnsi="Tahoma" w:cs="Tahoma"/>
                <w:color w:val="000000" w:themeColor="text1"/>
                <w:sz w:val="18"/>
              </w:rPr>
              <w:t>HTTP</w:t>
            </w:r>
          </w:p>
        </w:tc>
        <w:tc>
          <w:tcPr>
            <w:tcW w:w="735" w:type="pct"/>
            <w:vAlign w:val="center"/>
          </w:tcPr>
          <w:p w14:paraId="014F355A" w14:textId="14857984" w:rsidR="00147E66" w:rsidRPr="00CE081D" w:rsidRDefault="007371A6" w:rsidP="007371A6">
            <w:pPr>
              <w:rPr>
                <w:rFonts w:ascii="Tahoma" w:hAnsi="Tahoma" w:cs="Tahoma"/>
                <w:color w:val="000000" w:themeColor="text1"/>
                <w:sz w:val="18"/>
              </w:rPr>
            </w:pPr>
            <w:r w:rsidRPr="00CE081D">
              <w:rPr>
                <w:rFonts w:ascii="Tahoma" w:hAnsi="Tahoma" w:cs="Tahoma"/>
                <w:color w:val="000000" w:themeColor="text1"/>
                <w:sz w:val="18"/>
              </w:rPr>
              <w:t>80</w:t>
            </w:r>
          </w:p>
        </w:tc>
        <w:tc>
          <w:tcPr>
            <w:tcW w:w="1868" w:type="pct"/>
            <w:vAlign w:val="center"/>
          </w:tcPr>
          <w:p w14:paraId="56BE6CAD" w14:textId="1CAA1E43" w:rsidR="00C50F39" w:rsidRPr="00CE081D" w:rsidRDefault="007371A6" w:rsidP="007371A6">
            <w:pPr>
              <w:rPr>
                <w:rFonts w:ascii="Tahoma" w:hAnsi="Tahoma" w:cs="Tahoma"/>
                <w:color w:val="000000" w:themeColor="text1"/>
                <w:sz w:val="18"/>
              </w:rPr>
            </w:pPr>
            <w:r w:rsidRPr="00CE081D">
              <w:rPr>
                <w:rFonts w:ascii="Tahoma" w:hAnsi="Tahoma" w:cs="Tahoma"/>
                <w:color w:val="000000" w:themeColor="text1"/>
                <w:sz w:val="18"/>
              </w:rPr>
              <w:t>Back end tells push notification service for blast any message with any selected device to Google Firebase Cloud Messaging</w:t>
            </w:r>
          </w:p>
        </w:tc>
      </w:tr>
      <w:tr w:rsidR="00C50F39" w:rsidRPr="00CE081D" w14:paraId="3403A457" w14:textId="77777777" w:rsidTr="00147E66">
        <w:trPr>
          <w:cantSplit/>
          <w:trHeight w:val="402"/>
        </w:trPr>
        <w:tc>
          <w:tcPr>
            <w:tcW w:w="847" w:type="pct"/>
            <w:vAlign w:val="center"/>
          </w:tcPr>
          <w:p w14:paraId="0C18026F" w14:textId="29879637" w:rsidR="00C50F39" w:rsidRPr="00CE081D" w:rsidRDefault="007371A6" w:rsidP="00282AB5">
            <w:pPr>
              <w:rPr>
                <w:rFonts w:ascii="Tahoma" w:hAnsi="Tahoma" w:cs="Tahoma"/>
                <w:color w:val="000000" w:themeColor="text1"/>
                <w:sz w:val="18"/>
              </w:rPr>
            </w:pPr>
            <w:r w:rsidRPr="00CE081D">
              <w:rPr>
                <w:rFonts w:ascii="Tahoma" w:hAnsi="Tahoma" w:cs="Tahoma"/>
                <w:color w:val="000000" w:themeColor="text1"/>
                <w:sz w:val="18"/>
              </w:rPr>
              <w:t>Push Notification Service</w:t>
            </w:r>
          </w:p>
        </w:tc>
        <w:tc>
          <w:tcPr>
            <w:tcW w:w="826" w:type="pct"/>
          </w:tcPr>
          <w:p w14:paraId="102218CB" w14:textId="593CA119" w:rsidR="00C50F39" w:rsidRPr="00CE081D" w:rsidRDefault="007371A6" w:rsidP="003B467F">
            <w:pPr>
              <w:rPr>
                <w:rFonts w:ascii="Tahoma" w:hAnsi="Tahoma" w:cs="Tahoma"/>
                <w:color w:val="000000" w:themeColor="text1"/>
                <w:sz w:val="18"/>
              </w:rPr>
            </w:pPr>
            <w:r w:rsidRPr="00CE081D">
              <w:rPr>
                <w:rFonts w:ascii="Tahoma" w:hAnsi="Tahoma" w:cs="Tahoma"/>
                <w:color w:val="000000" w:themeColor="text1"/>
                <w:sz w:val="18"/>
              </w:rPr>
              <w:t>Firebase Cloud Messaging</w:t>
            </w:r>
          </w:p>
        </w:tc>
        <w:tc>
          <w:tcPr>
            <w:tcW w:w="725" w:type="pct"/>
            <w:vAlign w:val="center"/>
          </w:tcPr>
          <w:p w14:paraId="071DEDA1" w14:textId="0AC47EA4" w:rsidR="00C50F39" w:rsidRPr="00CE081D" w:rsidRDefault="00C50F39" w:rsidP="003B467F">
            <w:pPr>
              <w:rPr>
                <w:rFonts w:ascii="Tahoma" w:hAnsi="Tahoma" w:cs="Tahoma"/>
                <w:color w:val="000000" w:themeColor="text1"/>
                <w:sz w:val="18"/>
              </w:rPr>
            </w:pPr>
            <w:r w:rsidRPr="00CE081D">
              <w:rPr>
                <w:rFonts w:ascii="Tahoma" w:hAnsi="Tahoma" w:cs="Tahoma"/>
                <w:color w:val="000000" w:themeColor="text1"/>
                <w:sz w:val="18"/>
              </w:rPr>
              <w:t>HTTP</w:t>
            </w:r>
          </w:p>
        </w:tc>
        <w:tc>
          <w:tcPr>
            <w:tcW w:w="735" w:type="pct"/>
            <w:vAlign w:val="center"/>
          </w:tcPr>
          <w:p w14:paraId="2231F0B6" w14:textId="2F3B15AC" w:rsidR="00C50F39" w:rsidRPr="00CE081D" w:rsidRDefault="00C50F39" w:rsidP="003B467F">
            <w:pPr>
              <w:rPr>
                <w:rFonts w:ascii="Tahoma" w:hAnsi="Tahoma" w:cs="Tahoma"/>
                <w:color w:val="000000" w:themeColor="text1"/>
                <w:sz w:val="18"/>
              </w:rPr>
            </w:pPr>
            <w:r w:rsidRPr="00CE081D">
              <w:rPr>
                <w:rFonts w:ascii="Tahoma" w:hAnsi="Tahoma" w:cs="Tahoma"/>
                <w:color w:val="000000" w:themeColor="text1"/>
                <w:sz w:val="18"/>
              </w:rPr>
              <w:t>5228, 5229, 5230</w:t>
            </w:r>
          </w:p>
        </w:tc>
        <w:tc>
          <w:tcPr>
            <w:tcW w:w="1868" w:type="pct"/>
            <w:vAlign w:val="center"/>
          </w:tcPr>
          <w:p w14:paraId="70EC4AEF" w14:textId="4557BA72" w:rsidR="00C50F39" w:rsidRPr="00CE081D" w:rsidRDefault="007371A6" w:rsidP="003B467F">
            <w:pPr>
              <w:rPr>
                <w:rFonts w:ascii="Tahoma" w:hAnsi="Tahoma" w:cs="Tahoma"/>
                <w:color w:val="000000" w:themeColor="text1"/>
                <w:sz w:val="18"/>
              </w:rPr>
            </w:pPr>
            <w:r w:rsidRPr="00CE081D">
              <w:rPr>
                <w:rFonts w:ascii="Tahoma" w:hAnsi="Tahoma" w:cs="Tahoma"/>
                <w:color w:val="000000" w:themeColor="text1"/>
                <w:sz w:val="18"/>
              </w:rPr>
              <w:t>Push notification service request FCM to blast message to any selected device</w:t>
            </w:r>
          </w:p>
        </w:tc>
      </w:tr>
    </w:tbl>
    <w:p w14:paraId="27DE6280" w14:textId="77777777" w:rsidR="005F6614" w:rsidRPr="00CE081D" w:rsidRDefault="005F6614" w:rsidP="003B467F">
      <w:pPr>
        <w:rPr>
          <w:rFonts w:ascii="Tahoma" w:hAnsi="Tahoma" w:cs="Tahoma"/>
        </w:rPr>
      </w:pPr>
    </w:p>
    <w:p w14:paraId="19759B4C" w14:textId="77777777" w:rsidR="00A3347C" w:rsidRPr="00CE081D" w:rsidRDefault="00A3347C" w:rsidP="003B467F">
      <w:pPr>
        <w:rPr>
          <w:rFonts w:ascii="Tahoma" w:hAnsi="Tahoma" w:cs="Tahoma"/>
          <w:i/>
          <w:color w:val="0000FF"/>
          <w:lang w:val="id-ID"/>
        </w:rPr>
      </w:pPr>
    </w:p>
    <w:p w14:paraId="4FD3816F" w14:textId="77777777" w:rsidR="00A3347C" w:rsidRPr="00CE081D" w:rsidRDefault="00A3347C" w:rsidP="003B467F">
      <w:pPr>
        <w:rPr>
          <w:rFonts w:ascii="Tahoma" w:hAnsi="Tahoma" w:cs="Tahoma"/>
          <w:i/>
          <w:color w:val="0000FF"/>
          <w:lang w:val="id-ID"/>
        </w:rPr>
      </w:pPr>
    </w:p>
    <w:p w14:paraId="00195C77" w14:textId="77777777" w:rsidR="00A3347C" w:rsidRPr="00CE081D" w:rsidRDefault="00A3347C" w:rsidP="003B467F">
      <w:pPr>
        <w:rPr>
          <w:rFonts w:ascii="Tahoma" w:hAnsi="Tahoma" w:cs="Tahoma"/>
          <w:i/>
          <w:color w:val="0000FF"/>
          <w:lang w:val="id-ID"/>
        </w:rPr>
      </w:pPr>
    </w:p>
    <w:p w14:paraId="67FCEC3D" w14:textId="77777777" w:rsidR="00A3347C" w:rsidRPr="00CE081D" w:rsidRDefault="00A3347C" w:rsidP="003B467F">
      <w:pPr>
        <w:rPr>
          <w:rFonts w:ascii="Tahoma" w:hAnsi="Tahoma" w:cs="Tahoma"/>
          <w:i/>
          <w:color w:val="0000FF"/>
          <w:lang w:val="id-ID"/>
        </w:rPr>
      </w:pPr>
    </w:p>
    <w:p w14:paraId="6CFFC40A" w14:textId="77777777" w:rsidR="00A3347C" w:rsidRPr="00CE081D" w:rsidRDefault="00A3347C" w:rsidP="003B467F">
      <w:pPr>
        <w:rPr>
          <w:rFonts w:ascii="Tahoma" w:hAnsi="Tahoma" w:cs="Tahoma"/>
          <w:i/>
          <w:color w:val="0000FF"/>
          <w:lang w:val="id-ID"/>
        </w:rPr>
      </w:pPr>
    </w:p>
    <w:p w14:paraId="2B109FFB" w14:textId="77777777" w:rsidR="00A3347C" w:rsidRPr="00CE081D" w:rsidRDefault="00A3347C" w:rsidP="003B467F">
      <w:pPr>
        <w:rPr>
          <w:rFonts w:ascii="Tahoma" w:hAnsi="Tahoma" w:cs="Tahoma"/>
          <w:i/>
          <w:color w:val="0000FF"/>
          <w:lang w:val="id-ID"/>
        </w:rPr>
      </w:pPr>
    </w:p>
    <w:p w14:paraId="37D62CD6" w14:textId="77777777" w:rsidR="006114D7" w:rsidRPr="00CE081D" w:rsidRDefault="006114D7" w:rsidP="003B467F">
      <w:pPr>
        <w:pStyle w:val="Heading1"/>
        <w:tabs>
          <w:tab w:val="clear" w:pos="2736"/>
          <w:tab w:val="num" w:pos="810"/>
        </w:tabs>
        <w:ind w:left="806" w:hanging="734"/>
        <w:rPr>
          <w:rFonts w:ascii="Tahoma" w:hAnsi="Tahoma" w:cs="Tahoma"/>
          <w:lang w:val="id-ID"/>
        </w:rPr>
      </w:pPr>
      <w:bookmarkStart w:id="82" w:name="_Toc465763562"/>
      <w:r w:rsidRPr="00CE081D">
        <w:rPr>
          <w:rFonts w:ascii="Tahoma" w:hAnsi="Tahoma" w:cs="Tahoma"/>
          <w:lang w:val="id-ID"/>
        </w:rPr>
        <w:lastRenderedPageBreak/>
        <w:t>Assumptions</w:t>
      </w:r>
      <w:bookmarkEnd w:id="82"/>
    </w:p>
    <w:p w14:paraId="7E71CFB0" w14:textId="2D568FD5" w:rsidR="00394335" w:rsidRPr="00CE081D" w:rsidRDefault="00DB7BE2" w:rsidP="00335FA7">
      <w:pPr>
        <w:pStyle w:val="DefaultText"/>
        <w:rPr>
          <w:rFonts w:ascii="Tahoma" w:hAnsi="Tahoma" w:cs="Tahoma"/>
          <w:noProof w:val="0"/>
        </w:rPr>
      </w:pPr>
      <w:r w:rsidRPr="00CE081D">
        <w:rPr>
          <w:rFonts w:ascii="Tahoma" w:hAnsi="Tahoma" w:cs="Tahoma"/>
          <w:noProof w:val="0"/>
        </w:rPr>
        <w:t>To make sure this application runs smoothly</w:t>
      </w:r>
      <w:r w:rsidR="00335FA7" w:rsidRPr="00CE081D">
        <w:rPr>
          <w:rFonts w:ascii="Tahoma" w:hAnsi="Tahoma" w:cs="Tahoma"/>
          <w:noProof w:val="0"/>
        </w:rPr>
        <w:t xml:space="preserve">, we assume that this system meet the following requirements, such </w:t>
      </w:r>
      <w:proofErr w:type="gramStart"/>
      <w:r w:rsidR="00335FA7" w:rsidRPr="00CE081D">
        <w:rPr>
          <w:rFonts w:ascii="Tahoma" w:hAnsi="Tahoma" w:cs="Tahoma"/>
          <w:noProof w:val="0"/>
        </w:rPr>
        <w:t>as :</w:t>
      </w:r>
      <w:proofErr w:type="gramEnd"/>
    </w:p>
    <w:p w14:paraId="13F807F9" w14:textId="046E211F" w:rsidR="00335FA7" w:rsidRPr="00CE081D" w:rsidRDefault="00335FA7" w:rsidP="000B23E1">
      <w:pPr>
        <w:pStyle w:val="DefaultText"/>
        <w:numPr>
          <w:ilvl w:val="0"/>
          <w:numId w:val="11"/>
        </w:numPr>
        <w:rPr>
          <w:rFonts w:ascii="Tahoma" w:hAnsi="Tahoma" w:cs="Tahoma"/>
          <w:noProof w:val="0"/>
        </w:rPr>
      </w:pPr>
      <w:r w:rsidRPr="00CE081D">
        <w:rPr>
          <w:rFonts w:ascii="Tahoma" w:hAnsi="Tahoma" w:cs="Tahoma"/>
          <w:noProof w:val="0"/>
        </w:rPr>
        <w:t>Internet connection is available</w:t>
      </w:r>
    </w:p>
    <w:p w14:paraId="031980C8" w14:textId="46CF5D4A" w:rsidR="00335FA7" w:rsidRPr="00CE081D" w:rsidRDefault="00335FA7" w:rsidP="000B23E1">
      <w:pPr>
        <w:pStyle w:val="DefaultText"/>
        <w:numPr>
          <w:ilvl w:val="0"/>
          <w:numId w:val="11"/>
        </w:numPr>
        <w:rPr>
          <w:rFonts w:ascii="Tahoma" w:hAnsi="Tahoma" w:cs="Tahoma"/>
          <w:noProof w:val="0"/>
        </w:rPr>
      </w:pPr>
      <w:r w:rsidRPr="00CE081D">
        <w:rPr>
          <w:rFonts w:ascii="Tahoma" w:hAnsi="Tahoma" w:cs="Tahoma"/>
          <w:noProof w:val="0"/>
        </w:rPr>
        <w:t>User have to accept permission for using GPS</w:t>
      </w:r>
    </w:p>
    <w:p w14:paraId="133E64C1" w14:textId="14BFD6B3" w:rsidR="00335FA7" w:rsidRPr="00CE081D" w:rsidRDefault="00335FA7" w:rsidP="000B23E1">
      <w:pPr>
        <w:pStyle w:val="DefaultText"/>
        <w:numPr>
          <w:ilvl w:val="0"/>
          <w:numId w:val="11"/>
        </w:numPr>
        <w:rPr>
          <w:rFonts w:ascii="Tahoma" w:hAnsi="Tahoma" w:cs="Tahoma"/>
          <w:noProof w:val="0"/>
        </w:rPr>
      </w:pPr>
      <w:r w:rsidRPr="00CE081D">
        <w:rPr>
          <w:rFonts w:ascii="Tahoma" w:hAnsi="Tahoma" w:cs="Tahoma"/>
          <w:noProof w:val="0"/>
        </w:rPr>
        <w:t>User have to accept permission for using Camera</w:t>
      </w:r>
    </w:p>
    <w:p w14:paraId="6D484990" w14:textId="69384FC7" w:rsidR="00335FA7" w:rsidRPr="00CE081D" w:rsidRDefault="00335FA7" w:rsidP="000B23E1">
      <w:pPr>
        <w:pStyle w:val="DefaultText"/>
        <w:numPr>
          <w:ilvl w:val="0"/>
          <w:numId w:val="11"/>
        </w:numPr>
        <w:rPr>
          <w:rFonts w:ascii="Tahoma" w:hAnsi="Tahoma" w:cs="Tahoma"/>
          <w:noProof w:val="0"/>
        </w:rPr>
      </w:pPr>
      <w:r w:rsidRPr="00CE081D">
        <w:rPr>
          <w:rFonts w:ascii="Tahoma" w:hAnsi="Tahoma" w:cs="Tahoma"/>
          <w:noProof w:val="0"/>
        </w:rPr>
        <w:t>User have to accept permission for using Push Notification</w:t>
      </w:r>
    </w:p>
    <w:p w14:paraId="0F3B18EF" w14:textId="30598605" w:rsidR="00335FA7" w:rsidRPr="00CE081D" w:rsidRDefault="00335FA7" w:rsidP="000B23E1">
      <w:pPr>
        <w:pStyle w:val="DefaultText"/>
        <w:numPr>
          <w:ilvl w:val="0"/>
          <w:numId w:val="11"/>
        </w:numPr>
        <w:rPr>
          <w:rFonts w:ascii="Tahoma" w:hAnsi="Tahoma" w:cs="Tahoma"/>
          <w:noProof w:val="0"/>
        </w:rPr>
      </w:pPr>
      <w:r w:rsidRPr="00CE081D">
        <w:rPr>
          <w:rFonts w:ascii="Tahoma" w:hAnsi="Tahoma" w:cs="Tahoma"/>
          <w:noProof w:val="0"/>
        </w:rPr>
        <w:t>User have to has email account on device</w:t>
      </w:r>
    </w:p>
    <w:p w14:paraId="11121507" w14:textId="77777777" w:rsidR="005429C8" w:rsidRPr="00CE081D" w:rsidRDefault="005429C8" w:rsidP="005429C8">
      <w:pPr>
        <w:pStyle w:val="DefaultText"/>
        <w:ind w:left="720"/>
        <w:rPr>
          <w:rFonts w:ascii="Tahoma" w:hAnsi="Tahoma" w:cs="Tahoma"/>
          <w:noProof w:val="0"/>
        </w:rPr>
      </w:pPr>
    </w:p>
    <w:p w14:paraId="7DBD77A5" w14:textId="7EFE0123" w:rsidR="008616D4" w:rsidRPr="00CE081D" w:rsidRDefault="00116F9C" w:rsidP="00BC4696">
      <w:pPr>
        <w:pStyle w:val="Heading1"/>
        <w:ind w:left="851" w:hanging="709"/>
        <w:rPr>
          <w:rFonts w:ascii="Tahoma" w:hAnsi="Tahoma" w:cs="Tahoma"/>
        </w:rPr>
      </w:pPr>
      <w:bookmarkStart w:id="83" w:name="_Toc465763563"/>
      <w:r w:rsidRPr="00CE081D">
        <w:rPr>
          <w:rFonts w:ascii="Tahoma" w:hAnsi="Tahoma" w:cs="Tahoma"/>
        </w:rPr>
        <w:lastRenderedPageBreak/>
        <w:t>Use Case</w:t>
      </w:r>
      <w:bookmarkEnd w:id="83"/>
    </w:p>
    <w:p w14:paraId="22497A6F" w14:textId="7E9C979D" w:rsidR="00BC4696" w:rsidRPr="00CE081D" w:rsidRDefault="00375D06" w:rsidP="00375D06">
      <w:pPr>
        <w:pStyle w:val="Heading2"/>
        <w:tabs>
          <w:tab w:val="clear" w:pos="3204"/>
          <w:tab w:val="num" w:pos="567"/>
        </w:tabs>
        <w:ind w:left="567" w:hanging="425"/>
        <w:rPr>
          <w:rFonts w:ascii="Tahoma" w:hAnsi="Tahoma" w:cs="Tahoma"/>
        </w:rPr>
      </w:pPr>
      <w:bookmarkStart w:id="84" w:name="_Toc465763564"/>
      <w:r w:rsidRPr="00CE081D">
        <w:rPr>
          <w:rFonts w:ascii="Tahoma" w:hAnsi="Tahoma" w:cs="Tahoma"/>
        </w:rPr>
        <w:t>User Authentication Module</w:t>
      </w:r>
      <w:bookmarkEnd w:id="84"/>
    </w:p>
    <w:p w14:paraId="44D8E7BA" w14:textId="503EAD8D" w:rsidR="00AB30A1" w:rsidRPr="00CE081D" w:rsidRDefault="00AB30A1" w:rsidP="00AB30A1">
      <w:pPr>
        <w:pStyle w:val="Heading3"/>
        <w:rPr>
          <w:rFonts w:ascii="Tahoma" w:hAnsi="Tahoma" w:cs="Tahoma"/>
        </w:rPr>
      </w:pPr>
      <w:bookmarkStart w:id="85" w:name="_Toc465763565"/>
      <w:r w:rsidRPr="00CE081D">
        <w:rPr>
          <w:rFonts w:ascii="Tahoma" w:hAnsi="Tahoma" w:cs="Tahoma"/>
        </w:rPr>
        <w:t>Choose Environment</w:t>
      </w:r>
      <w:bookmarkEnd w:id="85"/>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375D06" w:rsidRPr="00CE081D" w14:paraId="481904F7" w14:textId="77777777" w:rsidTr="00375D06">
        <w:trPr>
          <w:cantSplit/>
          <w:trHeight w:val="72"/>
          <w:tblHeader/>
        </w:trPr>
        <w:tc>
          <w:tcPr>
            <w:tcW w:w="671" w:type="pct"/>
            <w:shd w:val="clear" w:color="auto" w:fill="D9D9D9" w:themeFill="background1" w:themeFillShade="D9"/>
            <w:vAlign w:val="center"/>
          </w:tcPr>
          <w:p w14:paraId="4C764EEF" w14:textId="41BD27C8" w:rsidR="00375D06" w:rsidRPr="00CE081D" w:rsidRDefault="00375D06" w:rsidP="00375D06">
            <w:pPr>
              <w:rPr>
                <w:rFonts w:ascii="Tahoma" w:hAnsi="Tahoma" w:cs="Tahoma"/>
                <w:b/>
                <w:iCs/>
              </w:rPr>
            </w:pPr>
            <w:r w:rsidRPr="00CE081D">
              <w:rPr>
                <w:rFonts w:ascii="Tahoma" w:hAnsi="Tahoma" w:cs="Tahoma"/>
                <w:b/>
              </w:rPr>
              <w:t>UC ID</w:t>
            </w:r>
          </w:p>
        </w:tc>
        <w:tc>
          <w:tcPr>
            <w:tcW w:w="4329" w:type="pct"/>
            <w:vAlign w:val="center"/>
          </w:tcPr>
          <w:p w14:paraId="71BF0468" w14:textId="77777777" w:rsidR="00375D06" w:rsidRPr="00CE081D" w:rsidRDefault="00375D06" w:rsidP="00375D06">
            <w:pPr>
              <w:spacing w:after="60"/>
              <w:contextualSpacing/>
              <w:rPr>
                <w:rFonts w:ascii="Tahoma" w:hAnsi="Tahoma" w:cs="Tahoma"/>
                <w:iCs/>
              </w:rPr>
            </w:pPr>
            <w:r w:rsidRPr="00CE081D">
              <w:rPr>
                <w:rFonts w:ascii="Tahoma" w:hAnsi="Tahoma" w:cs="Tahoma"/>
                <w:iCs/>
              </w:rPr>
              <w:t>UC-1</w:t>
            </w:r>
          </w:p>
        </w:tc>
      </w:tr>
      <w:tr w:rsidR="00375D06" w:rsidRPr="00CE081D" w14:paraId="7C324FF0" w14:textId="77777777" w:rsidTr="00375D06">
        <w:trPr>
          <w:cantSplit/>
          <w:trHeight w:val="72"/>
          <w:tblHeader/>
        </w:trPr>
        <w:tc>
          <w:tcPr>
            <w:tcW w:w="671" w:type="pct"/>
            <w:shd w:val="clear" w:color="auto" w:fill="D9D9D9" w:themeFill="background1" w:themeFillShade="D9"/>
            <w:vAlign w:val="center"/>
          </w:tcPr>
          <w:p w14:paraId="02E042E3" w14:textId="77777777" w:rsidR="00375D06" w:rsidRPr="00CE081D" w:rsidRDefault="00375D06" w:rsidP="00375D06">
            <w:pPr>
              <w:rPr>
                <w:rFonts w:ascii="Tahoma" w:hAnsi="Tahoma" w:cs="Tahoma"/>
                <w:b/>
                <w:iCs/>
              </w:rPr>
            </w:pPr>
            <w:r w:rsidRPr="00CE081D">
              <w:rPr>
                <w:rFonts w:ascii="Tahoma" w:hAnsi="Tahoma" w:cs="Tahoma"/>
                <w:b/>
                <w:iCs/>
              </w:rPr>
              <w:t>Description</w:t>
            </w:r>
          </w:p>
        </w:tc>
        <w:tc>
          <w:tcPr>
            <w:tcW w:w="4329" w:type="pct"/>
            <w:vAlign w:val="center"/>
          </w:tcPr>
          <w:p w14:paraId="7072B90E" w14:textId="5B4A9EFA" w:rsidR="00375D06" w:rsidRPr="00CE081D" w:rsidRDefault="00375D06" w:rsidP="00AB30A1">
            <w:pPr>
              <w:spacing w:after="60"/>
              <w:contextualSpacing/>
              <w:rPr>
                <w:rFonts w:ascii="Tahoma" w:hAnsi="Tahoma" w:cs="Tahoma"/>
              </w:rPr>
            </w:pPr>
            <w:r w:rsidRPr="00CE081D">
              <w:rPr>
                <w:rFonts w:ascii="Tahoma" w:hAnsi="Tahoma" w:cs="Tahoma"/>
              </w:rPr>
              <w:t xml:space="preserve">Use Case </w:t>
            </w:r>
            <w:r w:rsidR="00AB30A1" w:rsidRPr="00CE081D">
              <w:rPr>
                <w:rFonts w:ascii="Tahoma" w:hAnsi="Tahoma" w:cs="Tahoma"/>
              </w:rPr>
              <w:t>for choosing backend environment</w:t>
            </w:r>
          </w:p>
        </w:tc>
      </w:tr>
      <w:tr w:rsidR="00375D06" w:rsidRPr="00CE081D" w14:paraId="165353D0" w14:textId="77777777" w:rsidTr="00375D06">
        <w:trPr>
          <w:cantSplit/>
          <w:trHeight w:val="72"/>
          <w:tblHeader/>
        </w:trPr>
        <w:tc>
          <w:tcPr>
            <w:tcW w:w="671" w:type="pct"/>
            <w:shd w:val="clear" w:color="auto" w:fill="D9D9D9" w:themeFill="background1" w:themeFillShade="D9"/>
            <w:vAlign w:val="center"/>
          </w:tcPr>
          <w:p w14:paraId="313192B7" w14:textId="77777777" w:rsidR="00375D06" w:rsidRPr="00CE081D" w:rsidRDefault="00375D06" w:rsidP="00375D06">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55D638F1" w14:textId="56866EF7" w:rsidR="00375D06" w:rsidRPr="00CE081D" w:rsidRDefault="00375D06" w:rsidP="00375D06">
            <w:pPr>
              <w:spacing w:after="60"/>
              <w:contextualSpacing/>
              <w:rPr>
                <w:rFonts w:ascii="Tahoma" w:hAnsi="Tahoma" w:cs="Tahoma"/>
              </w:rPr>
            </w:pPr>
            <w:r w:rsidRPr="00CE081D">
              <w:rPr>
                <w:rFonts w:ascii="Tahoma" w:hAnsi="Tahoma" w:cs="Tahoma"/>
              </w:rPr>
              <w:t>FR-1</w:t>
            </w:r>
            <w:r w:rsidR="000F0024" w:rsidRPr="00CE081D">
              <w:rPr>
                <w:rFonts w:ascii="Tahoma" w:hAnsi="Tahoma" w:cs="Tahoma"/>
              </w:rPr>
              <w:t xml:space="preserve"> - The app shall has a capability to do user authentication from backend server</w:t>
            </w:r>
          </w:p>
        </w:tc>
      </w:tr>
      <w:tr w:rsidR="00375D06" w:rsidRPr="00CE081D" w14:paraId="3DD66484" w14:textId="77777777" w:rsidTr="00375D06">
        <w:trPr>
          <w:cantSplit/>
          <w:trHeight w:val="72"/>
          <w:tblHeader/>
        </w:trPr>
        <w:tc>
          <w:tcPr>
            <w:tcW w:w="671" w:type="pct"/>
            <w:shd w:val="clear" w:color="auto" w:fill="D9D9D9" w:themeFill="background1" w:themeFillShade="D9"/>
            <w:vAlign w:val="center"/>
          </w:tcPr>
          <w:p w14:paraId="15C3195F" w14:textId="77777777" w:rsidR="00375D06" w:rsidRPr="00CE081D" w:rsidRDefault="00375D06" w:rsidP="00375D06">
            <w:pPr>
              <w:rPr>
                <w:rFonts w:ascii="Tahoma" w:hAnsi="Tahoma" w:cs="Tahoma"/>
                <w:b/>
                <w:iCs/>
              </w:rPr>
            </w:pPr>
            <w:r w:rsidRPr="00CE081D">
              <w:rPr>
                <w:rFonts w:ascii="Tahoma" w:hAnsi="Tahoma" w:cs="Tahoma"/>
                <w:b/>
                <w:iCs/>
              </w:rPr>
              <w:t>Actor</w:t>
            </w:r>
          </w:p>
        </w:tc>
        <w:tc>
          <w:tcPr>
            <w:tcW w:w="4329" w:type="pct"/>
            <w:vAlign w:val="center"/>
          </w:tcPr>
          <w:p w14:paraId="78B11DEF" w14:textId="77777777" w:rsidR="00375D06" w:rsidRPr="00CE081D" w:rsidRDefault="00375D06" w:rsidP="00375D06">
            <w:pPr>
              <w:spacing w:after="60"/>
              <w:contextualSpacing/>
              <w:rPr>
                <w:rFonts w:ascii="Tahoma" w:hAnsi="Tahoma" w:cs="Tahoma"/>
              </w:rPr>
            </w:pPr>
            <w:r w:rsidRPr="00CE081D">
              <w:rPr>
                <w:rFonts w:ascii="Tahoma" w:hAnsi="Tahoma" w:cs="Tahoma"/>
              </w:rPr>
              <w:t>User</w:t>
            </w:r>
          </w:p>
        </w:tc>
      </w:tr>
      <w:tr w:rsidR="00375D06" w:rsidRPr="00CE081D" w14:paraId="1D39DFC2" w14:textId="77777777" w:rsidTr="00AB30A1">
        <w:trPr>
          <w:cantSplit/>
          <w:trHeight w:val="550"/>
          <w:tblHeader/>
        </w:trPr>
        <w:tc>
          <w:tcPr>
            <w:tcW w:w="671" w:type="pct"/>
            <w:shd w:val="clear" w:color="auto" w:fill="D9D9D9" w:themeFill="background1" w:themeFillShade="D9"/>
            <w:vAlign w:val="center"/>
          </w:tcPr>
          <w:p w14:paraId="64DAFE2F" w14:textId="77777777" w:rsidR="00375D06" w:rsidRPr="00CE081D" w:rsidRDefault="00375D06" w:rsidP="00375D06">
            <w:pPr>
              <w:rPr>
                <w:rFonts w:ascii="Tahoma" w:hAnsi="Tahoma" w:cs="Tahoma"/>
                <w:b/>
                <w:iCs/>
              </w:rPr>
            </w:pPr>
            <w:r w:rsidRPr="00CE081D">
              <w:rPr>
                <w:rFonts w:ascii="Tahoma" w:hAnsi="Tahoma" w:cs="Tahoma"/>
                <w:b/>
                <w:iCs/>
              </w:rPr>
              <w:t>Pre-Condition</w:t>
            </w:r>
          </w:p>
        </w:tc>
        <w:tc>
          <w:tcPr>
            <w:tcW w:w="4329" w:type="pct"/>
            <w:vAlign w:val="center"/>
          </w:tcPr>
          <w:p w14:paraId="299CA12F" w14:textId="77777777" w:rsidR="00375D06" w:rsidRPr="00CE081D" w:rsidRDefault="00AB30A1" w:rsidP="000B23E1">
            <w:pPr>
              <w:pStyle w:val="ListParagraph"/>
              <w:numPr>
                <w:ilvl w:val="0"/>
                <w:numId w:val="14"/>
              </w:numPr>
              <w:spacing w:after="60"/>
              <w:ind w:left="383"/>
              <w:contextualSpacing/>
              <w:rPr>
                <w:rFonts w:ascii="Tahoma" w:hAnsi="Tahoma" w:cs="Tahoma"/>
              </w:rPr>
            </w:pPr>
            <w:r w:rsidRPr="00CE081D">
              <w:rPr>
                <w:rFonts w:ascii="Tahoma" w:hAnsi="Tahoma" w:cs="Tahoma"/>
              </w:rPr>
              <w:t>User is on login page</w:t>
            </w:r>
          </w:p>
          <w:p w14:paraId="1B522AB4" w14:textId="77777777" w:rsidR="00DF6FEA" w:rsidRPr="00CE081D" w:rsidRDefault="00D90843" w:rsidP="000B23E1">
            <w:pPr>
              <w:pStyle w:val="ListParagraph"/>
              <w:numPr>
                <w:ilvl w:val="0"/>
                <w:numId w:val="14"/>
              </w:numPr>
              <w:spacing w:after="60"/>
              <w:ind w:left="383"/>
              <w:contextualSpacing/>
              <w:rPr>
                <w:rFonts w:ascii="Tahoma" w:hAnsi="Tahoma" w:cs="Tahoma"/>
              </w:rPr>
            </w:pPr>
            <w:r w:rsidRPr="00CE081D">
              <w:rPr>
                <w:rFonts w:ascii="Tahoma" w:hAnsi="Tahoma" w:cs="Tahoma"/>
              </w:rPr>
              <w:t>User taps hidden button 5 times on upper left corner</w:t>
            </w:r>
          </w:p>
          <w:p w14:paraId="6A2EB746" w14:textId="4E5CAF8E" w:rsidR="00D90843" w:rsidRPr="00CE081D" w:rsidRDefault="00D90843" w:rsidP="000B23E1">
            <w:pPr>
              <w:pStyle w:val="ListParagraph"/>
              <w:numPr>
                <w:ilvl w:val="0"/>
                <w:numId w:val="14"/>
              </w:numPr>
              <w:spacing w:after="60"/>
              <w:ind w:left="383"/>
              <w:contextualSpacing/>
              <w:rPr>
                <w:rFonts w:ascii="Tahoma" w:hAnsi="Tahoma" w:cs="Tahoma"/>
              </w:rPr>
            </w:pPr>
            <w:r w:rsidRPr="00CE081D">
              <w:rPr>
                <w:rFonts w:ascii="Tahoma" w:hAnsi="Tahoma" w:cs="Tahoma"/>
              </w:rPr>
              <w:t>User tap any environment options</w:t>
            </w:r>
          </w:p>
        </w:tc>
      </w:tr>
      <w:tr w:rsidR="00375D06" w:rsidRPr="00CE081D" w14:paraId="711BA371" w14:textId="77777777" w:rsidTr="00375D06">
        <w:trPr>
          <w:cantSplit/>
          <w:trHeight w:val="72"/>
          <w:tblHeader/>
        </w:trPr>
        <w:tc>
          <w:tcPr>
            <w:tcW w:w="671" w:type="pct"/>
            <w:shd w:val="clear" w:color="auto" w:fill="D9D9D9" w:themeFill="background1" w:themeFillShade="D9"/>
            <w:vAlign w:val="center"/>
          </w:tcPr>
          <w:p w14:paraId="5049DB75" w14:textId="3A3CECFE" w:rsidR="00375D06" w:rsidRPr="00CE081D" w:rsidRDefault="00375D06" w:rsidP="00375D06">
            <w:pPr>
              <w:rPr>
                <w:rFonts w:ascii="Tahoma" w:hAnsi="Tahoma" w:cs="Tahoma"/>
                <w:b/>
                <w:iCs/>
              </w:rPr>
            </w:pPr>
            <w:r w:rsidRPr="00CE081D">
              <w:rPr>
                <w:rFonts w:ascii="Tahoma" w:hAnsi="Tahoma" w:cs="Tahoma"/>
                <w:b/>
                <w:iCs/>
              </w:rPr>
              <w:t>Trigger</w:t>
            </w:r>
          </w:p>
        </w:tc>
        <w:tc>
          <w:tcPr>
            <w:tcW w:w="4329" w:type="pct"/>
            <w:vAlign w:val="center"/>
          </w:tcPr>
          <w:p w14:paraId="3C750A5F" w14:textId="0A8180DF" w:rsidR="00375D06" w:rsidRPr="00CE081D" w:rsidRDefault="00AB30A1" w:rsidP="00D90843">
            <w:pPr>
              <w:spacing w:after="60"/>
              <w:contextualSpacing/>
              <w:rPr>
                <w:rFonts w:ascii="Tahoma" w:hAnsi="Tahoma" w:cs="Tahoma"/>
              </w:rPr>
            </w:pPr>
            <w:r w:rsidRPr="00CE081D">
              <w:rPr>
                <w:rFonts w:ascii="Tahoma" w:hAnsi="Tahoma" w:cs="Tahoma"/>
              </w:rPr>
              <w:t xml:space="preserve">User taps </w:t>
            </w:r>
            <w:r w:rsidR="00D90843" w:rsidRPr="00CE081D">
              <w:rPr>
                <w:rFonts w:ascii="Tahoma" w:hAnsi="Tahoma" w:cs="Tahoma"/>
              </w:rPr>
              <w:t>done button</w:t>
            </w:r>
          </w:p>
        </w:tc>
      </w:tr>
      <w:tr w:rsidR="00375D06" w:rsidRPr="00CE081D" w14:paraId="1F169550" w14:textId="77777777" w:rsidTr="00375D06">
        <w:trPr>
          <w:cantSplit/>
          <w:trHeight w:val="72"/>
          <w:tblHeader/>
        </w:trPr>
        <w:tc>
          <w:tcPr>
            <w:tcW w:w="671" w:type="pct"/>
            <w:shd w:val="clear" w:color="auto" w:fill="D9D9D9" w:themeFill="background1" w:themeFillShade="D9"/>
            <w:vAlign w:val="center"/>
          </w:tcPr>
          <w:p w14:paraId="4C5A2A73" w14:textId="77777777" w:rsidR="00375D06" w:rsidRPr="00CE081D" w:rsidRDefault="00375D06" w:rsidP="00375D06">
            <w:pPr>
              <w:rPr>
                <w:rFonts w:ascii="Tahoma" w:hAnsi="Tahoma" w:cs="Tahoma"/>
                <w:b/>
                <w:iCs/>
              </w:rPr>
            </w:pPr>
            <w:r w:rsidRPr="00CE081D">
              <w:rPr>
                <w:rFonts w:ascii="Tahoma" w:hAnsi="Tahoma" w:cs="Tahoma"/>
                <w:b/>
                <w:iCs/>
              </w:rPr>
              <w:t>Normal Scenarios</w:t>
            </w:r>
          </w:p>
        </w:tc>
        <w:tc>
          <w:tcPr>
            <w:tcW w:w="4329" w:type="pct"/>
            <w:vAlign w:val="center"/>
          </w:tcPr>
          <w:p w14:paraId="2E1797DE" w14:textId="0343C7A7" w:rsidR="00375D06" w:rsidRPr="00CE081D" w:rsidRDefault="00AE2B84"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Application</w:t>
            </w:r>
            <w:r w:rsidR="00D90843" w:rsidRPr="00CE081D">
              <w:rPr>
                <w:rFonts w:ascii="Tahoma" w:hAnsi="Tahoma" w:cs="Tahoma"/>
                <w:b w:val="0"/>
                <w:sz w:val="20"/>
                <w:szCs w:val="20"/>
              </w:rPr>
              <w:t xml:space="preserve"> saves selected environment setting to shared preferences</w:t>
            </w:r>
          </w:p>
          <w:p w14:paraId="326D1DA2" w14:textId="21C7CDAC" w:rsidR="00D90843" w:rsidRPr="00CE081D" w:rsidRDefault="00AE2B84"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Application</w:t>
            </w:r>
            <w:r w:rsidR="00D90843" w:rsidRPr="00CE081D">
              <w:rPr>
                <w:rFonts w:ascii="Tahoma" w:hAnsi="Tahoma" w:cs="Tahoma"/>
                <w:b w:val="0"/>
                <w:sz w:val="20"/>
                <w:szCs w:val="20"/>
              </w:rPr>
              <w:t xml:space="preserve"> changes back end URL end point based on selected environment</w:t>
            </w:r>
          </w:p>
        </w:tc>
      </w:tr>
      <w:tr w:rsidR="00375D06" w:rsidRPr="00CE081D" w14:paraId="3BD63AD6" w14:textId="77777777" w:rsidTr="00375D06">
        <w:trPr>
          <w:cantSplit/>
          <w:trHeight w:val="72"/>
          <w:tblHeader/>
        </w:trPr>
        <w:tc>
          <w:tcPr>
            <w:tcW w:w="671" w:type="pct"/>
            <w:shd w:val="clear" w:color="auto" w:fill="D9D9D9" w:themeFill="background1" w:themeFillShade="D9"/>
            <w:vAlign w:val="center"/>
          </w:tcPr>
          <w:p w14:paraId="406AE026" w14:textId="5A29F810" w:rsidR="00375D06" w:rsidRPr="00CE081D" w:rsidRDefault="00375D06" w:rsidP="00375D06">
            <w:pPr>
              <w:rPr>
                <w:rFonts w:ascii="Tahoma" w:hAnsi="Tahoma" w:cs="Tahoma"/>
                <w:b/>
                <w:iCs/>
              </w:rPr>
            </w:pPr>
            <w:r w:rsidRPr="00CE081D">
              <w:rPr>
                <w:rFonts w:ascii="Tahoma" w:hAnsi="Tahoma" w:cs="Tahoma"/>
                <w:b/>
                <w:iCs/>
              </w:rPr>
              <w:t>UI Validation</w:t>
            </w:r>
          </w:p>
        </w:tc>
        <w:tc>
          <w:tcPr>
            <w:tcW w:w="4329" w:type="pct"/>
            <w:vAlign w:val="center"/>
          </w:tcPr>
          <w:p w14:paraId="4DFE9CE7" w14:textId="228E31AE" w:rsidR="00375D06" w:rsidRPr="00CE081D" w:rsidRDefault="00D90843" w:rsidP="00D90843">
            <w:pPr>
              <w:spacing w:after="60"/>
              <w:contextualSpacing/>
              <w:rPr>
                <w:rFonts w:ascii="Tahoma" w:hAnsi="Tahoma" w:cs="Tahoma"/>
              </w:rPr>
            </w:pPr>
            <w:r w:rsidRPr="00CE081D">
              <w:rPr>
                <w:rFonts w:ascii="Tahoma" w:hAnsi="Tahoma" w:cs="Tahoma"/>
              </w:rPr>
              <w:t>-</w:t>
            </w:r>
          </w:p>
        </w:tc>
      </w:tr>
      <w:tr w:rsidR="00375D06" w:rsidRPr="00CE081D" w14:paraId="5601FCD7" w14:textId="77777777" w:rsidTr="00375D06">
        <w:trPr>
          <w:cantSplit/>
          <w:trHeight w:val="72"/>
          <w:tblHeader/>
        </w:trPr>
        <w:tc>
          <w:tcPr>
            <w:tcW w:w="671" w:type="pct"/>
            <w:shd w:val="clear" w:color="auto" w:fill="D9D9D9" w:themeFill="background1" w:themeFillShade="D9"/>
            <w:vAlign w:val="center"/>
          </w:tcPr>
          <w:p w14:paraId="249BF351" w14:textId="77777777" w:rsidR="00375D06" w:rsidRPr="00CE081D" w:rsidRDefault="00375D06" w:rsidP="00375D06">
            <w:pPr>
              <w:rPr>
                <w:rFonts w:ascii="Tahoma" w:hAnsi="Tahoma" w:cs="Tahoma"/>
                <w:b/>
                <w:iCs/>
              </w:rPr>
            </w:pPr>
            <w:r w:rsidRPr="00CE081D">
              <w:rPr>
                <w:rFonts w:ascii="Tahoma" w:hAnsi="Tahoma" w:cs="Tahoma"/>
                <w:b/>
                <w:iCs/>
              </w:rPr>
              <w:t>Business Rules</w:t>
            </w:r>
          </w:p>
        </w:tc>
        <w:tc>
          <w:tcPr>
            <w:tcW w:w="4329" w:type="pct"/>
            <w:vAlign w:val="center"/>
          </w:tcPr>
          <w:p w14:paraId="0DD24086" w14:textId="67F09063" w:rsidR="00375D06" w:rsidRPr="00CE081D" w:rsidRDefault="00D90843" w:rsidP="00375D06">
            <w:pPr>
              <w:spacing w:after="60"/>
              <w:contextualSpacing/>
              <w:rPr>
                <w:rFonts w:ascii="Tahoma" w:hAnsi="Tahoma" w:cs="Tahoma"/>
              </w:rPr>
            </w:pPr>
            <w:r w:rsidRPr="00CE081D">
              <w:rPr>
                <w:rFonts w:ascii="Tahoma" w:hAnsi="Tahoma" w:cs="Tahoma"/>
              </w:rPr>
              <w:t>-</w:t>
            </w:r>
          </w:p>
        </w:tc>
      </w:tr>
      <w:tr w:rsidR="00375D06" w:rsidRPr="00CE081D" w14:paraId="196606A3" w14:textId="77777777" w:rsidTr="00375D06">
        <w:trPr>
          <w:cantSplit/>
          <w:trHeight w:val="72"/>
          <w:tblHeader/>
        </w:trPr>
        <w:tc>
          <w:tcPr>
            <w:tcW w:w="671" w:type="pct"/>
            <w:shd w:val="clear" w:color="auto" w:fill="D9D9D9" w:themeFill="background1" w:themeFillShade="D9"/>
            <w:vAlign w:val="center"/>
          </w:tcPr>
          <w:p w14:paraId="254DABBC" w14:textId="77777777" w:rsidR="00375D06" w:rsidRPr="00CE081D" w:rsidRDefault="00375D06" w:rsidP="00375D06">
            <w:pPr>
              <w:rPr>
                <w:rFonts w:ascii="Tahoma" w:hAnsi="Tahoma" w:cs="Tahoma"/>
                <w:b/>
                <w:iCs/>
              </w:rPr>
            </w:pPr>
            <w:r w:rsidRPr="00CE081D">
              <w:rPr>
                <w:rFonts w:ascii="Tahoma" w:hAnsi="Tahoma" w:cs="Tahoma"/>
                <w:b/>
                <w:iCs/>
              </w:rPr>
              <w:t>Success Result</w:t>
            </w:r>
          </w:p>
        </w:tc>
        <w:tc>
          <w:tcPr>
            <w:tcW w:w="4329" w:type="pct"/>
            <w:vAlign w:val="center"/>
          </w:tcPr>
          <w:p w14:paraId="06B936D9" w14:textId="77777777" w:rsidR="00375D06" w:rsidRPr="00CE081D" w:rsidRDefault="00D90843" w:rsidP="000B23E1">
            <w:pPr>
              <w:pStyle w:val="ListParagraph"/>
              <w:numPr>
                <w:ilvl w:val="0"/>
                <w:numId w:val="13"/>
              </w:numPr>
              <w:spacing w:after="60"/>
              <w:ind w:left="383" w:hanging="383"/>
              <w:contextualSpacing/>
              <w:rPr>
                <w:rFonts w:ascii="Tahoma" w:hAnsi="Tahoma" w:cs="Tahoma"/>
              </w:rPr>
            </w:pPr>
            <w:r w:rsidRPr="00CE081D">
              <w:rPr>
                <w:rFonts w:ascii="Tahoma" w:hAnsi="Tahoma" w:cs="Tahoma"/>
              </w:rPr>
              <w:t>Environment selection semi modal will be dismissed</w:t>
            </w:r>
          </w:p>
          <w:p w14:paraId="418B55C4" w14:textId="00705979" w:rsidR="00D90843" w:rsidRPr="00CE081D" w:rsidRDefault="00D90843" w:rsidP="000B23E1">
            <w:pPr>
              <w:pStyle w:val="ListParagraph"/>
              <w:numPr>
                <w:ilvl w:val="0"/>
                <w:numId w:val="13"/>
              </w:numPr>
              <w:spacing w:after="60"/>
              <w:ind w:left="383" w:hanging="383"/>
              <w:contextualSpacing/>
              <w:rPr>
                <w:rFonts w:ascii="Tahoma" w:hAnsi="Tahoma" w:cs="Tahoma"/>
              </w:rPr>
            </w:pPr>
            <w:r w:rsidRPr="00CE081D">
              <w:rPr>
                <w:rFonts w:ascii="Tahoma" w:hAnsi="Tahoma" w:cs="Tahoma"/>
              </w:rPr>
              <w:t>Snack bar will show on lower screen informing that environment has successfully changed</w:t>
            </w:r>
          </w:p>
        </w:tc>
      </w:tr>
      <w:tr w:rsidR="00375D06" w:rsidRPr="00CE081D" w14:paraId="3E603173" w14:textId="77777777" w:rsidTr="00375D06">
        <w:trPr>
          <w:cantSplit/>
          <w:trHeight w:val="522"/>
          <w:tblHeader/>
        </w:trPr>
        <w:tc>
          <w:tcPr>
            <w:tcW w:w="671" w:type="pct"/>
            <w:shd w:val="clear" w:color="auto" w:fill="D9D9D9" w:themeFill="background1" w:themeFillShade="D9"/>
            <w:vAlign w:val="center"/>
          </w:tcPr>
          <w:p w14:paraId="7A196B29" w14:textId="77777777" w:rsidR="00375D06" w:rsidRPr="00CE081D" w:rsidRDefault="00375D06" w:rsidP="00375D06">
            <w:pPr>
              <w:rPr>
                <w:rFonts w:ascii="Tahoma" w:hAnsi="Tahoma" w:cs="Tahoma"/>
                <w:b/>
                <w:iCs/>
              </w:rPr>
            </w:pPr>
            <w:r w:rsidRPr="00CE081D">
              <w:rPr>
                <w:rFonts w:ascii="Tahoma" w:hAnsi="Tahoma" w:cs="Tahoma"/>
                <w:b/>
                <w:iCs/>
              </w:rPr>
              <w:t>Minimal Result</w:t>
            </w:r>
          </w:p>
        </w:tc>
        <w:tc>
          <w:tcPr>
            <w:tcW w:w="4329" w:type="pct"/>
            <w:vAlign w:val="center"/>
          </w:tcPr>
          <w:p w14:paraId="3C30FCD4" w14:textId="377291AC" w:rsidR="00375D06" w:rsidRPr="00CE081D" w:rsidRDefault="00D90843" w:rsidP="00375D06">
            <w:pPr>
              <w:spacing w:after="60"/>
              <w:ind w:left="23"/>
              <w:contextualSpacing/>
              <w:rPr>
                <w:rFonts w:ascii="Tahoma" w:hAnsi="Tahoma" w:cs="Tahoma"/>
              </w:rPr>
            </w:pPr>
            <w:r w:rsidRPr="00CE081D">
              <w:rPr>
                <w:rFonts w:ascii="Tahoma" w:hAnsi="Tahoma" w:cs="Tahoma"/>
              </w:rPr>
              <w:t>-</w:t>
            </w:r>
          </w:p>
        </w:tc>
      </w:tr>
      <w:tr w:rsidR="00375D06" w:rsidRPr="00CE081D" w14:paraId="563F70F6" w14:textId="77777777" w:rsidTr="00375D06">
        <w:trPr>
          <w:cantSplit/>
          <w:trHeight w:val="72"/>
          <w:tblHeader/>
        </w:trPr>
        <w:tc>
          <w:tcPr>
            <w:tcW w:w="671" w:type="pct"/>
            <w:shd w:val="clear" w:color="auto" w:fill="D9D9D9" w:themeFill="background1" w:themeFillShade="D9"/>
            <w:vAlign w:val="center"/>
          </w:tcPr>
          <w:p w14:paraId="0B55D9DA" w14:textId="77777777" w:rsidR="00375D06" w:rsidRPr="00CE081D" w:rsidRDefault="00375D06" w:rsidP="00375D06">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6845BBB8" w14:textId="0F1397B9" w:rsidR="00375D06" w:rsidRPr="00CE081D" w:rsidRDefault="00D90843" w:rsidP="00D90843">
            <w:pPr>
              <w:spacing w:after="60"/>
              <w:contextualSpacing/>
              <w:rPr>
                <w:rFonts w:ascii="Tahoma" w:hAnsi="Tahoma" w:cs="Tahoma"/>
              </w:rPr>
            </w:pPr>
            <w:r w:rsidRPr="00CE081D">
              <w:rPr>
                <w:rFonts w:ascii="Tahoma" w:hAnsi="Tahoma" w:cs="Tahoma"/>
              </w:rPr>
              <w:t>-</w:t>
            </w:r>
          </w:p>
        </w:tc>
      </w:tr>
      <w:tr w:rsidR="00375D06" w:rsidRPr="00CE081D" w14:paraId="33743813" w14:textId="77777777" w:rsidTr="00375D06">
        <w:trPr>
          <w:cantSplit/>
          <w:trHeight w:val="72"/>
          <w:tblHeader/>
        </w:trPr>
        <w:tc>
          <w:tcPr>
            <w:tcW w:w="671" w:type="pct"/>
            <w:shd w:val="clear" w:color="auto" w:fill="D9D9D9" w:themeFill="background1" w:themeFillShade="D9"/>
            <w:vAlign w:val="center"/>
          </w:tcPr>
          <w:p w14:paraId="17C07E5E" w14:textId="77777777" w:rsidR="00375D06" w:rsidRPr="00CE081D" w:rsidRDefault="00375D06" w:rsidP="00375D06">
            <w:pPr>
              <w:rPr>
                <w:rFonts w:ascii="Tahoma" w:hAnsi="Tahoma" w:cs="Tahoma"/>
                <w:b/>
                <w:iCs/>
              </w:rPr>
            </w:pPr>
            <w:r w:rsidRPr="00CE081D">
              <w:rPr>
                <w:rFonts w:ascii="Tahoma" w:hAnsi="Tahoma" w:cs="Tahoma"/>
                <w:b/>
                <w:iCs/>
              </w:rPr>
              <w:t>UI Image</w:t>
            </w:r>
          </w:p>
        </w:tc>
        <w:tc>
          <w:tcPr>
            <w:tcW w:w="4329" w:type="pct"/>
            <w:vAlign w:val="center"/>
          </w:tcPr>
          <w:p w14:paraId="4EBC9385" w14:textId="6D565ADA" w:rsidR="00375D06" w:rsidRPr="00CE081D" w:rsidRDefault="00347910" w:rsidP="00375D06">
            <w:pPr>
              <w:spacing w:after="60"/>
              <w:contextualSpacing/>
              <w:jc w:val="center"/>
              <w:rPr>
                <w:rFonts w:ascii="Tahoma" w:hAnsi="Tahoma" w:cs="Tahoma"/>
              </w:rPr>
            </w:pPr>
            <w:r w:rsidRPr="00CE081D">
              <w:rPr>
                <w:rFonts w:ascii="Tahoma" w:hAnsi="Tahoma" w:cs="Tahoma"/>
                <w:noProof/>
              </w:rPr>
              <w:drawing>
                <wp:inline distT="0" distB="0" distL="0" distR="0" wp14:anchorId="24E861E5" wp14:editId="3C0569C1">
                  <wp:extent cx="2025000" cy="3600000"/>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25000" cy="3600000"/>
                          </a:xfrm>
                          <a:prstGeom prst="rect">
                            <a:avLst/>
                          </a:prstGeom>
                        </pic:spPr>
                      </pic:pic>
                    </a:graphicData>
                  </a:graphic>
                </wp:inline>
              </w:drawing>
            </w:r>
          </w:p>
        </w:tc>
      </w:tr>
      <w:tr w:rsidR="00375D06" w:rsidRPr="00CE081D" w14:paraId="62BAAF82" w14:textId="77777777" w:rsidTr="00375D06">
        <w:trPr>
          <w:cantSplit/>
          <w:trHeight w:val="72"/>
          <w:tblHeader/>
        </w:trPr>
        <w:tc>
          <w:tcPr>
            <w:tcW w:w="671" w:type="pct"/>
            <w:shd w:val="clear" w:color="auto" w:fill="D9D9D9" w:themeFill="background1" w:themeFillShade="D9"/>
            <w:vAlign w:val="center"/>
          </w:tcPr>
          <w:p w14:paraId="0C97F3D1" w14:textId="77777777" w:rsidR="00375D06" w:rsidRPr="00CE081D" w:rsidRDefault="00375D06" w:rsidP="00375D06">
            <w:pPr>
              <w:rPr>
                <w:rFonts w:ascii="Tahoma" w:hAnsi="Tahoma" w:cs="Tahoma"/>
                <w:b/>
                <w:iCs/>
              </w:rPr>
            </w:pPr>
            <w:r w:rsidRPr="00CE081D">
              <w:rPr>
                <w:rFonts w:ascii="Tahoma" w:hAnsi="Tahoma" w:cs="Tahoma"/>
                <w:b/>
                <w:iCs/>
              </w:rPr>
              <w:lastRenderedPageBreak/>
              <w:t>Frequency of Usage</w:t>
            </w:r>
          </w:p>
        </w:tc>
        <w:tc>
          <w:tcPr>
            <w:tcW w:w="4329" w:type="pct"/>
            <w:vAlign w:val="center"/>
          </w:tcPr>
          <w:p w14:paraId="3C715445" w14:textId="6CE92B32" w:rsidR="00375D06" w:rsidRPr="00CE081D" w:rsidRDefault="00D90843" w:rsidP="00375D06">
            <w:pPr>
              <w:spacing w:after="60"/>
              <w:contextualSpacing/>
              <w:rPr>
                <w:rFonts w:ascii="Tahoma" w:hAnsi="Tahoma" w:cs="Tahoma"/>
              </w:rPr>
            </w:pPr>
            <w:r w:rsidRPr="00CE081D">
              <w:rPr>
                <w:rFonts w:ascii="Tahoma" w:hAnsi="Tahoma" w:cs="Tahoma"/>
              </w:rPr>
              <w:t>Rarely</w:t>
            </w:r>
          </w:p>
        </w:tc>
      </w:tr>
      <w:tr w:rsidR="00375D06" w:rsidRPr="00CE081D" w14:paraId="2EE97589" w14:textId="77777777" w:rsidTr="00375D06">
        <w:trPr>
          <w:cantSplit/>
          <w:trHeight w:val="72"/>
          <w:tblHeader/>
        </w:trPr>
        <w:tc>
          <w:tcPr>
            <w:tcW w:w="671" w:type="pct"/>
            <w:shd w:val="clear" w:color="auto" w:fill="D9D9D9" w:themeFill="background1" w:themeFillShade="D9"/>
            <w:vAlign w:val="center"/>
          </w:tcPr>
          <w:p w14:paraId="2EEC0344" w14:textId="77777777" w:rsidR="00375D06" w:rsidRPr="00CE081D" w:rsidRDefault="00375D06" w:rsidP="00375D06">
            <w:pPr>
              <w:rPr>
                <w:rFonts w:ascii="Tahoma" w:hAnsi="Tahoma" w:cs="Tahoma"/>
                <w:b/>
                <w:iCs/>
              </w:rPr>
            </w:pPr>
            <w:r w:rsidRPr="00CE081D">
              <w:rPr>
                <w:rFonts w:ascii="Tahoma" w:hAnsi="Tahoma" w:cs="Tahoma"/>
                <w:b/>
                <w:iCs/>
              </w:rPr>
              <w:t>Notes</w:t>
            </w:r>
          </w:p>
        </w:tc>
        <w:tc>
          <w:tcPr>
            <w:tcW w:w="4329" w:type="pct"/>
            <w:vAlign w:val="center"/>
          </w:tcPr>
          <w:p w14:paraId="482B05FD" w14:textId="77777777" w:rsidR="00375D06" w:rsidRPr="00CE081D" w:rsidRDefault="00D90843" w:rsidP="00375D06">
            <w:pPr>
              <w:spacing w:after="60"/>
              <w:contextualSpacing/>
              <w:rPr>
                <w:rFonts w:ascii="Tahoma" w:hAnsi="Tahoma" w:cs="Tahoma"/>
              </w:rPr>
            </w:pPr>
            <w:r w:rsidRPr="00CE081D">
              <w:rPr>
                <w:rFonts w:ascii="Tahoma" w:hAnsi="Tahoma" w:cs="Tahoma"/>
              </w:rPr>
              <w:t>Environment Type consist of 3 items :</w:t>
            </w:r>
          </w:p>
          <w:p w14:paraId="169B843C" w14:textId="77777777" w:rsidR="00D90843" w:rsidRPr="00CE081D" w:rsidRDefault="00D90843" w:rsidP="000B23E1">
            <w:pPr>
              <w:pStyle w:val="ListParagraph"/>
              <w:numPr>
                <w:ilvl w:val="0"/>
                <w:numId w:val="15"/>
              </w:numPr>
              <w:spacing w:after="60"/>
              <w:contextualSpacing/>
              <w:rPr>
                <w:rFonts w:ascii="Tahoma" w:hAnsi="Tahoma" w:cs="Tahoma"/>
              </w:rPr>
            </w:pPr>
            <w:r w:rsidRPr="00CE081D">
              <w:rPr>
                <w:rFonts w:ascii="Tahoma" w:hAnsi="Tahoma" w:cs="Tahoma"/>
              </w:rPr>
              <w:t>Production</w:t>
            </w:r>
          </w:p>
          <w:p w14:paraId="36CD401A" w14:textId="77777777" w:rsidR="00D90843" w:rsidRPr="00CE081D" w:rsidRDefault="00D90843" w:rsidP="000B23E1">
            <w:pPr>
              <w:pStyle w:val="ListParagraph"/>
              <w:numPr>
                <w:ilvl w:val="0"/>
                <w:numId w:val="15"/>
              </w:numPr>
              <w:spacing w:after="60"/>
              <w:contextualSpacing/>
              <w:rPr>
                <w:rFonts w:ascii="Tahoma" w:hAnsi="Tahoma" w:cs="Tahoma"/>
              </w:rPr>
            </w:pPr>
            <w:r w:rsidRPr="00CE081D">
              <w:rPr>
                <w:rFonts w:ascii="Tahoma" w:hAnsi="Tahoma" w:cs="Tahoma"/>
              </w:rPr>
              <w:t>Test</w:t>
            </w:r>
          </w:p>
          <w:p w14:paraId="2F4616E7" w14:textId="3BDD25F8" w:rsidR="00D90843" w:rsidRPr="00CE081D" w:rsidRDefault="00D90843" w:rsidP="000B23E1">
            <w:pPr>
              <w:pStyle w:val="ListParagraph"/>
              <w:numPr>
                <w:ilvl w:val="0"/>
                <w:numId w:val="15"/>
              </w:numPr>
              <w:spacing w:after="60"/>
              <w:contextualSpacing/>
              <w:rPr>
                <w:rFonts w:ascii="Tahoma" w:hAnsi="Tahoma" w:cs="Tahoma"/>
              </w:rPr>
            </w:pPr>
            <w:r w:rsidRPr="00CE081D">
              <w:rPr>
                <w:rFonts w:ascii="Tahoma" w:hAnsi="Tahoma" w:cs="Tahoma"/>
              </w:rPr>
              <w:t>Development</w:t>
            </w:r>
          </w:p>
        </w:tc>
      </w:tr>
    </w:tbl>
    <w:p w14:paraId="24E05136" w14:textId="54DCEFBF" w:rsidR="00347910" w:rsidRPr="00CE081D" w:rsidRDefault="00347910" w:rsidP="00347910">
      <w:pPr>
        <w:pStyle w:val="Heading3"/>
        <w:rPr>
          <w:rFonts w:ascii="Tahoma" w:hAnsi="Tahoma" w:cs="Tahoma"/>
        </w:rPr>
      </w:pPr>
      <w:bookmarkStart w:id="86" w:name="_Toc465763566"/>
      <w:r w:rsidRPr="00CE081D">
        <w:rPr>
          <w:rFonts w:ascii="Tahoma" w:hAnsi="Tahoma" w:cs="Tahoma"/>
        </w:rPr>
        <w:t>Login</w:t>
      </w:r>
      <w:bookmarkEnd w:id="86"/>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347910" w:rsidRPr="00CE081D" w14:paraId="309734F4" w14:textId="77777777" w:rsidTr="00DE6851">
        <w:trPr>
          <w:cantSplit/>
          <w:trHeight w:val="72"/>
          <w:tblHeader/>
        </w:trPr>
        <w:tc>
          <w:tcPr>
            <w:tcW w:w="671" w:type="pct"/>
            <w:shd w:val="clear" w:color="auto" w:fill="D9D9D9" w:themeFill="background1" w:themeFillShade="D9"/>
            <w:vAlign w:val="center"/>
          </w:tcPr>
          <w:p w14:paraId="4C98389E" w14:textId="77777777" w:rsidR="00347910" w:rsidRPr="00CE081D" w:rsidRDefault="00347910" w:rsidP="00DE6851">
            <w:pPr>
              <w:rPr>
                <w:rFonts w:ascii="Tahoma" w:hAnsi="Tahoma" w:cs="Tahoma"/>
                <w:b/>
                <w:iCs/>
              </w:rPr>
            </w:pPr>
            <w:r w:rsidRPr="00CE081D">
              <w:rPr>
                <w:rFonts w:ascii="Tahoma" w:hAnsi="Tahoma" w:cs="Tahoma"/>
                <w:b/>
              </w:rPr>
              <w:t>UC ID</w:t>
            </w:r>
          </w:p>
        </w:tc>
        <w:tc>
          <w:tcPr>
            <w:tcW w:w="4329" w:type="pct"/>
            <w:vAlign w:val="center"/>
          </w:tcPr>
          <w:p w14:paraId="06C0E17D" w14:textId="324A3DB8" w:rsidR="00347910" w:rsidRPr="00CE081D" w:rsidRDefault="00347910" w:rsidP="00DE6851">
            <w:pPr>
              <w:spacing w:after="60"/>
              <w:contextualSpacing/>
              <w:rPr>
                <w:rFonts w:ascii="Tahoma" w:hAnsi="Tahoma" w:cs="Tahoma"/>
                <w:iCs/>
              </w:rPr>
            </w:pPr>
            <w:r w:rsidRPr="00CE081D">
              <w:rPr>
                <w:rFonts w:ascii="Tahoma" w:hAnsi="Tahoma" w:cs="Tahoma"/>
                <w:iCs/>
              </w:rPr>
              <w:t>UC-2</w:t>
            </w:r>
          </w:p>
        </w:tc>
      </w:tr>
      <w:tr w:rsidR="00347910" w:rsidRPr="00CE081D" w14:paraId="42955792" w14:textId="77777777" w:rsidTr="00DE6851">
        <w:trPr>
          <w:cantSplit/>
          <w:trHeight w:val="72"/>
          <w:tblHeader/>
        </w:trPr>
        <w:tc>
          <w:tcPr>
            <w:tcW w:w="671" w:type="pct"/>
            <w:shd w:val="clear" w:color="auto" w:fill="D9D9D9" w:themeFill="background1" w:themeFillShade="D9"/>
            <w:vAlign w:val="center"/>
          </w:tcPr>
          <w:p w14:paraId="33D7457D" w14:textId="77777777" w:rsidR="00347910" w:rsidRPr="00CE081D" w:rsidRDefault="00347910" w:rsidP="00DE6851">
            <w:pPr>
              <w:rPr>
                <w:rFonts w:ascii="Tahoma" w:hAnsi="Tahoma" w:cs="Tahoma"/>
                <w:b/>
                <w:iCs/>
              </w:rPr>
            </w:pPr>
            <w:r w:rsidRPr="00CE081D">
              <w:rPr>
                <w:rFonts w:ascii="Tahoma" w:hAnsi="Tahoma" w:cs="Tahoma"/>
                <w:b/>
                <w:iCs/>
              </w:rPr>
              <w:t>Description</w:t>
            </w:r>
          </w:p>
        </w:tc>
        <w:tc>
          <w:tcPr>
            <w:tcW w:w="4329" w:type="pct"/>
            <w:vAlign w:val="center"/>
          </w:tcPr>
          <w:p w14:paraId="6491A5DF" w14:textId="022C4BC2" w:rsidR="00347910" w:rsidRPr="00CE081D" w:rsidRDefault="00347910" w:rsidP="00347910">
            <w:pPr>
              <w:spacing w:after="60"/>
              <w:contextualSpacing/>
              <w:rPr>
                <w:rFonts w:ascii="Tahoma" w:hAnsi="Tahoma" w:cs="Tahoma"/>
              </w:rPr>
            </w:pPr>
            <w:r w:rsidRPr="00CE081D">
              <w:rPr>
                <w:rFonts w:ascii="Tahoma" w:hAnsi="Tahoma" w:cs="Tahoma"/>
              </w:rPr>
              <w:t xml:space="preserve">Use Case for </w:t>
            </w:r>
            <w:proofErr w:type="spellStart"/>
            <w:r w:rsidRPr="00CE081D">
              <w:rPr>
                <w:rFonts w:ascii="Tahoma" w:hAnsi="Tahoma" w:cs="Tahoma"/>
              </w:rPr>
              <w:t>loging</w:t>
            </w:r>
            <w:proofErr w:type="spellEnd"/>
            <w:r w:rsidRPr="00CE081D">
              <w:rPr>
                <w:rFonts w:ascii="Tahoma" w:hAnsi="Tahoma" w:cs="Tahoma"/>
              </w:rPr>
              <w:t xml:space="preserve"> in</w:t>
            </w:r>
            <w:r w:rsidR="000F363F" w:rsidRPr="00CE081D">
              <w:rPr>
                <w:rFonts w:ascii="Tahoma" w:hAnsi="Tahoma" w:cs="Tahoma"/>
              </w:rPr>
              <w:t>to application</w:t>
            </w:r>
          </w:p>
        </w:tc>
      </w:tr>
      <w:tr w:rsidR="00347910" w:rsidRPr="00CE081D" w14:paraId="1BFC942E" w14:textId="77777777" w:rsidTr="00DE6851">
        <w:trPr>
          <w:cantSplit/>
          <w:trHeight w:val="72"/>
          <w:tblHeader/>
        </w:trPr>
        <w:tc>
          <w:tcPr>
            <w:tcW w:w="671" w:type="pct"/>
            <w:shd w:val="clear" w:color="auto" w:fill="D9D9D9" w:themeFill="background1" w:themeFillShade="D9"/>
            <w:vAlign w:val="center"/>
          </w:tcPr>
          <w:p w14:paraId="764D43AB" w14:textId="77777777" w:rsidR="00347910" w:rsidRPr="00CE081D" w:rsidRDefault="00347910" w:rsidP="00DE6851">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0D29E9D7" w14:textId="2343800D" w:rsidR="00347910" w:rsidRPr="00CE081D" w:rsidRDefault="00347910" w:rsidP="00DE6851">
            <w:pPr>
              <w:spacing w:after="60"/>
              <w:contextualSpacing/>
              <w:rPr>
                <w:rFonts w:ascii="Tahoma" w:hAnsi="Tahoma" w:cs="Tahoma"/>
              </w:rPr>
            </w:pPr>
            <w:r w:rsidRPr="00CE081D">
              <w:rPr>
                <w:rFonts w:ascii="Tahoma" w:hAnsi="Tahoma" w:cs="Tahoma"/>
              </w:rPr>
              <w:t>FR-1</w:t>
            </w:r>
            <w:r w:rsidR="000F0024" w:rsidRPr="00CE081D">
              <w:rPr>
                <w:rFonts w:ascii="Tahoma" w:hAnsi="Tahoma" w:cs="Tahoma"/>
              </w:rPr>
              <w:t xml:space="preserve"> - The app shall has a capability to do user authentication from backend server</w:t>
            </w:r>
          </w:p>
        </w:tc>
      </w:tr>
      <w:tr w:rsidR="00347910" w:rsidRPr="00CE081D" w14:paraId="782E803D" w14:textId="77777777" w:rsidTr="00DE6851">
        <w:trPr>
          <w:cantSplit/>
          <w:trHeight w:val="72"/>
          <w:tblHeader/>
        </w:trPr>
        <w:tc>
          <w:tcPr>
            <w:tcW w:w="671" w:type="pct"/>
            <w:shd w:val="clear" w:color="auto" w:fill="D9D9D9" w:themeFill="background1" w:themeFillShade="D9"/>
            <w:vAlign w:val="center"/>
          </w:tcPr>
          <w:p w14:paraId="43CD6F98" w14:textId="77777777" w:rsidR="00347910" w:rsidRPr="00CE081D" w:rsidRDefault="00347910" w:rsidP="00DE6851">
            <w:pPr>
              <w:rPr>
                <w:rFonts w:ascii="Tahoma" w:hAnsi="Tahoma" w:cs="Tahoma"/>
                <w:b/>
                <w:iCs/>
              </w:rPr>
            </w:pPr>
            <w:r w:rsidRPr="00CE081D">
              <w:rPr>
                <w:rFonts w:ascii="Tahoma" w:hAnsi="Tahoma" w:cs="Tahoma"/>
                <w:b/>
                <w:iCs/>
              </w:rPr>
              <w:t>Actor</w:t>
            </w:r>
          </w:p>
        </w:tc>
        <w:tc>
          <w:tcPr>
            <w:tcW w:w="4329" w:type="pct"/>
            <w:vAlign w:val="center"/>
          </w:tcPr>
          <w:p w14:paraId="3B3EED9D" w14:textId="77777777" w:rsidR="00347910" w:rsidRPr="00CE081D" w:rsidRDefault="00347910" w:rsidP="00DE6851">
            <w:pPr>
              <w:spacing w:after="60"/>
              <w:contextualSpacing/>
              <w:rPr>
                <w:rFonts w:ascii="Tahoma" w:hAnsi="Tahoma" w:cs="Tahoma"/>
              </w:rPr>
            </w:pPr>
            <w:r w:rsidRPr="00CE081D">
              <w:rPr>
                <w:rFonts w:ascii="Tahoma" w:hAnsi="Tahoma" w:cs="Tahoma"/>
              </w:rPr>
              <w:t>User</w:t>
            </w:r>
          </w:p>
        </w:tc>
      </w:tr>
      <w:tr w:rsidR="00347910" w:rsidRPr="00CE081D" w14:paraId="05699060" w14:textId="77777777" w:rsidTr="00DE6851">
        <w:trPr>
          <w:cantSplit/>
          <w:trHeight w:val="550"/>
          <w:tblHeader/>
        </w:trPr>
        <w:tc>
          <w:tcPr>
            <w:tcW w:w="671" w:type="pct"/>
            <w:shd w:val="clear" w:color="auto" w:fill="D9D9D9" w:themeFill="background1" w:themeFillShade="D9"/>
            <w:vAlign w:val="center"/>
          </w:tcPr>
          <w:p w14:paraId="2AFAAD0E" w14:textId="77777777" w:rsidR="00347910" w:rsidRPr="00CE081D" w:rsidRDefault="00347910" w:rsidP="00DE6851">
            <w:pPr>
              <w:rPr>
                <w:rFonts w:ascii="Tahoma" w:hAnsi="Tahoma" w:cs="Tahoma"/>
                <w:b/>
                <w:iCs/>
              </w:rPr>
            </w:pPr>
            <w:r w:rsidRPr="00CE081D">
              <w:rPr>
                <w:rFonts w:ascii="Tahoma" w:hAnsi="Tahoma" w:cs="Tahoma"/>
                <w:b/>
                <w:iCs/>
              </w:rPr>
              <w:t>Pre-Condition</w:t>
            </w:r>
          </w:p>
        </w:tc>
        <w:tc>
          <w:tcPr>
            <w:tcW w:w="4329" w:type="pct"/>
            <w:vAlign w:val="center"/>
          </w:tcPr>
          <w:p w14:paraId="6DCDC687" w14:textId="77777777" w:rsidR="00347910" w:rsidRPr="00CE081D" w:rsidRDefault="00347910" w:rsidP="000B23E1">
            <w:pPr>
              <w:pStyle w:val="ListParagraph"/>
              <w:numPr>
                <w:ilvl w:val="0"/>
                <w:numId w:val="14"/>
              </w:numPr>
              <w:spacing w:after="60"/>
              <w:ind w:left="383"/>
              <w:contextualSpacing/>
              <w:rPr>
                <w:rFonts w:ascii="Tahoma" w:hAnsi="Tahoma" w:cs="Tahoma"/>
              </w:rPr>
            </w:pPr>
            <w:r w:rsidRPr="00CE081D">
              <w:rPr>
                <w:rFonts w:ascii="Tahoma" w:hAnsi="Tahoma" w:cs="Tahoma"/>
              </w:rPr>
              <w:t>User is on login page</w:t>
            </w:r>
          </w:p>
          <w:p w14:paraId="0EC7BE49" w14:textId="0AC6B306" w:rsidR="00347910" w:rsidRPr="00CE081D" w:rsidRDefault="00347910" w:rsidP="000B23E1">
            <w:pPr>
              <w:pStyle w:val="ListParagraph"/>
              <w:numPr>
                <w:ilvl w:val="0"/>
                <w:numId w:val="14"/>
              </w:numPr>
              <w:spacing w:after="60"/>
              <w:ind w:left="383"/>
              <w:contextualSpacing/>
              <w:rPr>
                <w:rFonts w:ascii="Tahoma" w:hAnsi="Tahoma" w:cs="Tahoma"/>
              </w:rPr>
            </w:pPr>
            <w:r w:rsidRPr="00CE081D">
              <w:rPr>
                <w:rFonts w:ascii="Tahoma" w:hAnsi="Tahoma" w:cs="Tahoma"/>
              </w:rPr>
              <w:t>User has filled username field</w:t>
            </w:r>
          </w:p>
          <w:p w14:paraId="3EFCDAFA" w14:textId="4C7C661F" w:rsidR="00347910" w:rsidRPr="00CE081D" w:rsidRDefault="00347910" w:rsidP="000B23E1">
            <w:pPr>
              <w:pStyle w:val="ListParagraph"/>
              <w:numPr>
                <w:ilvl w:val="0"/>
                <w:numId w:val="14"/>
              </w:numPr>
              <w:spacing w:after="60"/>
              <w:ind w:left="383"/>
              <w:contextualSpacing/>
              <w:rPr>
                <w:rFonts w:ascii="Tahoma" w:hAnsi="Tahoma" w:cs="Tahoma"/>
              </w:rPr>
            </w:pPr>
            <w:r w:rsidRPr="00CE081D">
              <w:rPr>
                <w:rFonts w:ascii="Tahoma" w:hAnsi="Tahoma" w:cs="Tahoma"/>
              </w:rPr>
              <w:t>User has filled password field</w:t>
            </w:r>
          </w:p>
        </w:tc>
      </w:tr>
      <w:tr w:rsidR="00347910" w:rsidRPr="00CE081D" w14:paraId="58292602" w14:textId="77777777" w:rsidTr="00DE6851">
        <w:trPr>
          <w:cantSplit/>
          <w:trHeight w:val="72"/>
          <w:tblHeader/>
        </w:trPr>
        <w:tc>
          <w:tcPr>
            <w:tcW w:w="671" w:type="pct"/>
            <w:shd w:val="clear" w:color="auto" w:fill="D9D9D9" w:themeFill="background1" w:themeFillShade="D9"/>
            <w:vAlign w:val="center"/>
          </w:tcPr>
          <w:p w14:paraId="3DD46766" w14:textId="1FDBC0B3" w:rsidR="00347910" w:rsidRPr="00CE081D" w:rsidRDefault="00347910" w:rsidP="00DE6851">
            <w:pPr>
              <w:rPr>
                <w:rFonts w:ascii="Tahoma" w:hAnsi="Tahoma" w:cs="Tahoma"/>
                <w:b/>
                <w:iCs/>
              </w:rPr>
            </w:pPr>
            <w:r w:rsidRPr="00CE081D">
              <w:rPr>
                <w:rFonts w:ascii="Tahoma" w:hAnsi="Tahoma" w:cs="Tahoma"/>
                <w:b/>
                <w:iCs/>
              </w:rPr>
              <w:t>Trigger</w:t>
            </w:r>
          </w:p>
        </w:tc>
        <w:tc>
          <w:tcPr>
            <w:tcW w:w="4329" w:type="pct"/>
            <w:vAlign w:val="center"/>
          </w:tcPr>
          <w:p w14:paraId="188F9A8F" w14:textId="27EACABB" w:rsidR="00347910" w:rsidRPr="00CE081D" w:rsidRDefault="00347910" w:rsidP="00347910">
            <w:pPr>
              <w:spacing w:after="60"/>
              <w:contextualSpacing/>
              <w:rPr>
                <w:rFonts w:ascii="Tahoma" w:hAnsi="Tahoma" w:cs="Tahoma"/>
              </w:rPr>
            </w:pPr>
            <w:r w:rsidRPr="00CE081D">
              <w:rPr>
                <w:rFonts w:ascii="Tahoma" w:hAnsi="Tahoma" w:cs="Tahoma"/>
              </w:rPr>
              <w:t>User taps login button</w:t>
            </w:r>
          </w:p>
        </w:tc>
      </w:tr>
      <w:tr w:rsidR="00347910" w:rsidRPr="00CE081D" w14:paraId="689EA932" w14:textId="77777777" w:rsidTr="00DE6851">
        <w:trPr>
          <w:cantSplit/>
          <w:trHeight w:val="72"/>
          <w:tblHeader/>
        </w:trPr>
        <w:tc>
          <w:tcPr>
            <w:tcW w:w="671" w:type="pct"/>
            <w:shd w:val="clear" w:color="auto" w:fill="D9D9D9" w:themeFill="background1" w:themeFillShade="D9"/>
            <w:vAlign w:val="center"/>
          </w:tcPr>
          <w:p w14:paraId="3DA3EE32" w14:textId="77777777" w:rsidR="00347910" w:rsidRPr="00CE081D" w:rsidRDefault="00347910" w:rsidP="00DE6851">
            <w:pPr>
              <w:rPr>
                <w:rFonts w:ascii="Tahoma" w:hAnsi="Tahoma" w:cs="Tahoma"/>
                <w:b/>
                <w:iCs/>
              </w:rPr>
            </w:pPr>
            <w:r w:rsidRPr="00CE081D">
              <w:rPr>
                <w:rFonts w:ascii="Tahoma" w:hAnsi="Tahoma" w:cs="Tahoma"/>
                <w:b/>
                <w:iCs/>
              </w:rPr>
              <w:t>Normal Scenarios</w:t>
            </w:r>
          </w:p>
        </w:tc>
        <w:tc>
          <w:tcPr>
            <w:tcW w:w="4329" w:type="pct"/>
            <w:vAlign w:val="center"/>
          </w:tcPr>
          <w:p w14:paraId="2F15FF2C" w14:textId="77777777" w:rsidR="00EC2793" w:rsidRPr="00CE081D" w:rsidRDefault="00EC2793"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Progress dialog will show</w:t>
            </w:r>
          </w:p>
          <w:p w14:paraId="5CFF3B12" w14:textId="7C448F00" w:rsidR="00347910" w:rsidRPr="00CE081D" w:rsidRDefault="00AE2B84"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Application</w:t>
            </w:r>
            <w:r w:rsidR="00347910" w:rsidRPr="00CE081D">
              <w:rPr>
                <w:rFonts w:ascii="Tahoma" w:hAnsi="Tahoma" w:cs="Tahoma"/>
                <w:b w:val="0"/>
                <w:sz w:val="20"/>
                <w:szCs w:val="20"/>
              </w:rPr>
              <w:t xml:space="preserve"> send</w:t>
            </w:r>
            <w:r w:rsidR="00A90029" w:rsidRPr="00CE081D">
              <w:rPr>
                <w:rFonts w:ascii="Tahoma" w:hAnsi="Tahoma" w:cs="Tahoma"/>
                <w:b w:val="0"/>
                <w:sz w:val="20"/>
                <w:szCs w:val="20"/>
              </w:rPr>
              <w:t>s</w:t>
            </w:r>
            <w:r w:rsidR="00347910" w:rsidRPr="00CE081D">
              <w:rPr>
                <w:rFonts w:ascii="Tahoma" w:hAnsi="Tahoma" w:cs="Tahoma"/>
                <w:b w:val="0"/>
                <w:sz w:val="20"/>
                <w:szCs w:val="20"/>
              </w:rPr>
              <w:t xml:space="preserve"> username and password to </w:t>
            </w:r>
            <w:r w:rsidR="00C67B81" w:rsidRPr="00CE081D">
              <w:rPr>
                <w:rFonts w:ascii="Tahoma" w:hAnsi="Tahoma" w:cs="Tahoma"/>
                <w:b w:val="0"/>
                <w:sz w:val="20"/>
                <w:szCs w:val="20"/>
              </w:rPr>
              <w:t>backend server</w:t>
            </w:r>
          </w:p>
          <w:p w14:paraId="7216CFBD" w14:textId="6D2EFAFE" w:rsidR="00C67B81" w:rsidRPr="00CE081D" w:rsidRDefault="00C67B81"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Backend send</w:t>
            </w:r>
            <w:r w:rsidR="00A90029" w:rsidRPr="00CE081D">
              <w:rPr>
                <w:rFonts w:ascii="Tahoma" w:hAnsi="Tahoma" w:cs="Tahoma"/>
                <w:b w:val="0"/>
                <w:sz w:val="20"/>
                <w:szCs w:val="20"/>
              </w:rPr>
              <w:t>s</w:t>
            </w:r>
            <w:r w:rsidRPr="00CE081D">
              <w:rPr>
                <w:rFonts w:ascii="Tahoma" w:hAnsi="Tahoma" w:cs="Tahoma"/>
                <w:b w:val="0"/>
                <w:sz w:val="20"/>
                <w:szCs w:val="20"/>
              </w:rPr>
              <w:t xml:space="preserve"> user profile and token as API response</w:t>
            </w:r>
          </w:p>
          <w:p w14:paraId="7301F01B" w14:textId="77777777" w:rsidR="00C67B81" w:rsidRPr="00CE081D" w:rsidRDefault="00C67B81"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User profile and token are saved to shared preferences</w:t>
            </w:r>
          </w:p>
          <w:p w14:paraId="76EC7703" w14:textId="55B0E1CD" w:rsidR="00C67B81" w:rsidRPr="00CE081D" w:rsidRDefault="00541DDD"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UC-3 will be triggered</w:t>
            </w:r>
          </w:p>
        </w:tc>
      </w:tr>
      <w:tr w:rsidR="00347910" w:rsidRPr="00CE081D" w14:paraId="1343572C" w14:textId="77777777" w:rsidTr="00DE6851">
        <w:trPr>
          <w:cantSplit/>
          <w:trHeight w:val="72"/>
          <w:tblHeader/>
        </w:trPr>
        <w:tc>
          <w:tcPr>
            <w:tcW w:w="671" w:type="pct"/>
            <w:shd w:val="clear" w:color="auto" w:fill="D9D9D9" w:themeFill="background1" w:themeFillShade="D9"/>
            <w:vAlign w:val="center"/>
          </w:tcPr>
          <w:p w14:paraId="29CDCDCA" w14:textId="2C652024" w:rsidR="00347910" w:rsidRPr="00CE081D" w:rsidRDefault="00347910" w:rsidP="00DE6851">
            <w:pPr>
              <w:rPr>
                <w:rFonts w:ascii="Tahoma" w:hAnsi="Tahoma" w:cs="Tahoma"/>
                <w:b/>
                <w:iCs/>
              </w:rPr>
            </w:pPr>
            <w:r w:rsidRPr="00CE081D">
              <w:rPr>
                <w:rFonts w:ascii="Tahoma" w:hAnsi="Tahoma" w:cs="Tahoma"/>
                <w:b/>
                <w:iCs/>
              </w:rPr>
              <w:t>UI Validation</w:t>
            </w:r>
          </w:p>
        </w:tc>
        <w:tc>
          <w:tcPr>
            <w:tcW w:w="4329" w:type="pct"/>
            <w:vAlign w:val="center"/>
          </w:tcPr>
          <w:p w14:paraId="2198527F" w14:textId="77777777" w:rsidR="00347910" w:rsidRPr="00CE081D" w:rsidRDefault="000F363F" w:rsidP="000B23E1">
            <w:pPr>
              <w:pStyle w:val="ListParagraph"/>
              <w:numPr>
                <w:ilvl w:val="0"/>
                <w:numId w:val="16"/>
              </w:numPr>
              <w:spacing w:after="60"/>
              <w:contextualSpacing/>
              <w:rPr>
                <w:rFonts w:ascii="Tahoma" w:hAnsi="Tahoma" w:cs="Tahoma"/>
              </w:rPr>
            </w:pPr>
            <w:r w:rsidRPr="00CE081D">
              <w:rPr>
                <w:rFonts w:ascii="Tahoma" w:hAnsi="Tahoma" w:cs="Tahoma"/>
              </w:rPr>
              <w:t>Username field must be filled</w:t>
            </w:r>
          </w:p>
          <w:p w14:paraId="575C8411" w14:textId="337D90EF" w:rsidR="000F363F" w:rsidRPr="00CE081D" w:rsidRDefault="000F363F" w:rsidP="000B23E1">
            <w:pPr>
              <w:pStyle w:val="ListParagraph"/>
              <w:numPr>
                <w:ilvl w:val="0"/>
                <w:numId w:val="16"/>
              </w:numPr>
              <w:spacing w:after="60"/>
              <w:contextualSpacing/>
              <w:rPr>
                <w:rFonts w:ascii="Tahoma" w:hAnsi="Tahoma" w:cs="Tahoma"/>
              </w:rPr>
            </w:pPr>
            <w:r w:rsidRPr="00CE081D">
              <w:rPr>
                <w:rFonts w:ascii="Tahoma" w:hAnsi="Tahoma" w:cs="Tahoma"/>
              </w:rPr>
              <w:t>Password field must be filled</w:t>
            </w:r>
          </w:p>
        </w:tc>
      </w:tr>
      <w:tr w:rsidR="00347910" w:rsidRPr="00CE081D" w14:paraId="38C935F9" w14:textId="77777777" w:rsidTr="00DE6851">
        <w:trPr>
          <w:cantSplit/>
          <w:trHeight w:val="72"/>
          <w:tblHeader/>
        </w:trPr>
        <w:tc>
          <w:tcPr>
            <w:tcW w:w="671" w:type="pct"/>
            <w:shd w:val="clear" w:color="auto" w:fill="D9D9D9" w:themeFill="background1" w:themeFillShade="D9"/>
            <w:vAlign w:val="center"/>
          </w:tcPr>
          <w:p w14:paraId="1973E20B" w14:textId="6BA1A681" w:rsidR="00347910" w:rsidRPr="00CE081D" w:rsidRDefault="00347910" w:rsidP="00DE6851">
            <w:pPr>
              <w:rPr>
                <w:rFonts w:ascii="Tahoma" w:hAnsi="Tahoma" w:cs="Tahoma"/>
                <w:b/>
                <w:iCs/>
              </w:rPr>
            </w:pPr>
            <w:r w:rsidRPr="00CE081D">
              <w:rPr>
                <w:rFonts w:ascii="Tahoma" w:hAnsi="Tahoma" w:cs="Tahoma"/>
                <w:b/>
                <w:iCs/>
              </w:rPr>
              <w:t>Business Rules</w:t>
            </w:r>
          </w:p>
        </w:tc>
        <w:tc>
          <w:tcPr>
            <w:tcW w:w="4329" w:type="pct"/>
            <w:vAlign w:val="center"/>
          </w:tcPr>
          <w:p w14:paraId="2705A402" w14:textId="77777777" w:rsidR="0055797E" w:rsidRPr="00CE081D" w:rsidRDefault="0055797E" w:rsidP="003170A7">
            <w:pPr>
              <w:pStyle w:val="ListParagraph"/>
              <w:numPr>
                <w:ilvl w:val="0"/>
                <w:numId w:val="58"/>
              </w:numPr>
              <w:spacing w:after="60"/>
              <w:ind w:left="383"/>
              <w:contextualSpacing/>
              <w:rPr>
                <w:rFonts w:ascii="Tahoma" w:hAnsi="Tahoma" w:cs="Tahoma"/>
              </w:rPr>
            </w:pPr>
            <w:r w:rsidRPr="00CE081D">
              <w:rPr>
                <w:rFonts w:ascii="Tahoma" w:hAnsi="Tahoma" w:cs="Tahoma"/>
              </w:rPr>
              <w:t>GPS</w:t>
            </w:r>
            <w:r w:rsidR="005B6AB6" w:rsidRPr="00CE081D">
              <w:rPr>
                <w:rFonts w:ascii="Tahoma" w:hAnsi="Tahoma" w:cs="Tahoma"/>
              </w:rPr>
              <w:t xml:space="preserve"> must be checked before system log to back end</w:t>
            </w:r>
          </w:p>
          <w:p w14:paraId="0DB3762C" w14:textId="70735321" w:rsidR="00227565" w:rsidRPr="00CE081D" w:rsidRDefault="003170A7" w:rsidP="00227565">
            <w:pPr>
              <w:pStyle w:val="ListParagraph"/>
              <w:numPr>
                <w:ilvl w:val="0"/>
                <w:numId w:val="58"/>
              </w:numPr>
              <w:spacing w:after="60"/>
              <w:ind w:left="383"/>
              <w:contextualSpacing/>
              <w:rPr>
                <w:rFonts w:ascii="Tahoma" w:hAnsi="Tahoma" w:cs="Tahoma"/>
              </w:rPr>
            </w:pPr>
            <w:r w:rsidRPr="00CE081D">
              <w:rPr>
                <w:rFonts w:ascii="Tahoma" w:hAnsi="Tahoma" w:cs="Tahoma"/>
              </w:rPr>
              <w:t xml:space="preserve">Password must be </w:t>
            </w:r>
            <w:r w:rsidR="00227565" w:rsidRPr="00CE081D">
              <w:rPr>
                <w:rFonts w:ascii="Tahoma" w:hAnsi="Tahoma" w:cs="Tahoma"/>
              </w:rPr>
              <w:t>hashed with MD5 algorithm before app post to back-end</w:t>
            </w:r>
          </w:p>
        </w:tc>
      </w:tr>
      <w:tr w:rsidR="00347910" w:rsidRPr="00CE081D" w14:paraId="38EA20A8" w14:textId="77777777" w:rsidTr="00DE6851">
        <w:trPr>
          <w:cantSplit/>
          <w:trHeight w:val="72"/>
          <w:tblHeader/>
        </w:trPr>
        <w:tc>
          <w:tcPr>
            <w:tcW w:w="671" w:type="pct"/>
            <w:shd w:val="clear" w:color="auto" w:fill="D9D9D9" w:themeFill="background1" w:themeFillShade="D9"/>
            <w:vAlign w:val="center"/>
          </w:tcPr>
          <w:p w14:paraId="1A286FF2" w14:textId="185E370F" w:rsidR="00347910" w:rsidRPr="00CE081D" w:rsidRDefault="00347910" w:rsidP="00DE6851">
            <w:pPr>
              <w:rPr>
                <w:rFonts w:ascii="Tahoma" w:hAnsi="Tahoma" w:cs="Tahoma"/>
                <w:b/>
                <w:iCs/>
              </w:rPr>
            </w:pPr>
            <w:r w:rsidRPr="00CE081D">
              <w:rPr>
                <w:rFonts w:ascii="Tahoma" w:hAnsi="Tahoma" w:cs="Tahoma"/>
                <w:b/>
                <w:iCs/>
              </w:rPr>
              <w:t>Success Result</w:t>
            </w:r>
          </w:p>
        </w:tc>
        <w:tc>
          <w:tcPr>
            <w:tcW w:w="4329" w:type="pct"/>
            <w:vAlign w:val="center"/>
          </w:tcPr>
          <w:p w14:paraId="75898CC4" w14:textId="0845A5FA" w:rsidR="00347910" w:rsidRPr="00CE081D" w:rsidRDefault="00EC2793" w:rsidP="00EC2793">
            <w:pPr>
              <w:pStyle w:val="ListParagraph"/>
              <w:spacing w:after="60"/>
              <w:ind w:left="0"/>
              <w:contextualSpacing/>
              <w:rPr>
                <w:rFonts w:ascii="Tahoma" w:hAnsi="Tahoma" w:cs="Tahoma"/>
              </w:rPr>
            </w:pPr>
            <w:r w:rsidRPr="00CE081D">
              <w:rPr>
                <w:rFonts w:ascii="Tahoma" w:hAnsi="Tahoma" w:cs="Tahoma"/>
              </w:rPr>
              <w:t>-</w:t>
            </w:r>
          </w:p>
        </w:tc>
      </w:tr>
      <w:tr w:rsidR="00347910" w:rsidRPr="00CE081D" w14:paraId="0B02A007" w14:textId="77777777" w:rsidTr="00DE6851">
        <w:trPr>
          <w:cantSplit/>
          <w:trHeight w:val="522"/>
          <w:tblHeader/>
        </w:trPr>
        <w:tc>
          <w:tcPr>
            <w:tcW w:w="671" w:type="pct"/>
            <w:shd w:val="clear" w:color="auto" w:fill="D9D9D9" w:themeFill="background1" w:themeFillShade="D9"/>
            <w:vAlign w:val="center"/>
          </w:tcPr>
          <w:p w14:paraId="08F3A4C7" w14:textId="77777777" w:rsidR="00347910" w:rsidRPr="00CE081D" w:rsidRDefault="00347910" w:rsidP="00DE6851">
            <w:pPr>
              <w:rPr>
                <w:rFonts w:ascii="Tahoma" w:hAnsi="Tahoma" w:cs="Tahoma"/>
                <w:b/>
                <w:iCs/>
              </w:rPr>
            </w:pPr>
            <w:r w:rsidRPr="00CE081D">
              <w:rPr>
                <w:rFonts w:ascii="Tahoma" w:hAnsi="Tahoma" w:cs="Tahoma"/>
                <w:b/>
                <w:iCs/>
              </w:rPr>
              <w:t>Minimal Result</w:t>
            </w:r>
          </w:p>
        </w:tc>
        <w:tc>
          <w:tcPr>
            <w:tcW w:w="4329" w:type="pct"/>
            <w:vAlign w:val="center"/>
          </w:tcPr>
          <w:p w14:paraId="06050E4F" w14:textId="77777777" w:rsidR="00347910" w:rsidRPr="00CE081D" w:rsidRDefault="00347910" w:rsidP="00DE6851">
            <w:pPr>
              <w:spacing w:after="60"/>
              <w:ind w:left="23"/>
              <w:contextualSpacing/>
              <w:rPr>
                <w:rFonts w:ascii="Tahoma" w:hAnsi="Tahoma" w:cs="Tahoma"/>
              </w:rPr>
            </w:pPr>
            <w:r w:rsidRPr="00CE081D">
              <w:rPr>
                <w:rFonts w:ascii="Tahoma" w:hAnsi="Tahoma" w:cs="Tahoma"/>
              </w:rPr>
              <w:t>-</w:t>
            </w:r>
          </w:p>
        </w:tc>
      </w:tr>
      <w:tr w:rsidR="00347910" w:rsidRPr="00CE081D" w14:paraId="34DBE426" w14:textId="77777777" w:rsidTr="00DE6851">
        <w:trPr>
          <w:cantSplit/>
          <w:trHeight w:val="72"/>
          <w:tblHeader/>
        </w:trPr>
        <w:tc>
          <w:tcPr>
            <w:tcW w:w="671" w:type="pct"/>
            <w:shd w:val="clear" w:color="auto" w:fill="D9D9D9" w:themeFill="background1" w:themeFillShade="D9"/>
            <w:vAlign w:val="center"/>
          </w:tcPr>
          <w:p w14:paraId="7EC1F046" w14:textId="77777777" w:rsidR="00347910" w:rsidRPr="00CE081D" w:rsidRDefault="00347910" w:rsidP="00DE6851">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3971180E" w14:textId="77777777" w:rsidR="00347910" w:rsidRPr="00CE081D" w:rsidRDefault="00EC2793" w:rsidP="000B23E1">
            <w:pPr>
              <w:pStyle w:val="ListParagraph"/>
              <w:numPr>
                <w:ilvl w:val="0"/>
                <w:numId w:val="17"/>
              </w:numPr>
              <w:spacing w:after="60"/>
              <w:contextualSpacing/>
              <w:rPr>
                <w:rFonts w:ascii="Tahoma" w:hAnsi="Tahoma" w:cs="Tahoma"/>
              </w:rPr>
            </w:pPr>
            <w:r w:rsidRPr="00CE081D">
              <w:rPr>
                <w:rFonts w:ascii="Tahoma" w:hAnsi="Tahoma" w:cs="Tahoma"/>
              </w:rPr>
              <w:t>Username or password invalid</w:t>
            </w:r>
          </w:p>
          <w:p w14:paraId="652BE758" w14:textId="77777777" w:rsidR="00EC2793" w:rsidRPr="00CE081D" w:rsidRDefault="00EC2793" w:rsidP="000B23E1">
            <w:pPr>
              <w:pStyle w:val="ListParagraph"/>
              <w:numPr>
                <w:ilvl w:val="0"/>
                <w:numId w:val="17"/>
              </w:numPr>
              <w:spacing w:after="60"/>
              <w:contextualSpacing/>
              <w:rPr>
                <w:rFonts w:ascii="Tahoma" w:hAnsi="Tahoma" w:cs="Tahoma"/>
              </w:rPr>
            </w:pPr>
            <w:r w:rsidRPr="00CE081D">
              <w:rPr>
                <w:rFonts w:ascii="Tahoma" w:hAnsi="Tahoma" w:cs="Tahoma"/>
              </w:rPr>
              <w:t>Username already used</w:t>
            </w:r>
          </w:p>
          <w:p w14:paraId="712BB56C" w14:textId="7D23BFA8" w:rsidR="00EC2793" w:rsidRPr="00CE081D" w:rsidRDefault="00EC2793" w:rsidP="000B23E1">
            <w:pPr>
              <w:pStyle w:val="ListParagraph"/>
              <w:numPr>
                <w:ilvl w:val="0"/>
                <w:numId w:val="17"/>
              </w:numPr>
              <w:spacing w:after="60"/>
              <w:contextualSpacing/>
              <w:rPr>
                <w:rFonts w:ascii="Tahoma" w:hAnsi="Tahoma" w:cs="Tahoma"/>
              </w:rPr>
            </w:pPr>
            <w:r w:rsidRPr="00CE081D">
              <w:rPr>
                <w:rFonts w:ascii="Tahoma" w:hAnsi="Tahoma" w:cs="Tahoma"/>
              </w:rPr>
              <w:t>Service unavailable, please contact your administrator”</w:t>
            </w:r>
          </w:p>
        </w:tc>
      </w:tr>
      <w:tr w:rsidR="00347910" w:rsidRPr="00CE081D" w14:paraId="70037692" w14:textId="77777777" w:rsidTr="00DE6851">
        <w:trPr>
          <w:cantSplit/>
          <w:trHeight w:val="72"/>
          <w:tblHeader/>
        </w:trPr>
        <w:tc>
          <w:tcPr>
            <w:tcW w:w="671" w:type="pct"/>
            <w:shd w:val="clear" w:color="auto" w:fill="D9D9D9" w:themeFill="background1" w:themeFillShade="D9"/>
            <w:vAlign w:val="center"/>
          </w:tcPr>
          <w:p w14:paraId="72CC5FA4" w14:textId="605703F1" w:rsidR="00347910" w:rsidRPr="00CE081D" w:rsidRDefault="00347910" w:rsidP="00DE6851">
            <w:pPr>
              <w:rPr>
                <w:rFonts w:ascii="Tahoma" w:hAnsi="Tahoma" w:cs="Tahoma"/>
                <w:b/>
                <w:iCs/>
              </w:rPr>
            </w:pPr>
            <w:r w:rsidRPr="00CE081D">
              <w:rPr>
                <w:rFonts w:ascii="Tahoma" w:hAnsi="Tahoma" w:cs="Tahoma"/>
                <w:b/>
                <w:iCs/>
              </w:rPr>
              <w:lastRenderedPageBreak/>
              <w:t>UI Image</w:t>
            </w:r>
          </w:p>
        </w:tc>
        <w:tc>
          <w:tcPr>
            <w:tcW w:w="4329" w:type="pct"/>
            <w:vAlign w:val="center"/>
          </w:tcPr>
          <w:p w14:paraId="257E0E9D" w14:textId="45E92CD3" w:rsidR="00347910" w:rsidRPr="00CE081D" w:rsidRDefault="00EC2793" w:rsidP="00DE6851">
            <w:pPr>
              <w:spacing w:after="60"/>
              <w:contextualSpacing/>
              <w:jc w:val="center"/>
              <w:rPr>
                <w:rFonts w:ascii="Tahoma" w:hAnsi="Tahoma" w:cs="Tahoma"/>
              </w:rPr>
            </w:pPr>
            <w:r w:rsidRPr="00CE081D">
              <w:rPr>
                <w:rFonts w:ascii="Tahoma" w:hAnsi="Tahoma" w:cs="Tahoma"/>
                <w:noProof/>
              </w:rPr>
              <w:drawing>
                <wp:inline distT="0" distB="0" distL="0" distR="0" wp14:anchorId="1D697C83" wp14:editId="2FAB07BF">
                  <wp:extent cx="2025000" cy="3600000"/>
                  <wp:effectExtent l="0" t="0" r="762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25000" cy="3600000"/>
                          </a:xfrm>
                          <a:prstGeom prst="rect">
                            <a:avLst/>
                          </a:prstGeom>
                        </pic:spPr>
                      </pic:pic>
                    </a:graphicData>
                  </a:graphic>
                </wp:inline>
              </w:drawing>
            </w:r>
          </w:p>
        </w:tc>
      </w:tr>
      <w:tr w:rsidR="00347910" w:rsidRPr="00CE081D" w14:paraId="28920CE8" w14:textId="77777777" w:rsidTr="00DE6851">
        <w:trPr>
          <w:cantSplit/>
          <w:trHeight w:val="72"/>
          <w:tblHeader/>
        </w:trPr>
        <w:tc>
          <w:tcPr>
            <w:tcW w:w="671" w:type="pct"/>
            <w:shd w:val="clear" w:color="auto" w:fill="D9D9D9" w:themeFill="background1" w:themeFillShade="D9"/>
            <w:vAlign w:val="center"/>
          </w:tcPr>
          <w:p w14:paraId="4FE8C190" w14:textId="77777777" w:rsidR="00347910" w:rsidRPr="00CE081D" w:rsidRDefault="00347910" w:rsidP="00DE6851">
            <w:pPr>
              <w:rPr>
                <w:rFonts w:ascii="Tahoma" w:hAnsi="Tahoma" w:cs="Tahoma"/>
                <w:b/>
                <w:iCs/>
              </w:rPr>
            </w:pPr>
            <w:r w:rsidRPr="00CE081D">
              <w:rPr>
                <w:rFonts w:ascii="Tahoma" w:hAnsi="Tahoma" w:cs="Tahoma"/>
                <w:b/>
                <w:iCs/>
              </w:rPr>
              <w:t>Frequency of Usage</w:t>
            </w:r>
          </w:p>
        </w:tc>
        <w:tc>
          <w:tcPr>
            <w:tcW w:w="4329" w:type="pct"/>
            <w:vAlign w:val="center"/>
          </w:tcPr>
          <w:p w14:paraId="2F569B56" w14:textId="0A25C70A" w:rsidR="00347910" w:rsidRPr="00CE081D" w:rsidRDefault="00EC2793" w:rsidP="00DE6851">
            <w:pPr>
              <w:spacing w:after="60"/>
              <w:contextualSpacing/>
              <w:rPr>
                <w:rFonts w:ascii="Tahoma" w:hAnsi="Tahoma" w:cs="Tahoma"/>
              </w:rPr>
            </w:pPr>
            <w:r w:rsidRPr="00CE081D">
              <w:rPr>
                <w:rFonts w:ascii="Tahoma" w:hAnsi="Tahoma" w:cs="Tahoma"/>
              </w:rPr>
              <w:t>Often</w:t>
            </w:r>
          </w:p>
        </w:tc>
      </w:tr>
      <w:tr w:rsidR="00347910" w:rsidRPr="00CE081D" w14:paraId="18B48800" w14:textId="77777777" w:rsidTr="00720864">
        <w:trPr>
          <w:cantSplit/>
          <w:trHeight w:val="453"/>
          <w:tblHeader/>
        </w:trPr>
        <w:tc>
          <w:tcPr>
            <w:tcW w:w="671" w:type="pct"/>
            <w:shd w:val="clear" w:color="auto" w:fill="D9D9D9" w:themeFill="background1" w:themeFillShade="D9"/>
            <w:vAlign w:val="center"/>
          </w:tcPr>
          <w:p w14:paraId="0605F1E2" w14:textId="77777777" w:rsidR="00347910" w:rsidRPr="00CE081D" w:rsidRDefault="00347910" w:rsidP="00DE6851">
            <w:pPr>
              <w:rPr>
                <w:rFonts w:ascii="Tahoma" w:hAnsi="Tahoma" w:cs="Tahoma"/>
                <w:b/>
                <w:iCs/>
              </w:rPr>
            </w:pPr>
            <w:r w:rsidRPr="00CE081D">
              <w:rPr>
                <w:rFonts w:ascii="Tahoma" w:hAnsi="Tahoma" w:cs="Tahoma"/>
                <w:b/>
                <w:iCs/>
              </w:rPr>
              <w:t>Notes</w:t>
            </w:r>
          </w:p>
        </w:tc>
        <w:tc>
          <w:tcPr>
            <w:tcW w:w="4329" w:type="pct"/>
            <w:vAlign w:val="center"/>
          </w:tcPr>
          <w:p w14:paraId="596E241A" w14:textId="77777777" w:rsidR="00720864" w:rsidRPr="00CE081D" w:rsidRDefault="00EC2793" w:rsidP="00EC2793">
            <w:pPr>
              <w:spacing w:after="60"/>
              <w:contextualSpacing/>
              <w:rPr>
                <w:rFonts w:ascii="Tahoma" w:hAnsi="Tahoma" w:cs="Tahoma"/>
              </w:rPr>
            </w:pPr>
            <w:r w:rsidRPr="00CE081D">
              <w:rPr>
                <w:rFonts w:ascii="Tahoma" w:hAnsi="Tahoma" w:cs="Tahoma"/>
              </w:rPr>
              <w:t xml:space="preserve">API used for this use case is </w:t>
            </w:r>
            <w:r w:rsidR="00720864" w:rsidRPr="00CE081D">
              <w:rPr>
                <w:rFonts w:ascii="Tahoma" w:hAnsi="Tahoma" w:cs="Tahoma"/>
              </w:rPr>
              <w:t>:</w:t>
            </w:r>
          </w:p>
          <w:p w14:paraId="7DCBADDE" w14:textId="7979AC5A" w:rsidR="00347910" w:rsidRPr="00CE081D" w:rsidRDefault="00EC2793" w:rsidP="00EC2793">
            <w:pPr>
              <w:spacing w:after="60"/>
              <w:contextualSpacing/>
              <w:rPr>
                <w:rFonts w:ascii="Tahoma" w:hAnsi="Tahoma" w:cs="Tahoma"/>
              </w:rPr>
            </w:pPr>
            <w:r w:rsidRPr="00CE081D">
              <w:rPr>
                <w:rFonts w:ascii="Tahoma" w:hAnsi="Tahoma" w:cs="Tahoma"/>
              </w:rPr>
              <w:t>login(</w:t>
            </w:r>
            <w:r w:rsidR="006C0D30" w:rsidRPr="00CE081D">
              <w:rPr>
                <w:rFonts w:ascii="Tahoma" w:hAnsi="Tahoma" w:cs="Tahoma"/>
              </w:rPr>
              <w:t xml:space="preserve">username, password, </w:t>
            </w:r>
            <w:proofErr w:type="spellStart"/>
            <w:r w:rsidR="006C0D30" w:rsidRPr="00CE081D">
              <w:rPr>
                <w:rFonts w:ascii="Tahoma" w:hAnsi="Tahoma" w:cs="Tahoma"/>
              </w:rPr>
              <w:t>apkVersion</w:t>
            </w:r>
            <w:proofErr w:type="spellEnd"/>
            <w:r w:rsidR="006C0D30" w:rsidRPr="00CE081D">
              <w:rPr>
                <w:rFonts w:ascii="Tahoma" w:hAnsi="Tahoma" w:cs="Tahoma"/>
              </w:rPr>
              <w:t xml:space="preserve">, </w:t>
            </w:r>
            <w:proofErr w:type="spellStart"/>
            <w:r w:rsidR="006C0D30" w:rsidRPr="00CE081D">
              <w:rPr>
                <w:rFonts w:ascii="Tahoma" w:hAnsi="Tahoma" w:cs="Tahoma"/>
              </w:rPr>
              <w:t>deviceToken</w:t>
            </w:r>
            <w:proofErr w:type="spellEnd"/>
            <w:r w:rsidRPr="00CE081D">
              <w:rPr>
                <w:rFonts w:ascii="Tahoma" w:hAnsi="Tahoma" w:cs="Tahoma"/>
              </w:rPr>
              <w:t>)</w:t>
            </w:r>
          </w:p>
          <w:p w14:paraId="6ABA614D" w14:textId="77777777" w:rsidR="006C0D30" w:rsidRPr="00CE081D" w:rsidRDefault="006C0D30" w:rsidP="000B23E1">
            <w:pPr>
              <w:pStyle w:val="ListParagraph"/>
              <w:numPr>
                <w:ilvl w:val="0"/>
                <w:numId w:val="18"/>
              </w:numPr>
              <w:spacing w:after="60"/>
              <w:contextualSpacing/>
              <w:rPr>
                <w:rFonts w:ascii="Tahoma" w:hAnsi="Tahoma" w:cs="Tahoma"/>
              </w:rPr>
            </w:pPr>
            <w:r w:rsidRPr="00CE081D">
              <w:rPr>
                <w:rFonts w:ascii="Tahoma" w:hAnsi="Tahoma" w:cs="Tahoma"/>
              </w:rPr>
              <w:t>username(String) : username of user</w:t>
            </w:r>
          </w:p>
          <w:p w14:paraId="57A731FB" w14:textId="77777777" w:rsidR="006C0D30" w:rsidRPr="00CE081D" w:rsidRDefault="006C0D30" w:rsidP="000B23E1">
            <w:pPr>
              <w:pStyle w:val="ListParagraph"/>
              <w:numPr>
                <w:ilvl w:val="0"/>
                <w:numId w:val="18"/>
              </w:numPr>
              <w:spacing w:after="60"/>
              <w:contextualSpacing/>
              <w:rPr>
                <w:rFonts w:ascii="Tahoma" w:hAnsi="Tahoma" w:cs="Tahoma"/>
              </w:rPr>
            </w:pPr>
            <w:r w:rsidRPr="00CE081D">
              <w:rPr>
                <w:rFonts w:ascii="Tahoma" w:hAnsi="Tahoma" w:cs="Tahoma"/>
              </w:rPr>
              <w:t>password(String) : password of user hashed by md5 algorithm</w:t>
            </w:r>
          </w:p>
          <w:p w14:paraId="4E31214E" w14:textId="77777777" w:rsidR="006C0D30" w:rsidRPr="00CE081D" w:rsidRDefault="006C0D30" w:rsidP="000B23E1">
            <w:pPr>
              <w:pStyle w:val="ListParagraph"/>
              <w:numPr>
                <w:ilvl w:val="0"/>
                <w:numId w:val="18"/>
              </w:numPr>
              <w:spacing w:after="60"/>
              <w:contextualSpacing/>
              <w:rPr>
                <w:rFonts w:ascii="Tahoma" w:hAnsi="Tahoma" w:cs="Tahoma"/>
              </w:rPr>
            </w:pPr>
            <w:proofErr w:type="spellStart"/>
            <w:r w:rsidRPr="00CE081D">
              <w:rPr>
                <w:rFonts w:ascii="Tahoma" w:hAnsi="Tahoma" w:cs="Tahoma"/>
              </w:rPr>
              <w:t>apkVersion</w:t>
            </w:r>
            <w:proofErr w:type="spellEnd"/>
            <w:r w:rsidRPr="00CE081D">
              <w:rPr>
                <w:rFonts w:ascii="Tahoma" w:hAnsi="Tahoma" w:cs="Tahoma"/>
              </w:rPr>
              <w:t xml:space="preserve">(String) : </w:t>
            </w:r>
            <w:proofErr w:type="spellStart"/>
            <w:r w:rsidRPr="00CE081D">
              <w:rPr>
                <w:rFonts w:ascii="Tahoma" w:hAnsi="Tahoma" w:cs="Tahoma"/>
              </w:rPr>
              <w:t>apk</w:t>
            </w:r>
            <w:proofErr w:type="spellEnd"/>
            <w:r w:rsidRPr="00CE081D">
              <w:rPr>
                <w:rFonts w:ascii="Tahoma" w:hAnsi="Tahoma" w:cs="Tahoma"/>
              </w:rPr>
              <w:t xml:space="preserve"> version of current application</w:t>
            </w:r>
          </w:p>
          <w:p w14:paraId="5AAB7CF7" w14:textId="277A5B73" w:rsidR="003627EE" w:rsidRPr="00CE081D" w:rsidRDefault="006C0D30" w:rsidP="000B23E1">
            <w:pPr>
              <w:pStyle w:val="ListParagraph"/>
              <w:numPr>
                <w:ilvl w:val="0"/>
                <w:numId w:val="18"/>
              </w:numPr>
              <w:spacing w:after="60"/>
              <w:contextualSpacing/>
              <w:rPr>
                <w:rFonts w:ascii="Tahoma" w:hAnsi="Tahoma" w:cs="Tahoma"/>
              </w:rPr>
            </w:pPr>
            <w:proofErr w:type="spellStart"/>
            <w:r w:rsidRPr="00CE081D">
              <w:rPr>
                <w:rFonts w:ascii="Tahoma" w:hAnsi="Tahoma" w:cs="Tahoma"/>
              </w:rPr>
              <w:t>deviceT</w:t>
            </w:r>
            <w:r w:rsidR="004979BD" w:rsidRPr="00CE081D">
              <w:rPr>
                <w:rFonts w:ascii="Tahoma" w:hAnsi="Tahoma" w:cs="Tahoma"/>
              </w:rPr>
              <w:t>oken</w:t>
            </w:r>
            <w:proofErr w:type="spellEnd"/>
            <w:r w:rsidR="004979BD" w:rsidRPr="00CE081D">
              <w:rPr>
                <w:rFonts w:ascii="Tahoma" w:hAnsi="Tahoma" w:cs="Tahoma"/>
              </w:rPr>
              <w:t xml:space="preserve">(String) : </w:t>
            </w:r>
            <w:r w:rsidR="003627EE" w:rsidRPr="00CE081D">
              <w:rPr>
                <w:rFonts w:ascii="Tahoma" w:hAnsi="Tahoma" w:cs="Tahoma"/>
              </w:rPr>
              <w:t>push notification token</w:t>
            </w:r>
          </w:p>
          <w:p w14:paraId="7FE5EF56" w14:textId="77777777" w:rsidR="003627EE" w:rsidRPr="00CE081D" w:rsidRDefault="003627EE" w:rsidP="00EC2793">
            <w:pPr>
              <w:spacing w:after="60"/>
              <w:contextualSpacing/>
              <w:rPr>
                <w:rFonts w:ascii="Tahoma" w:hAnsi="Tahoma" w:cs="Tahoma"/>
              </w:rPr>
            </w:pPr>
            <w:r w:rsidRPr="00CE081D">
              <w:rPr>
                <w:rFonts w:ascii="Tahoma" w:hAnsi="Tahoma" w:cs="Tahoma"/>
              </w:rPr>
              <w:t>and the response will be :</w:t>
            </w:r>
          </w:p>
          <w:p w14:paraId="1C130333" w14:textId="51856343" w:rsidR="003627EE" w:rsidRPr="00CE081D" w:rsidRDefault="003627EE" w:rsidP="000B23E1">
            <w:pPr>
              <w:pStyle w:val="ListParagraph"/>
              <w:numPr>
                <w:ilvl w:val="0"/>
                <w:numId w:val="19"/>
              </w:numPr>
              <w:spacing w:after="60"/>
              <w:contextualSpacing/>
              <w:rPr>
                <w:rFonts w:ascii="Tahoma" w:hAnsi="Tahoma" w:cs="Tahoma"/>
              </w:rPr>
            </w:pPr>
            <w:proofErr w:type="spellStart"/>
            <w:r w:rsidRPr="00CE081D">
              <w:rPr>
                <w:rFonts w:ascii="Tahoma" w:hAnsi="Tahoma" w:cs="Tahoma"/>
              </w:rPr>
              <w:t>statusCode</w:t>
            </w:r>
            <w:proofErr w:type="spellEnd"/>
            <w:r w:rsidRPr="00CE081D">
              <w:rPr>
                <w:rFonts w:ascii="Tahoma" w:hAnsi="Tahoma" w:cs="Tahoma"/>
              </w:rPr>
              <w:t>(String) : “OK” / “ERROR”</w:t>
            </w:r>
          </w:p>
          <w:p w14:paraId="053DDF4E" w14:textId="77777777" w:rsidR="003627EE" w:rsidRPr="00CE081D" w:rsidRDefault="003627EE" w:rsidP="000B23E1">
            <w:pPr>
              <w:pStyle w:val="ListParagraph"/>
              <w:numPr>
                <w:ilvl w:val="0"/>
                <w:numId w:val="19"/>
              </w:numPr>
              <w:spacing w:after="60"/>
              <w:contextualSpacing/>
              <w:rPr>
                <w:rFonts w:ascii="Tahoma" w:hAnsi="Tahoma" w:cs="Tahoma"/>
              </w:rPr>
            </w:pPr>
            <w:proofErr w:type="spellStart"/>
            <w:r w:rsidRPr="00CE081D">
              <w:rPr>
                <w:rFonts w:ascii="Tahoma" w:hAnsi="Tahoma" w:cs="Tahoma"/>
              </w:rPr>
              <w:t>statusMessage</w:t>
            </w:r>
            <w:proofErr w:type="spellEnd"/>
            <w:r w:rsidRPr="00CE081D">
              <w:rPr>
                <w:rFonts w:ascii="Tahoma" w:hAnsi="Tahoma" w:cs="Tahoma"/>
              </w:rPr>
              <w:t>(String)</w:t>
            </w:r>
          </w:p>
          <w:p w14:paraId="31AC7546" w14:textId="77777777" w:rsidR="003627EE" w:rsidRPr="00CE081D" w:rsidRDefault="003627EE" w:rsidP="000B23E1">
            <w:pPr>
              <w:pStyle w:val="ListParagraph"/>
              <w:numPr>
                <w:ilvl w:val="0"/>
                <w:numId w:val="19"/>
              </w:numPr>
              <w:spacing w:after="60"/>
              <w:contextualSpacing/>
              <w:rPr>
                <w:rFonts w:ascii="Tahoma" w:hAnsi="Tahoma" w:cs="Tahoma"/>
              </w:rPr>
            </w:pPr>
            <w:proofErr w:type="spellStart"/>
            <w:r w:rsidRPr="00CE081D">
              <w:rPr>
                <w:rFonts w:ascii="Tahoma" w:hAnsi="Tahoma" w:cs="Tahoma"/>
              </w:rPr>
              <w:t>displayName</w:t>
            </w:r>
            <w:proofErr w:type="spellEnd"/>
            <w:r w:rsidRPr="00CE081D">
              <w:rPr>
                <w:rFonts w:ascii="Tahoma" w:hAnsi="Tahoma" w:cs="Tahoma"/>
              </w:rPr>
              <w:t>(String)</w:t>
            </w:r>
          </w:p>
          <w:p w14:paraId="065EAB17" w14:textId="5F429A8F" w:rsidR="003627EE" w:rsidRPr="00CE081D" w:rsidRDefault="003627EE" w:rsidP="000B23E1">
            <w:pPr>
              <w:pStyle w:val="ListParagraph"/>
              <w:numPr>
                <w:ilvl w:val="0"/>
                <w:numId w:val="19"/>
              </w:numPr>
              <w:spacing w:after="60"/>
              <w:contextualSpacing/>
              <w:rPr>
                <w:rFonts w:ascii="Tahoma" w:hAnsi="Tahoma" w:cs="Tahoma"/>
              </w:rPr>
            </w:pPr>
            <w:r w:rsidRPr="00CE081D">
              <w:rPr>
                <w:rFonts w:ascii="Tahoma" w:hAnsi="Tahoma" w:cs="Tahoma"/>
              </w:rPr>
              <w:t>token(String)</w:t>
            </w:r>
            <w:r w:rsidR="00A90029" w:rsidRPr="00CE081D">
              <w:rPr>
                <w:rFonts w:ascii="Tahoma" w:hAnsi="Tahoma" w:cs="Tahoma"/>
              </w:rPr>
              <w:t xml:space="preserve"> : user authentication token</w:t>
            </w:r>
          </w:p>
          <w:p w14:paraId="4CB44CBA" w14:textId="77777777" w:rsidR="003627EE" w:rsidRPr="00CE081D" w:rsidRDefault="003627EE" w:rsidP="000B23E1">
            <w:pPr>
              <w:pStyle w:val="ListParagraph"/>
              <w:numPr>
                <w:ilvl w:val="0"/>
                <w:numId w:val="19"/>
              </w:numPr>
              <w:spacing w:after="60"/>
              <w:contextualSpacing/>
              <w:rPr>
                <w:rFonts w:ascii="Tahoma" w:hAnsi="Tahoma" w:cs="Tahoma"/>
              </w:rPr>
            </w:pPr>
            <w:proofErr w:type="spellStart"/>
            <w:r w:rsidRPr="00CE081D">
              <w:rPr>
                <w:rFonts w:ascii="Tahoma" w:hAnsi="Tahoma" w:cs="Tahoma"/>
              </w:rPr>
              <w:t>phoneNumber</w:t>
            </w:r>
            <w:proofErr w:type="spellEnd"/>
            <w:r w:rsidRPr="00CE081D">
              <w:rPr>
                <w:rFonts w:ascii="Tahoma" w:hAnsi="Tahoma" w:cs="Tahoma"/>
              </w:rPr>
              <w:t>(String)</w:t>
            </w:r>
          </w:p>
          <w:p w14:paraId="551B706A" w14:textId="0492937A" w:rsidR="003627EE" w:rsidRPr="00CE081D" w:rsidRDefault="003627EE" w:rsidP="000B23E1">
            <w:pPr>
              <w:pStyle w:val="ListParagraph"/>
              <w:numPr>
                <w:ilvl w:val="0"/>
                <w:numId w:val="19"/>
              </w:numPr>
              <w:spacing w:after="60"/>
              <w:contextualSpacing/>
              <w:rPr>
                <w:rFonts w:ascii="Tahoma" w:hAnsi="Tahoma" w:cs="Tahoma"/>
              </w:rPr>
            </w:pPr>
            <w:r w:rsidRPr="00CE081D">
              <w:rPr>
                <w:rFonts w:ascii="Tahoma" w:hAnsi="Tahoma" w:cs="Tahoma"/>
              </w:rPr>
              <w:t>email(String)</w:t>
            </w:r>
          </w:p>
        </w:tc>
      </w:tr>
    </w:tbl>
    <w:p w14:paraId="60D21448" w14:textId="6FA02AA0" w:rsidR="00347910" w:rsidRPr="00CE081D" w:rsidRDefault="00347910" w:rsidP="00347910">
      <w:pPr>
        <w:rPr>
          <w:rFonts w:ascii="Tahoma" w:hAnsi="Tahoma" w:cs="Tahoma"/>
        </w:rPr>
      </w:pPr>
    </w:p>
    <w:p w14:paraId="1B55FCED" w14:textId="731C3EE6" w:rsidR="00626E1F" w:rsidRPr="00CE081D" w:rsidRDefault="006C0D30" w:rsidP="00626E1F">
      <w:pPr>
        <w:pStyle w:val="Heading3"/>
        <w:rPr>
          <w:rFonts w:ascii="Tahoma" w:hAnsi="Tahoma" w:cs="Tahoma"/>
        </w:rPr>
      </w:pPr>
      <w:bookmarkStart w:id="87" w:name="_Toc465763567"/>
      <w:r w:rsidRPr="00CE081D">
        <w:rPr>
          <w:rFonts w:ascii="Tahoma" w:hAnsi="Tahoma" w:cs="Tahoma"/>
        </w:rPr>
        <w:t>Update device token</w:t>
      </w:r>
      <w:bookmarkEnd w:id="87"/>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626E1F" w:rsidRPr="00CE081D" w14:paraId="5187A5C0" w14:textId="77777777" w:rsidTr="00DE6851">
        <w:trPr>
          <w:cantSplit/>
          <w:trHeight w:val="72"/>
          <w:tblHeader/>
        </w:trPr>
        <w:tc>
          <w:tcPr>
            <w:tcW w:w="671" w:type="pct"/>
            <w:shd w:val="clear" w:color="auto" w:fill="D9D9D9" w:themeFill="background1" w:themeFillShade="D9"/>
            <w:vAlign w:val="center"/>
          </w:tcPr>
          <w:p w14:paraId="4CD4CD8A" w14:textId="77777777" w:rsidR="00626E1F" w:rsidRPr="00CE081D" w:rsidRDefault="00626E1F" w:rsidP="00DE6851">
            <w:pPr>
              <w:rPr>
                <w:rFonts w:ascii="Tahoma" w:hAnsi="Tahoma" w:cs="Tahoma"/>
                <w:b/>
                <w:iCs/>
              </w:rPr>
            </w:pPr>
            <w:r w:rsidRPr="00CE081D">
              <w:rPr>
                <w:rFonts w:ascii="Tahoma" w:hAnsi="Tahoma" w:cs="Tahoma"/>
                <w:b/>
              </w:rPr>
              <w:t>UC ID</w:t>
            </w:r>
          </w:p>
        </w:tc>
        <w:tc>
          <w:tcPr>
            <w:tcW w:w="4329" w:type="pct"/>
            <w:vAlign w:val="center"/>
          </w:tcPr>
          <w:p w14:paraId="1ADDFEE0" w14:textId="39ACA808" w:rsidR="00626E1F" w:rsidRPr="00CE081D" w:rsidRDefault="00626E1F" w:rsidP="00DE6851">
            <w:pPr>
              <w:spacing w:after="60"/>
              <w:contextualSpacing/>
              <w:rPr>
                <w:rFonts w:ascii="Tahoma" w:hAnsi="Tahoma" w:cs="Tahoma"/>
                <w:iCs/>
              </w:rPr>
            </w:pPr>
            <w:r w:rsidRPr="00CE081D">
              <w:rPr>
                <w:rFonts w:ascii="Tahoma" w:hAnsi="Tahoma" w:cs="Tahoma"/>
                <w:iCs/>
              </w:rPr>
              <w:t>UC-</w:t>
            </w:r>
            <w:r w:rsidR="00AE2B84" w:rsidRPr="00CE081D">
              <w:rPr>
                <w:rFonts w:ascii="Tahoma" w:hAnsi="Tahoma" w:cs="Tahoma"/>
                <w:iCs/>
              </w:rPr>
              <w:t>3</w:t>
            </w:r>
          </w:p>
        </w:tc>
      </w:tr>
      <w:tr w:rsidR="00626E1F" w:rsidRPr="00CE081D" w14:paraId="1BFFBAA7" w14:textId="77777777" w:rsidTr="00DE6851">
        <w:trPr>
          <w:cantSplit/>
          <w:trHeight w:val="72"/>
          <w:tblHeader/>
        </w:trPr>
        <w:tc>
          <w:tcPr>
            <w:tcW w:w="671" w:type="pct"/>
            <w:shd w:val="clear" w:color="auto" w:fill="D9D9D9" w:themeFill="background1" w:themeFillShade="D9"/>
            <w:vAlign w:val="center"/>
          </w:tcPr>
          <w:p w14:paraId="5BEE9070" w14:textId="77777777" w:rsidR="00626E1F" w:rsidRPr="00CE081D" w:rsidRDefault="00626E1F" w:rsidP="00DE6851">
            <w:pPr>
              <w:rPr>
                <w:rFonts w:ascii="Tahoma" w:hAnsi="Tahoma" w:cs="Tahoma"/>
                <w:b/>
                <w:iCs/>
              </w:rPr>
            </w:pPr>
            <w:r w:rsidRPr="00CE081D">
              <w:rPr>
                <w:rFonts w:ascii="Tahoma" w:hAnsi="Tahoma" w:cs="Tahoma"/>
                <w:b/>
                <w:iCs/>
              </w:rPr>
              <w:t>Description</w:t>
            </w:r>
          </w:p>
        </w:tc>
        <w:tc>
          <w:tcPr>
            <w:tcW w:w="4329" w:type="pct"/>
            <w:vAlign w:val="center"/>
          </w:tcPr>
          <w:p w14:paraId="6A2802C9" w14:textId="4D5CD32F" w:rsidR="00626E1F" w:rsidRPr="00CE081D" w:rsidRDefault="00626E1F" w:rsidP="00AE2B84">
            <w:pPr>
              <w:spacing w:after="60"/>
              <w:contextualSpacing/>
              <w:rPr>
                <w:rFonts w:ascii="Tahoma" w:hAnsi="Tahoma" w:cs="Tahoma"/>
              </w:rPr>
            </w:pPr>
            <w:r w:rsidRPr="00CE081D">
              <w:rPr>
                <w:rFonts w:ascii="Tahoma" w:hAnsi="Tahoma" w:cs="Tahoma"/>
              </w:rPr>
              <w:t xml:space="preserve">Use Case </w:t>
            </w:r>
            <w:r w:rsidR="00AE2B84" w:rsidRPr="00CE081D">
              <w:rPr>
                <w:rFonts w:ascii="Tahoma" w:hAnsi="Tahoma" w:cs="Tahoma"/>
              </w:rPr>
              <w:t>for updating device token (push notification token)</w:t>
            </w:r>
          </w:p>
        </w:tc>
      </w:tr>
      <w:tr w:rsidR="00626E1F" w:rsidRPr="00CE081D" w14:paraId="383C2EFC" w14:textId="77777777" w:rsidTr="00DE6851">
        <w:trPr>
          <w:cantSplit/>
          <w:trHeight w:val="72"/>
          <w:tblHeader/>
        </w:trPr>
        <w:tc>
          <w:tcPr>
            <w:tcW w:w="671" w:type="pct"/>
            <w:shd w:val="clear" w:color="auto" w:fill="D9D9D9" w:themeFill="background1" w:themeFillShade="D9"/>
            <w:vAlign w:val="center"/>
          </w:tcPr>
          <w:p w14:paraId="3CA86625" w14:textId="77777777" w:rsidR="00626E1F" w:rsidRPr="00CE081D" w:rsidRDefault="00626E1F" w:rsidP="00DE6851">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23636C3D" w14:textId="22FFF364" w:rsidR="00626E1F" w:rsidRPr="00CE081D" w:rsidRDefault="00626E1F" w:rsidP="00DE6851">
            <w:pPr>
              <w:spacing w:after="60"/>
              <w:contextualSpacing/>
              <w:rPr>
                <w:rFonts w:ascii="Tahoma" w:hAnsi="Tahoma" w:cs="Tahoma"/>
              </w:rPr>
            </w:pPr>
            <w:r w:rsidRPr="00CE081D">
              <w:rPr>
                <w:rFonts w:ascii="Tahoma" w:hAnsi="Tahoma" w:cs="Tahoma"/>
              </w:rPr>
              <w:t>FR-1</w:t>
            </w:r>
            <w:r w:rsidR="000F0024" w:rsidRPr="00CE081D">
              <w:rPr>
                <w:rFonts w:ascii="Tahoma" w:hAnsi="Tahoma" w:cs="Tahoma"/>
              </w:rPr>
              <w:t xml:space="preserve"> - The app shall has a capability to do user authentication from backend server</w:t>
            </w:r>
          </w:p>
        </w:tc>
      </w:tr>
      <w:tr w:rsidR="00626E1F" w:rsidRPr="00CE081D" w14:paraId="65D84FF1" w14:textId="77777777" w:rsidTr="00DE6851">
        <w:trPr>
          <w:cantSplit/>
          <w:trHeight w:val="72"/>
          <w:tblHeader/>
        </w:trPr>
        <w:tc>
          <w:tcPr>
            <w:tcW w:w="671" w:type="pct"/>
            <w:shd w:val="clear" w:color="auto" w:fill="D9D9D9" w:themeFill="background1" w:themeFillShade="D9"/>
            <w:vAlign w:val="center"/>
          </w:tcPr>
          <w:p w14:paraId="77E356AE" w14:textId="77777777" w:rsidR="00626E1F" w:rsidRPr="00CE081D" w:rsidRDefault="00626E1F" w:rsidP="00DE6851">
            <w:pPr>
              <w:rPr>
                <w:rFonts w:ascii="Tahoma" w:hAnsi="Tahoma" w:cs="Tahoma"/>
                <w:b/>
                <w:iCs/>
              </w:rPr>
            </w:pPr>
            <w:r w:rsidRPr="00CE081D">
              <w:rPr>
                <w:rFonts w:ascii="Tahoma" w:hAnsi="Tahoma" w:cs="Tahoma"/>
                <w:b/>
                <w:iCs/>
              </w:rPr>
              <w:t>Actor</w:t>
            </w:r>
          </w:p>
        </w:tc>
        <w:tc>
          <w:tcPr>
            <w:tcW w:w="4329" w:type="pct"/>
            <w:vAlign w:val="center"/>
          </w:tcPr>
          <w:p w14:paraId="678148F2" w14:textId="197FCF51" w:rsidR="00626E1F" w:rsidRPr="00CE081D" w:rsidRDefault="0098350A" w:rsidP="00DE6851">
            <w:pPr>
              <w:spacing w:after="60"/>
              <w:contextualSpacing/>
              <w:rPr>
                <w:rFonts w:ascii="Tahoma" w:hAnsi="Tahoma" w:cs="Tahoma"/>
              </w:rPr>
            </w:pPr>
            <w:r w:rsidRPr="00CE081D">
              <w:rPr>
                <w:rFonts w:ascii="Tahoma" w:hAnsi="Tahoma" w:cs="Tahoma"/>
              </w:rPr>
              <w:t>Application</w:t>
            </w:r>
          </w:p>
        </w:tc>
      </w:tr>
      <w:tr w:rsidR="00626E1F" w:rsidRPr="00CE081D" w14:paraId="5A4FCFF4" w14:textId="77777777" w:rsidTr="00DE6851">
        <w:trPr>
          <w:cantSplit/>
          <w:trHeight w:val="550"/>
          <w:tblHeader/>
        </w:trPr>
        <w:tc>
          <w:tcPr>
            <w:tcW w:w="671" w:type="pct"/>
            <w:shd w:val="clear" w:color="auto" w:fill="D9D9D9" w:themeFill="background1" w:themeFillShade="D9"/>
            <w:vAlign w:val="center"/>
          </w:tcPr>
          <w:p w14:paraId="367FBD33" w14:textId="77777777" w:rsidR="00626E1F" w:rsidRPr="00CE081D" w:rsidRDefault="00626E1F" w:rsidP="00DE6851">
            <w:pPr>
              <w:rPr>
                <w:rFonts w:ascii="Tahoma" w:hAnsi="Tahoma" w:cs="Tahoma"/>
                <w:b/>
                <w:iCs/>
              </w:rPr>
            </w:pPr>
            <w:r w:rsidRPr="00CE081D">
              <w:rPr>
                <w:rFonts w:ascii="Tahoma" w:hAnsi="Tahoma" w:cs="Tahoma"/>
                <w:b/>
                <w:iCs/>
              </w:rPr>
              <w:t>Pre-Condition</w:t>
            </w:r>
          </w:p>
        </w:tc>
        <w:tc>
          <w:tcPr>
            <w:tcW w:w="4329" w:type="pct"/>
            <w:vAlign w:val="center"/>
          </w:tcPr>
          <w:p w14:paraId="00085274" w14:textId="16D0AE5B" w:rsidR="00626E1F" w:rsidRPr="00CE081D" w:rsidRDefault="00626E1F" w:rsidP="00AE2B84">
            <w:pPr>
              <w:spacing w:after="60"/>
              <w:contextualSpacing/>
              <w:rPr>
                <w:rFonts w:ascii="Tahoma" w:hAnsi="Tahoma" w:cs="Tahoma"/>
              </w:rPr>
            </w:pPr>
            <w:r w:rsidRPr="00CE081D">
              <w:rPr>
                <w:rFonts w:ascii="Tahoma" w:hAnsi="Tahoma" w:cs="Tahoma"/>
              </w:rPr>
              <w:t xml:space="preserve">User </w:t>
            </w:r>
            <w:r w:rsidR="00AE2B84" w:rsidRPr="00CE081D">
              <w:rPr>
                <w:rFonts w:ascii="Tahoma" w:hAnsi="Tahoma" w:cs="Tahoma"/>
              </w:rPr>
              <w:t>has passed UC-2</w:t>
            </w:r>
          </w:p>
        </w:tc>
      </w:tr>
      <w:tr w:rsidR="00626E1F" w:rsidRPr="00CE081D" w14:paraId="0867B7C6" w14:textId="77777777" w:rsidTr="00DE6851">
        <w:trPr>
          <w:cantSplit/>
          <w:trHeight w:val="72"/>
          <w:tblHeader/>
        </w:trPr>
        <w:tc>
          <w:tcPr>
            <w:tcW w:w="671" w:type="pct"/>
            <w:shd w:val="clear" w:color="auto" w:fill="D9D9D9" w:themeFill="background1" w:themeFillShade="D9"/>
            <w:vAlign w:val="center"/>
          </w:tcPr>
          <w:p w14:paraId="42E9BD1A" w14:textId="77777777" w:rsidR="00626E1F" w:rsidRPr="00CE081D" w:rsidRDefault="00626E1F" w:rsidP="00DE6851">
            <w:pPr>
              <w:rPr>
                <w:rFonts w:ascii="Tahoma" w:hAnsi="Tahoma" w:cs="Tahoma"/>
                <w:b/>
                <w:iCs/>
              </w:rPr>
            </w:pPr>
            <w:r w:rsidRPr="00CE081D">
              <w:rPr>
                <w:rFonts w:ascii="Tahoma" w:hAnsi="Tahoma" w:cs="Tahoma"/>
                <w:b/>
                <w:iCs/>
              </w:rPr>
              <w:t>Trigger</w:t>
            </w:r>
          </w:p>
        </w:tc>
        <w:tc>
          <w:tcPr>
            <w:tcW w:w="4329" w:type="pct"/>
            <w:vAlign w:val="center"/>
          </w:tcPr>
          <w:p w14:paraId="1C08606B" w14:textId="2BBC134D" w:rsidR="00626E1F" w:rsidRPr="00CE081D" w:rsidRDefault="00AE2B84" w:rsidP="00DE6851">
            <w:pPr>
              <w:spacing w:after="60"/>
              <w:contextualSpacing/>
              <w:rPr>
                <w:rFonts w:ascii="Tahoma" w:hAnsi="Tahoma" w:cs="Tahoma"/>
              </w:rPr>
            </w:pPr>
            <w:r w:rsidRPr="00CE081D">
              <w:rPr>
                <w:rFonts w:ascii="Tahoma" w:hAnsi="Tahoma" w:cs="Tahoma"/>
              </w:rPr>
              <w:t>UC-2</w:t>
            </w:r>
          </w:p>
        </w:tc>
      </w:tr>
      <w:tr w:rsidR="00626E1F" w:rsidRPr="00CE081D" w14:paraId="483151F8" w14:textId="77777777" w:rsidTr="00DE6851">
        <w:trPr>
          <w:cantSplit/>
          <w:trHeight w:val="72"/>
          <w:tblHeader/>
        </w:trPr>
        <w:tc>
          <w:tcPr>
            <w:tcW w:w="671" w:type="pct"/>
            <w:shd w:val="clear" w:color="auto" w:fill="D9D9D9" w:themeFill="background1" w:themeFillShade="D9"/>
            <w:vAlign w:val="center"/>
          </w:tcPr>
          <w:p w14:paraId="0E01E4AD" w14:textId="77777777" w:rsidR="00626E1F" w:rsidRPr="00CE081D" w:rsidRDefault="00626E1F" w:rsidP="00DE6851">
            <w:pPr>
              <w:rPr>
                <w:rFonts w:ascii="Tahoma" w:hAnsi="Tahoma" w:cs="Tahoma"/>
                <w:b/>
                <w:iCs/>
              </w:rPr>
            </w:pPr>
            <w:r w:rsidRPr="00CE081D">
              <w:rPr>
                <w:rFonts w:ascii="Tahoma" w:hAnsi="Tahoma" w:cs="Tahoma"/>
                <w:b/>
                <w:iCs/>
              </w:rPr>
              <w:lastRenderedPageBreak/>
              <w:t>Normal Scenarios</w:t>
            </w:r>
          </w:p>
        </w:tc>
        <w:tc>
          <w:tcPr>
            <w:tcW w:w="4329" w:type="pct"/>
            <w:vAlign w:val="center"/>
          </w:tcPr>
          <w:p w14:paraId="078E096B" w14:textId="2AED00C5" w:rsidR="00626E1F" w:rsidRPr="00CE081D" w:rsidRDefault="00A90029"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Application r</w:t>
            </w:r>
            <w:r w:rsidR="00AE2B84" w:rsidRPr="00CE081D">
              <w:rPr>
                <w:rFonts w:ascii="Tahoma" w:hAnsi="Tahoma" w:cs="Tahoma"/>
                <w:b w:val="0"/>
                <w:sz w:val="20"/>
                <w:szCs w:val="20"/>
              </w:rPr>
              <w:t>egister for push notification service to Firebase Cloud Messaging (FCM)</w:t>
            </w:r>
          </w:p>
          <w:p w14:paraId="1F4BDDC3" w14:textId="4FFDB7AD" w:rsidR="00AE2B84" w:rsidRPr="00CE081D" w:rsidRDefault="00360784"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FCM return device token (push notification token)</w:t>
            </w:r>
            <w:r w:rsidR="006C0D30" w:rsidRPr="00CE081D">
              <w:rPr>
                <w:rFonts w:ascii="Tahoma" w:hAnsi="Tahoma" w:cs="Tahoma"/>
                <w:b w:val="0"/>
                <w:sz w:val="20"/>
                <w:szCs w:val="20"/>
              </w:rPr>
              <w:t xml:space="preserve"> to application</w:t>
            </w:r>
          </w:p>
          <w:p w14:paraId="6D28F08A" w14:textId="614361BA" w:rsidR="00360784" w:rsidRPr="00CE081D" w:rsidRDefault="006C0D30"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 xml:space="preserve">Application </w:t>
            </w:r>
            <w:r w:rsidR="00A90029" w:rsidRPr="00CE081D">
              <w:rPr>
                <w:rFonts w:ascii="Tahoma" w:hAnsi="Tahoma" w:cs="Tahoma"/>
                <w:b w:val="0"/>
                <w:sz w:val="20"/>
                <w:szCs w:val="20"/>
              </w:rPr>
              <w:t>sends</w:t>
            </w:r>
            <w:r w:rsidRPr="00CE081D">
              <w:rPr>
                <w:rFonts w:ascii="Tahoma" w:hAnsi="Tahoma" w:cs="Tahoma"/>
                <w:b w:val="0"/>
                <w:sz w:val="20"/>
                <w:szCs w:val="20"/>
              </w:rPr>
              <w:t xml:space="preserve"> push notification token to backend</w:t>
            </w:r>
          </w:p>
          <w:p w14:paraId="6D5CE34F" w14:textId="71090671" w:rsidR="00A90029" w:rsidRPr="00CE081D" w:rsidRDefault="00A90029"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Backend sends operation status as API response</w:t>
            </w:r>
          </w:p>
          <w:p w14:paraId="276E2940" w14:textId="7028CCE8" w:rsidR="006C0D30" w:rsidRPr="00CE081D" w:rsidRDefault="006C0D30"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UC-4 will be triggered</w:t>
            </w:r>
          </w:p>
        </w:tc>
      </w:tr>
      <w:tr w:rsidR="00626E1F" w:rsidRPr="00CE081D" w14:paraId="74109341" w14:textId="77777777" w:rsidTr="00DE6851">
        <w:trPr>
          <w:cantSplit/>
          <w:trHeight w:val="72"/>
          <w:tblHeader/>
        </w:trPr>
        <w:tc>
          <w:tcPr>
            <w:tcW w:w="671" w:type="pct"/>
            <w:shd w:val="clear" w:color="auto" w:fill="D9D9D9" w:themeFill="background1" w:themeFillShade="D9"/>
            <w:vAlign w:val="center"/>
          </w:tcPr>
          <w:p w14:paraId="27226924" w14:textId="56A0C169" w:rsidR="00626E1F" w:rsidRPr="00CE081D" w:rsidRDefault="00626E1F" w:rsidP="00DE6851">
            <w:pPr>
              <w:rPr>
                <w:rFonts w:ascii="Tahoma" w:hAnsi="Tahoma" w:cs="Tahoma"/>
                <w:b/>
                <w:iCs/>
              </w:rPr>
            </w:pPr>
            <w:r w:rsidRPr="00CE081D">
              <w:rPr>
                <w:rFonts w:ascii="Tahoma" w:hAnsi="Tahoma" w:cs="Tahoma"/>
                <w:b/>
                <w:iCs/>
              </w:rPr>
              <w:t>UI Validation</w:t>
            </w:r>
          </w:p>
        </w:tc>
        <w:tc>
          <w:tcPr>
            <w:tcW w:w="4329" w:type="pct"/>
            <w:vAlign w:val="center"/>
          </w:tcPr>
          <w:p w14:paraId="1DF5A6E6" w14:textId="2DF63C1B" w:rsidR="00626E1F" w:rsidRPr="00CE081D" w:rsidRDefault="006C0D30" w:rsidP="006C0D30">
            <w:pPr>
              <w:spacing w:after="60"/>
              <w:contextualSpacing/>
              <w:rPr>
                <w:rFonts w:ascii="Tahoma" w:hAnsi="Tahoma" w:cs="Tahoma"/>
              </w:rPr>
            </w:pPr>
            <w:r w:rsidRPr="00CE081D">
              <w:rPr>
                <w:rFonts w:ascii="Tahoma" w:hAnsi="Tahoma" w:cs="Tahoma"/>
              </w:rPr>
              <w:t>-</w:t>
            </w:r>
          </w:p>
        </w:tc>
      </w:tr>
      <w:tr w:rsidR="00626E1F" w:rsidRPr="00CE081D" w14:paraId="1CFB7FBA" w14:textId="77777777" w:rsidTr="00DE6851">
        <w:trPr>
          <w:cantSplit/>
          <w:trHeight w:val="72"/>
          <w:tblHeader/>
        </w:trPr>
        <w:tc>
          <w:tcPr>
            <w:tcW w:w="671" w:type="pct"/>
            <w:shd w:val="clear" w:color="auto" w:fill="D9D9D9" w:themeFill="background1" w:themeFillShade="D9"/>
            <w:vAlign w:val="center"/>
          </w:tcPr>
          <w:p w14:paraId="3AEE0C51" w14:textId="77777777" w:rsidR="00626E1F" w:rsidRPr="00CE081D" w:rsidRDefault="00626E1F" w:rsidP="00DE6851">
            <w:pPr>
              <w:rPr>
                <w:rFonts w:ascii="Tahoma" w:hAnsi="Tahoma" w:cs="Tahoma"/>
                <w:b/>
                <w:iCs/>
              </w:rPr>
            </w:pPr>
            <w:r w:rsidRPr="00CE081D">
              <w:rPr>
                <w:rFonts w:ascii="Tahoma" w:hAnsi="Tahoma" w:cs="Tahoma"/>
                <w:b/>
                <w:iCs/>
              </w:rPr>
              <w:t>Business Rules</w:t>
            </w:r>
          </w:p>
        </w:tc>
        <w:tc>
          <w:tcPr>
            <w:tcW w:w="4329" w:type="pct"/>
            <w:vAlign w:val="center"/>
          </w:tcPr>
          <w:p w14:paraId="595B41E3" w14:textId="6BFC5E09" w:rsidR="00626E1F" w:rsidRPr="00CE081D" w:rsidRDefault="00417D31" w:rsidP="006C0D30">
            <w:pPr>
              <w:spacing w:after="60"/>
              <w:contextualSpacing/>
              <w:rPr>
                <w:rFonts w:ascii="Tahoma" w:hAnsi="Tahoma" w:cs="Tahoma"/>
              </w:rPr>
            </w:pPr>
            <w:r w:rsidRPr="00CE081D">
              <w:rPr>
                <w:rFonts w:ascii="Tahoma" w:hAnsi="Tahoma" w:cs="Tahoma"/>
              </w:rPr>
              <w:t>Authentication token must valid</w:t>
            </w:r>
          </w:p>
        </w:tc>
      </w:tr>
      <w:tr w:rsidR="00626E1F" w:rsidRPr="00CE081D" w14:paraId="6B4C1016" w14:textId="77777777" w:rsidTr="00DE6851">
        <w:trPr>
          <w:cantSplit/>
          <w:trHeight w:val="72"/>
          <w:tblHeader/>
        </w:trPr>
        <w:tc>
          <w:tcPr>
            <w:tcW w:w="671" w:type="pct"/>
            <w:shd w:val="clear" w:color="auto" w:fill="D9D9D9" w:themeFill="background1" w:themeFillShade="D9"/>
            <w:vAlign w:val="center"/>
          </w:tcPr>
          <w:p w14:paraId="775FC960" w14:textId="77777777" w:rsidR="00626E1F" w:rsidRPr="00CE081D" w:rsidRDefault="00626E1F" w:rsidP="00DE6851">
            <w:pPr>
              <w:rPr>
                <w:rFonts w:ascii="Tahoma" w:hAnsi="Tahoma" w:cs="Tahoma"/>
                <w:b/>
                <w:iCs/>
              </w:rPr>
            </w:pPr>
            <w:r w:rsidRPr="00CE081D">
              <w:rPr>
                <w:rFonts w:ascii="Tahoma" w:hAnsi="Tahoma" w:cs="Tahoma"/>
                <w:b/>
                <w:iCs/>
              </w:rPr>
              <w:t>Success Result</w:t>
            </w:r>
          </w:p>
        </w:tc>
        <w:tc>
          <w:tcPr>
            <w:tcW w:w="4329" w:type="pct"/>
            <w:vAlign w:val="center"/>
          </w:tcPr>
          <w:p w14:paraId="30BD5AAB" w14:textId="77777777" w:rsidR="00626E1F" w:rsidRPr="00CE081D" w:rsidRDefault="00626E1F" w:rsidP="00DE6851">
            <w:pPr>
              <w:pStyle w:val="ListParagraph"/>
              <w:spacing w:after="60"/>
              <w:ind w:left="0"/>
              <w:contextualSpacing/>
              <w:rPr>
                <w:rFonts w:ascii="Tahoma" w:hAnsi="Tahoma" w:cs="Tahoma"/>
              </w:rPr>
            </w:pPr>
            <w:r w:rsidRPr="00CE081D">
              <w:rPr>
                <w:rFonts w:ascii="Tahoma" w:hAnsi="Tahoma" w:cs="Tahoma"/>
              </w:rPr>
              <w:t>-</w:t>
            </w:r>
          </w:p>
        </w:tc>
      </w:tr>
      <w:tr w:rsidR="00626E1F" w:rsidRPr="00CE081D" w14:paraId="69E57BB7" w14:textId="77777777" w:rsidTr="00DE6851">
        <w:trPr>
          <w:cantSplit/>
          <w:trHeight w:val="522"/>
          <w:tblHeader/>
        </w:trPr>
        <w:tc>
          <w:tcPr>
            <w:tcW w:w="671" w:type="pct"/>
            <w:shd w:val="clear" w:color="auto" w:fill="D9D9D9" w:themeFill="background1" w:themeFillShade="D9"/>
            <w:vAlign w:val="center"/>
          </w:tcPr>
          <w:p w14:paraId="6011FE26" w14:textId="77777777" w:rsidR="00626E1F" w:rsidRPr="00CE081D" w:rsidRDefault="00626E1F" w:rsidP="00DE6851">
            <w:pPr>
              <w:rPr>
                <w:rFonts w:ascii="Tahoma" w:hAnsi="Tahoma" w:cs="Tahoma"/>
                <w:b/>
                <w:iCs/>
              </w:rPr>
            </w:pPr>
            <w:r w:rsidRPr="00CE081D">
              <w:rPr>
                <w:rFonts w:ascii="Tahoma" w:hAnsi="Tahoma" w:cs="Tahoma"/>
                <w:b/>
                <w:iCs/>
              </w:rPr>
              <w:t>Minimal Result</w:t>
            </w:r>
          </w:p>
        </w:tc>
        <w:tc>
          <w:tcPr>
            <w:tcW w:w="4329" w:type="pct"/>
            <w:vAlign w:val="center"/>
          </w:tcPr>
          <w:p w14:paraId="2D4FCFD9" w14:textId="77777777" w:rsidR="00626E1F" w:rsidRPr="00CE081D" w:rsidRDefault="00626E1F" w:rsidP="00DE6851">
            <w:pPr>
              <w:spacing w:after="60"/>
              <w:ind w:left="23"/>
              <w:contextualSpacing/>
              <w:rPr>
                <w:rFonts w:ascii="Tahoma" w:hAnsi="Tahoma" w:cs="Tahoma"/>
              </w:rPr>
            </w:pPr>
            <w:r w:rsidRPr="00CE081D">
              <w:rPr>
                <w:rFonts w:ascii="Tahoma" w:hAnsi="Tahoma" w:cs="Tahoma"/>
              </w:rPr>
              <w:t>-</w:t>
            </w:r>
          </w:p>
        </w:tc>
      </w:tr>
      <w:tr w:rsidR="00626E1F" w:rsidRPr="00CE081D" w14:paraId="4FBB8DA7" w14:textId="77777777" w:rsidTr="00DE6851">
        <w:trPr>
          <w:cantSplit/>
          <w:trHeight w:val="72"/>
          <w:tblHeader/>
        </w:trPr>
        <w:tc>
          <w:tcPr>
            <w:tcW w:w="671" w:type="pct"/>
            <w:shd w:val="clear" w:color="auto" w:fill="D9D9D9" w:themeFill="background1" w:themeFillShade="D9"/>
            <w:vAlign w:val="center"/>
          </w:tcPr>
          <w:p w14:paraId="23C80B0D" w14:textId="77777777" w:rsidR="00626E1F" w:rsidRPr="00CE081D" w:rsidRDefault="00626E1F" w:rsidP="00DE6851">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07C5F102" w14:textId="093E6DB5" w:rsidR="00626E1F" w:rsidRPr="00CE081D" w:rsidRDefault="00A2295A" w:rsidP="006C0D30">
            <w:pPr>
              <w:spacing w:after="60"/>
              <w:contextualSpacing/>
              <w:rPr>
                <w:rFonts w:ascii="Tahoma" w:hAnsi="Tahoma" w:cs="Tahoma"/>
              </w:rPr>
            </w:pPr>
            <w:r w:rsidRPr="00CE081D">
              <w:rPr>
                <w:rFonts w:ascii="Tahoma" w:hAnsi="Tahoma" w:cs="Tahoma"/>
              </w:rPr>
              <w:t>Service unavailable, please contact your administrator”</w:t>
            </w:r>
          </w:p>
        </w:tc>
      </w:tr>
      <w:tr w:rsidR="00626E1F" w:rsidRPr="00CE081D" w14:paraId="50CD7ED5" w14:textId="77777777" w:rsidTr="00DE6851">
        <w:trPr>
          <w:cantSplit/>
          <w:trHeight w:val="72"/>
          <w:tblHeader/>
        </w:trPr>
        <w:tc>
          <w:tcPr>
            <w:tcW w:w="671" w:type="pct"/>
            <w:shd w:val="clear" w:color="auto" w:fill="D9D9D9" w:themeFill="background1" w:themeFillShade="D9"/>
            <w:vAlign w:val="center"/>
          </w:tcPr>
          <w:p w14:paraId="693614C9" w14:textId="77777777" w:rsidR="00626E1F" w:rsidRPr="00CE081D" w:rsidRDefault="00626E1F" w:rsidP="00DE6851">
            <w:pPr>
              <w:rPr>
                <w:rFonts w:ascii="Tahoma" w:hAnsi="Tahoma" w:cs="Tahoma"/>
                <w:b/>
                <w:iCs/>
              </w:rPr>
            </w:pPr>
            <w:r w:rsidRPr="00CE081D">
              <w:rPr>
                <w:rFonts w:ascii="Tahoma" w:hAnsi="Tahoma" w:cs="Tahoma"/>
                <w:b/>
                <w:iCs/>
              </w:rPr>
              <w:t>UI Image</w:t>
            </w:r>
          </w:p>
        </w:tc>
        <w:tc>
          <w:tcPr>
            <w:tcW w:w="4329" w:type="pct"/>
            <w:vAlign w:val="center"/>
          </w:tcPr>
          <w:p w14:paraId="5AC84A0B" w14:textId="77777777" w:rsidR="00626E1F" w:rsidRPr="00CE081D" w:rsidRDefault="00626E1F" w:rsidP="00DE6851">
            <w:pPr>
              <w:spacing w:after="60"/>
              <w:contextualSpacing/>
              <w:jc w:val="center"/>
              <w:rPr>
                <w:rFonts w:ascii="Tahoma" w:hAnsi="Tahoma" w:cs="Tahoma"/>
              </w:rPr>
            </w:pPr>
            <w:r w:rsidRPr="00CE081D">
              <w:rPr>
                <w:rFonts w:ascii="Tahoma" w:hAnsi="Tahoma" w:cs="Tahoma"/>
                <w:noProof/>
              </w:rPr>
              <w:drawing>
                <wp:inline distT="0" distB="0" distL="0" distR="0" wp14:anchorId="07C2965C" wp14:editId="4F0EF25B">
                  <wp:extent cx="2025000" cy="3600000"/>
                  <wp:effectExtent l="0" t="0" r="762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25000" cy="3600000"/>
                          </a:xfrm>
                          <a:prstGeom prst="rect">
                            <a:avLst/>
                          </a:prstGeom>
                        </pic:spPr>
                      </pic:pic>
                    </a:graphicData>
                  </a:graphic>
                </wp:inline>
              </w:drawing>
            </w:r>
          </w:p>
        </w:tc>
      </w:tr>
      <w:tr w:rsidR="00626E1F" w:rsidRPr="00CE081D" w14:paraId="065E9341" w14:textId="77777777" w:rsidTr="00DE6851">
        <w:trPr>
          <w:cantSplit/>
          <w:trHeight w:val="72"/>
          <w:tblHeader/>
        </w:trPr>
        <w:tc>
          <w:tcPr>
            <w:tcW w:w="671" w:type="pct"/>
            <w:shd w:val="clear" w:color="auto" w:fill="D9D9D9" w:themeFill="background1" w:themeFillShade="D9"/>
            <w:vAlign w:val="center"/>
          </w:tcPr>
          <w:p w14:paraId="76878E5D" w14:textId="77777777" w:rsidR="00626E1F" w:rsidRPr="00CE081D" w:rsidRDefault="00626E1F" w:rsidP="00DE6851">
            <w:pPr>
              <w:rPr>
                <w:rFonts w:ascii="Tahoma" w:hAnsi="Tahoma" w:cs="Tahoma"/>
                <w:b/>
                <w:iCs/>
              </w:rPr>
            </w:pPr>
            <w:r w:rsidRPr="00CE081D">
              <w:rPr>
                <w:rFonts w:ascii="Tahoma" w:hAnsi="Tahoma" w:cs="Tahoma"/>
                <w:b/>
                <w:iCs/>
              </w:rPr>
              <w:t>Frequency of Usage</w:t>
            </w:r>
          </w:p>
        </w:tc>
        <w:tc>
          <w:tcPr>
            <w:tcW w:w="4329" w:type="pct"/>
            <w:vAlign w:val="center"/>
          </w:tcPr>
          <w:p w14:paraId="496D6F95" w14:textId="77777777" w:rsidR="00626E1F" w:rsidRPr="00CE081D" w:rsidRDefault="00626E1F" w:rsidP="00DE6851">
            <w:pPr>
              <w:spacing w:after="60"/>
              <w:contextualSpacing/>
              <w:rPr>
                <w:rFonts w:ascii="Tahoma" w:hAnsi="Tahoma" w:cs="Tahoma"/>
              </w:rPr>
            </w:pPr>
            <w:r w:rsidRPr="00CE081D">
              <w:rPr>
                <w:rFonts w:ascii="Tahoma" w:hAnsi="Tahoma" w:cs="Tahoma"/>
              </w:rPr>
              <w:t>Often</w:t>
            </w:r>
          </w:p>
        </w:tc>
      </w:tr>
      <w:tr w:rsidR="00626E1F" w:rsidRPr="00CE081D" w14:paraId="05AF8713" w14:textId="77777777" w:rsidTr="003627EE">
        <w:trPr>
          <w:cantSplit/>
          <w:trHeight w:val="438"/>
          <w:tblHeader/>
        </w:trPr>
        <w:tc>
          <w:tcPr>
            <w:tcW w:w="671" w:type="pct"/>
            <w:shd w:val="clear" w:color="auto" w:fill="D9D9D9" w:themeFill="background1" w:themeFillShade="D9"/>
            <w:vAlign w:val="center"/>
          </w:tcPr>
          <w:p w14:paraId="7543DC35" w14:textId="77777777" w:rsidR="00626E1F" w:rsidRPr="00CE081D" w:rsidRDefault="00626E1F" w:rsidP="00DE6851">
            <w:pPr>
              <w:rPr>
                <w:rFonts w:ascii="Tahoma" w:hAnsi="Tahoma" w:cs="Tahoma"/>
                <w:b/>
                <w:iCs/>
              </w:rPr>
            </w:pPr>
            <w:r w:rsidRPr="00CE081D">
              <w:rPr>
                <w:rFonts w:ascii="Tahoma" w:hAnsi="Tahoma" w:cs="Tahoma"/>
                <w:b/>
                <w:iCs/>
              </w:rPr>
              <w:t>Notes</w:t>
            </w:r>
          </w:p>
        </w:tc>
        <w:tc>
          <w:tcPr>
            <w:tcW w:w="4329" w:type="pct"/>
            <w:vAlign w:val="center"/>
          </w:tcPr>
          <w:p w14:paraId="4763D4EA" w14:textId="77777777" w:rsidR="00626E1F" w:rsidRPr="00CE081D" w:rsidRDefault="00626E1F" w:rsidP="00DE6851">
            <w:pPr>
              <w:spacing w:after="60"/>
              <w:contextualSpacing/>
              <w:rPr>
                <w:rFonts w:ascii="Tahoma" w:hAnsi="Tahoma" w:cs="Tahoma"/>
              </w:rPr>
            </w:pPr>
            <w:r w:rsidRPr="00CE081D">
              <w:rPr>
                <w:rFonts w:ascii="Tahoma" w:hAnsi="Tahoma" w:cs="Tahoma"/>
              </w:rPr>
              <w:t>API used for this use case is :</w:t>
            </w:r>
          </w:p>
          <w:p w14:paraId="307E85E2" w14:textId="77777777" w:rsidR="00626E1F" w:rsidRPr="00CE081D" w:rsidRDefault="003627EE" w:rsidP="003627EE">
            <w:pPr>
              <w:spacing w:after="60"/>
              <w:contextualSpacing/>
              <w:rPr>
                <w:rFonts w:ascii="Tahoma" w:hAnsi="Tahoma" w:cs="Tahoma"/>
              </w:rPr>
            </w:pPr>
            <w:proofErr w:type="spellStart"/>
            <w:r w:rsidRPr="00CE081D">
              <w:rPr>
                <w:rFonts w:ascii="Tahoma" w:hAnsi="Tahoma" w:cs="Tahoma"/>
              </w:rPr>
              <w:t>updateDeviceToken</w:t>
            </w:r>
            <w:proofErr w:type="spellEnd"/>
            <w:r w:rsidRPr="00CE081D">
              <w:rPr>
                <w:rFonts w:ascii="Tahoma" w:hAnsi="Tahoma" w:cs="Tahoma"/>
              </w:rPr>
              <w:t xml:space="preserve">(token, </w:t>
            </w:r>
            <w:proofErr w:type="spellStart"/>
            <w:r w:rsidRPr="00CE081D">
              <w:rPr>
                <w:rFonts w:ascii="Tahoma" w:hAnsi="Tahoma" w:cs="Tahoma"/>
              </w:rPr>
              <w:t>deviceToken</w:t>
            </w:r>
            <w:proofErr w:type="spellEnd"/>
            <w:r w:rsidRPr="00CE081D">
              <w:rPr>
                <w:rFonts w:ascii="Tahoma" w:hAnsi="Tahoma" w:cs="Tahoma"/>
              </w:rPr>
              <w:t>)</w:t>
            </w:r>
          </w:p>
          <w:p w14:paraId="071F32EC" w14:textId="6B28806A" w:rsidR="000A0A5D" w:rsidRPr="00CE081D" w:rsidRDefault="000A0A5D" w:rsidP="000B23E1">
            <w:pPr>
              <w:pStyle w:val="ListParagraph"/>
              <w:numPr>
                <w:ilvl w:val="0"/>
                <w:numId w:val="20"/>
              </w:numPr>
              <w:spacing w:after="60"/>
              <w:contextualSpacing/>
              <w:rPr>
                <w:rFonts w:ascii="Tahoma" w:hAnsi="Tahoma" w:cs="Tahoma"/>
              </w:rPr>
            </w:pPr>
            <w:r w:rsidRPr="00CE081D">
              <w:rPr>
                <w:rFonts w:ascii="Tahoma" w:hAnsi="Tahoma" w:cs="Tahoma"/>
              </w:rPr>
              <w:t>token</w:t>
            </w:r>
            <w:r w:rsidR="00A90029" w:rsidRPr="00CE081D">
              <w:rPr>
                <w:rFonts w:ascii="Tahoma" w:hAnsi="Tahoma" w:cs="Tahoma"/>
              </w:rPr>
              <w:t>(String) : user authentication token</w:t>
            </w:r>
          </w:p>
          <w:p w14:paraId="1CAF269E" w14:textId="77777777" w:rsidR="000A0A5D" w:rsidRPr="00CE081D" w:rsidRDefault="000A0A5D" w:rsidP="000B23E1">
            <w:pPr>
              <w:pStyle w:val="ListParagraph"/>
              <w:numPr>
                <w:ilvl w:val="0"/>
                <w:numId w:val="20"/>
              </w:numPr>
              <w:spacing w:after="60"/>
              <w:contextualSpacing/>
              <w:rPr>
                <w:rFonts w:ascii="Tahoma" w:hAnsi="Tahoma" w:cs="Tahoma"/>
              </w:rPr>
            </w:pPr>
            <w:proofErr w:type="spellStart"/>
            <w:r w:rsidRPr="00CE081D">
              <w:rPr>
                <w:rFonts w:ascii="Tahoma" w:hAnsi="Tahoma" w:cs="Tahoma"/>
              </w:rPr>
              <w:t>deviceToken</w:t>
            </w:r>
            <w:proofErr w:type="spellEnd"/>
            <w:r w:rsidRPr="00CE081D">
              <w:rPr>
                <w:rFonts w:ascii="Tahoma" w:hAnsi="Tahoma" w:cs="Tahoma"/>
              </w:rPr>
              <w:t>(String) : push notification token</w:t>
            </w:r>
          </w:p>
          <w:p w14:paraId="62715990" w14:textId="77777777" w:rsidR="000A0A5D" w:rsidRPr="00CE081D" w:rsidRDefault="000A0A5D" w:rsidP="000A0A5D">
            <w:pPr>
              <w:spacing w:after="60"/>
              <w:contextualSpacing/>
              <w:rPr>
                <w:rFonts w:ascii="Tahoma" w:hAnsi="Tahoma" w:cs="Tahoma"/>
              </w:rPr>
            </w:pPr>
            <w:r w:rsidRPr="00CE081D">
              <w:rPr>
                <w:rFonts w:ascii="Tahoma" w:hAnsi="Tahoma" w:cs="Tahoma"/>
              </w:rPr>
              <w:t>and the response will be :</w:t>
            </w:r>
          </w:p>
          <w:p w14:paraId="65AA71E1" w14:textId="77777777" w:rsidR="000A0A5D" w:rsidRPr="00CE081D" w:rsidRDefault="000A0A5D" w:rsidP="000B23E1">
            <w:pPr>
              <w:pStyle w:val="ListParagraph"/>
              <w:numPr>
                <w:ilvl w:val="0"/>
                <w:numId w:val="21"/>
              </w:numPr>
              <w:spacing w:after="60"/>
              <w:contextualSpacing/>
              <w:rPr>
                <w:rFonts w:ascii="Tahoma" w:hAnsi="Tahoma" w:cs="Tahoma"/>
              </w:rPr>
            </w:pPr>
            <w:proofErr w:type="spellStart"/>
            <w:r w:rsidRPr="00CE081D">
              <w:rPr>
                <w:rFonts w:ascii="Tahoma" w:hAnsi="Tahoma" w:cs="Tahoma"/>
              </w:rPr>
              <w:t>statusCode</w:t>
            </w:r>
            <w:proofErr w:type="spellEnd"/>
            <w:r w:rsidRPr="00CE081D">
              <w:rPr>
                <w:rFonts w:ascii="Tahoma" w:hAnsi="Tahoma" w:cs="Tahoma"/>
              </w:rPr>
              <w:t>(String) : “OK” / “ERROR”</w:t>
            </w:r>
          </w:p>
          <w:p w14:paraId="5BEBF1FE" w14:textId="56DF9FDA" w:rsidR="000A0A5D" w:rsidRPr="00CE081D" w:rsidRDefault="000A0A5D" w:rsidP="000B23E1">
            <w:pPr>
              <w:pStyle w:val="ListParagraph"/>
              <w:numPr>
                <w:ilvl w:val="0"/>
                <w:numId w:val="21"/>
              </w:numPr>
              <w:spacing w:after="60"/>
              <w:contextualSpacing/>
              <w:rPr>
                <w:rFonts w:ascii="Tahoma" w:hAnsi="Tahoma" w:cs="Tahoma"/>
              </w:rPr>
            </w:pPr>
            <w:proofErr w:type="spellStart"/>
            <w:r w:rsidRPr="00CE081D">
              <w:rPr>
                <w:rFonts w:ascii="Tahoma" w:hAnsi="Tahoma" w:cs="Tahoma"/>
              </w:rPr>
              <w:t>statusMessage</w:t>
            </w:r>
            <w:proofErr w:type="spellEnd"/>
            <w:r w:rsidRPr="00CE081D">
              <w:rPr>
                <w:rFonts w:ascii="Tahoma" w:hAnsi="Tahoma" w:cs="Tahoma"/>
              </w:rPr>
              <w:t>(String)</w:t>
            </w:r>
          </w:p>
        </w:tc>
      </w:tr>
    </w:tbl>
    <w:p w14:paraId="39DDA9A9" w14:textId="3185CBD8" w:rsidR="00626E1F" w:rsidRPr="00CE081D" w:rsidRDefault="00626E1F" w:rsidP="00626E1F">
      <w:pPr>
        <w:rPr>
          <w:rFonts w:ascii="Tahoma" w:hAnsi="Tahoma" w:cs="Tahoma"/>
        </w:rPr>
      </w:pPr>
    </w:p>
    <w:p w14:paraId="5C04433D" w14:textId="205246D5" w:rsidR="000A0A5D" w:rsidRPr="00CE081D" w:rsidRDefault="000A0A5D" w:rsidP="000A0A5D">
      <w:pPr>
        <w:pStyle w:val="Heading3"/>
        <w:rPr>
          <w:rFonts w:ascii="Tahoma" w:hAnsi="Tahoma" w:cs="Tahoma"/>
        </w:rPr>
      </w:pPr>
      <w:bookmarkStart w:id="88" w:name="_Toc465763568"/>
      <w:r w:rsidRPr="00CE081D">
        <w:rPr>
          <w:rFonts w:ascii="Tahoma" w:hAnsi="Tahoma" w:cs="Tahoma"/>
        </w:rPr>
        <w:t>Fetch System Parameter</w:t>
      </w:r>
      <w:bookmarkEnd w:id="88"/>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0A0A5D" w:rsidRPr="00CE081D" w14:paraId="72E09ECC" w14:textId="77777777" w:rsidTr="00DE6851">
        <w:trPr>
          <w:cantSplit/>
          <w:trHeight w:val="72"/>
          <w:tblHeader/>
        </w:trPr>
        <w:tc>
          <w:tcPr>
            <w:tcW w:w="671" w:type="pct"/>
            <w:shd w:val="clear" w:color="auto" w:fill="D9D9D9" w:themeFill="background1" w:themeFillShade="D9"/>
            <w:vAlign w:val="center"/>
          </w:tcPr>
          <w:p w14:paraId="2A945B38" w14:textId="77777777" w:rsidR="000A0A5D" w:rsidRPr="00CE081D" w:rsidRDefault="000A0A5D" w:rsidP="00DE6851">
            <w:pPr>
              <w:rPr>
                <w:rFonts w:ascii="Tahoma" w:hAnsi="Tahoma" w:cs="Tahoma"/>
                <w:b/>
                <w:iCs/>
              </w:rPr>
            </w:pPr>
            <w:r w:rsidRPr="00CE081D">
              <w:rPr>
                <w:rFonts w:ascii="Tahoma" w:hAnsi="Tahoma" w:cs="Tahoma"/>
                <w:b/>
              </w:rPr>
              <w:t>UC ID</w:t>
            </w:r>
          </w:p>
        </w:tc>
        <w:tc>
          <w:tcPr>
            <w:tcW w:w="4329" w:type="pct"/>
            <w:vAlign w:val="center"/>
          </w:tcPr>
          <w:p w14:paraId="187C47F1" w14:textId="73E70AAA" w:rsidR="000A0A5D" w:rsidRPr="00CE081D" w:rsidRDefault="000A0A5D" w:rsidP="00DE6851">
            <w:pPr>
              <w:spacing w:after="60"/>
              <w:contextualSpacing/>
              <w:rPr>
                <w:rFonts w:ascii="Tahoma" w:hAnsi="Tahoma" w:cs="Tahoma"/>
                <w:iCs/>
              </w:rPr>
            </w:pPr>
            <w:r w:rsidRPr="00CE081D">
              <w:rPr>
                <w:rFonts w:ascii="Tahoma" w:hAnsi="Tahoma" w:cs="Tahoma"/>
                <w:iCs/>
              </w:rPr>
              <w:t>UC-4</w:t>
            </w:r>
          </w:p>
        </w:tc>
      </w:tr>
      <w:tr w:rsidR="000A0A5D" w:rsidRPr="00CE081D" w14:paraId="7645371B" w14:textId="77777777" w:rsidTr="00DE6851">
        <w:trPr>
          <w:cantSplit/>
          <w:trHeight w:val="72"/>
          <w:tblHeader/>
        </w:trPr>
        <w:tc>
          <w:tcPr>
            <w:tcW w:w="671" w:type="pct"/>
            <w:shd w:val="clear" w:color="auto" w:fill="D9D9D9" w:themeFill="background1" w:themeFillShade="D9"/>
            <w:vAlign w:val="center"/>
          </w:tcPr>
          <w:p w14:paraId="2E38E56E" w14:textId="77777777" w:rsidR="000A0A5D" w:rsidRPr="00CE081D" w:rsidRDefault="000A0A5D" w:rsidP="00DE6851">
            <w:pPr>
              <w:rPr>
                <w:rFonts w:ascii="Tahoma" w:hAnsi="Tahoma" w:cs="Tahoma"/>
                <w:b/>
                <w:iCs/>
              </w:rPr>
            </w:pPr>
            <w:r w:rsidRPr="00CE081D">
              <w:rPr>
                <w:rFonts w:ascii="Tahoma" w:hAnsi="Tahoma" w:cs="Tahoma"/>
                <w:b/>
                <w:iCs/>
              </w:rPr>
              <w:lastRenderedPageBreak/>
              <w:t>Description</w:t>
            </w:r>
          </w:p>
        </w:tc>
        <w:tc>
          <w:tcPr>
            <w:tcW w:w="4329" w:type="pct"/>
            <w:vAlign w:val="center"/>
          </w:tcPr>
          <w:p w14:paraId="57C68766" w14:textId="1E04AE2A" w:rsidR="000A0A5D" w:rsidRPr="00CE081D" w:rsidRDefault="000A0A5D" w:rsidP="000A0A5D">
            <w:pPr>
              <w:spacing w:after="60"/>
              <w:contextualSpacing/>
              <w:rPr>
                <w:rFonts w:ascii="Tahoma" w:hAnsi="Tahoma" w:cs="Tahoma"/>
              </w:rPr>
            </w:pPr>
            <w:r w:rsidRPr="00CE081D">
              <w:rPr>
                <w:rFonts w:ascii="Tahoma" w:hAnsi="Tahoma" w:cs="Tahoma"/>
              </w:rPr>
              <w:t>Use Case for fetching system parameter from backend</w:t>
            </w:r>
          </w:p>
        </w:tc>
      </w:tr>
      <w:tr w:rsidR="000A0A5D" w:rsidRPr="00CE081D" w14:paraId="56CE71E2" w14:textId="77777777" w:rsidTr="00DE6851">
        <w:trPr>
          <w:cantSplit/>
          <w:trHeight w:val="72"/>
          <w:tblHeader/>
        </w:trPr>
        <w:tc>
          <w:tcPr>
            <w:tcW w:w="671" w:type="pct"/>
            <w:shd w:val="clear" w:color="auto" w:fill="D9D9D9" w:themeFill="background1" w:themeFillShade="D9"/>
            <w:vAlign w:val="center"/>
          </w:tcPr>
          <w:p w14:paraId="58600BF4" w14:textId="77777777" w:rsidR="000A0A5D" w:rsidRPr="00CE081D" w:rsidRDefault="000A0A5D" w:rsidP="00DE6851">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77B7874C" w14:textId="4EB38CF5" w:rsidR="000A0A5D" w:rsidRPr="00CE081D" w:rsidRDefault="000A0A5D" w:rsidP="00DE6851">
            <w:pPr>
              <w:spacing w:after="60"/>
              <w:contextualSpacing/>
              <w:rPr>
                <w:rFonts w:ascii="Tahoma" w:hAnsi="Tahoma" w:cs="Tahoma"/>
              </w:rPr>
            </w:pPr>
            <w:r w:rsidRPr="00CE081D">
              <w:rPr>
                <w:rFonts w:ascii="Tahoma" w:hAnsi="Tahoma" w:cs="Tahoma"/>
              </w:rPr>
              <w:t>FR-1</w:t>
            </w:r>
            <w:r w:rsidR="000F0024" w:rsidRPr="00CE081D">
              <w:rPr>
                <w:rFonts w:ascii="Tahoma" w:hAnsi="Tahoma" w:cs="Tahoma"/>
              </w:rPr>
              <w:t xml:space="preserve"> - The app shall has a capability to do user authentication from backend server</w:t>
            </w:r>
          </w:p>
        </w:tc>
      </w:tr>
      <w:tr w:rsidR="000A0A5D" w:rsidRPr="00CE081D" w14:paraId="6B70BDF9" w14:textId="77777777" w:rsidTr="00DE6851">
        <w:trPr>
          <w:cantSplit/>
          <w:trHeight w:val="72"/>
          <w:tblHeader/>
        </w:trPr>
        <w:tc>
          <w:tcPr>
            <w:tcW w:w="671" w:type="pct"/>
            <w:shd w:val="clear" w:color="auto" w:fill="D9D9D9" w:themeFill="background1" w:themeFillShade="D9"/>
            <w:vAlign w:val="center"/>
          </w:tcPr>
          <w:p w14:paraId="48F3CDEF" w14:textId="77777777" w:rsidR="000A0A5D" w:rsidRPr="00CE081D" w:rsidRDefault="000A0A5D" w:rsidP="00DE6851">
            <w:pPr>
              <w:rPr>
                <w:rFonts w:ascii="Tahoma" w:hAnsi="Tahoma" w:cs="Tahoma"/>
                <w:b/>
                <w:iCs/>
              </w:rPr>
            </w:pPr>
            <w:r w:rsidRPr="00CE081D">
              <w:rPr>
                <w:rFonts w:ascii="Tahoma" w:hAnsi="Tahoma" w:cs="Tahoma"/>
                <w:b/>
                <w:iCs/>
              </w:rPr>
              <w:t>Actor</w:t>
            </w:r>
          </w:p>
        </w:tc>
        <w:tc>
          <w:tcPr>
            <w:tcW w:w="4329" w:type="pct"/>
            <w:vAlign w:val="center"/>
          </w:tcPr>
          <w:p w14:paraId="4C3013B4" w14:textId="757630F7" w:rsidR="000A0A5D" w:rsidRPr="00CE081D" w:rsidRDefault="0098350A" w:rsidP="00DE6851">
            <w:pPr>
              <w:spacing w:after="60"/>
              <w:contextualSpacing/>
              <w:rPr>
                <w:rFonts w:ascii="Tahoma" w:hAnsi="Tahoma" w:cs="Tahoma"/>
              </w:rPr>
            </w:pPr>
            <w:r w:rsidRPr="00CE081D">
              <w:rPr>
                <w:rFonts w:ascii="Tahoma" w:hAnsi="Tahoma" w:cs="Tahoma"/>
              </w:rPr>
              <w:t>Application</w:t>
            </w:r>
          </w:p>
        </w:tc>
      </w:tr>
      <w:tr w:rsidR="000A0A5D" w:rsidRPr="00CE081D" w14:paraId="508EC2F2" w14:textId="77777777" w:rsidTr="00DE6851">
        <w:trPr>
          <w:cantSplit/>
          <w:trHeight w:val="550"/>
          <w:tblHeader/>
        </w:trPr>
        <w:tc>
          <w:tcPr>
            <w:tcW w:w="671" w:type="pct"/>
            <w:shd w:val="clear" w:color="auto" w:fill="D9D9D9" w:themeFill="background1" w:themeFillShade="D9"/>
            <w:vAlign w:val="center"/>
          </w:tcPr>
          <w:p w14:paraId="5F34F4A3" w14:textId="77777777" w:rsidR="000A0A5D" w:rsidRPr="00CE081D" w:rsidRDefault="000A0A5D" w:rsidP="00DE6851">
            <w:pPr>
              <w:rPr>
                <w:rFonts w:ascii="Tahoma" w:hAnsi="Tahoma" w:cs="Tahoma"/>
                <w:b/>
                <w:iCs/>
              </w:rPr>
            </w:pPr>
            <w:r w:rsidRPr="00CE081D">
              <w:rPr>
                <w:rFonts w:ascii="Tahoma" w:hAnsi="Tahoma" w:cs="Tahoma"/>
                <w:b/>
                <w:iCs/>
              </w:rPr>
              <w:t>Pre-Condition</w:t>
            </w:r>
          </w:p>
        </w:tc>
        <w:tc>
          <w:tcPr>
            <w:tcW w:w="4329" w:type="pct"/>
            <w:vAlign w:val="center"/>
          </w:tcPr>
          <w:p w14:paraId="6A942650" w14:textId="66ADACC4" w:rsidR="000A0A5D" w:rsidRPr="00CE081D" w:rsidRDefault="000A0A5D" w:rsidP="000A0A5D">
            <w:pPr>
              <w:spacing w:after="60"/>
              <w:contextualSpacing/>
              <w:rPr>
                <w:rFonts w:ascii="Tahoma" w:hAnsi="Tahoma" w:cs="Tahoma"/>
              </w:rPr>
            </w:pPr>
            <w:r w:rsidRPr="00CE081D">
              <w:rPr>
                <w:rFonts w:ascii="Tahoma" w:hAnsi="Tahoma" w:cs="Tahoma"/>
              </w:rPr>
              <w:t>User has passed UC-3</w:t>
            </w:r>
          </w:p>
        </w:tc>
      </w:tr>
      <w:tr w:rsidR="000A0A5D" w:rsidRPr="00CE081D" w14:paraId="42B98D6C" w14:textId="77777777" w:rsidTr="00DE6851">
        <w:trPr>
          <w:cantSplit/>
          <w:trHeight w:val="72"/>
          <w:tblHeader/>
        </w:trPr>
        <w:tc>
          <w:tcPr>
            <w:tcW w:w="671" w:type="pct"/>
            <w:shd w:val="clear" w:color="auto" w:fill="D9D9D9" w:themeFill="background1" w:themeFillShade="D9"/>
            <w:vAlign w:val="center"/>
          </w:tcPr>
          <w:p w14:paraId="0FD9AFBC" w14:textId="77777777" w:rsidR="000A0A5D" w:rsidRPr="00CE081D" w:rsidRDefault="000A0A5D" w:rsidP="00DE6851">
            <w:pPr>
              <w:rPr>
                <w:rFonts w:ascii="Tahoma" w:hAnsi="Tahoma" w:cs="Tahoma"/>
                <w:b/>
                <w:iCs/>
              </w:rPr>
            </w:pPr>
            <w:r w:rsidRPr="00CE081D">
              <w:rPr>
                <w:rFonts w:ascii="Tahoma" w:hAnsi="Tahoma" w:cs="Tahoma"/>
                <w:b/>
                <w:iCs/>
              </w:rPr>
              <w:t>Trigger</w:t>
            </w:r>
          </w:p>
        </w:tc>
        <w:tc>
          <w:tcPr>
            <w:tcW w:w="4329" w:type="pct"/>
            <w:vAlign w:val="center"/>
          </w:tcPr>
          <w:p w14:paraId="2D376F67" w14:textId="6BF06D9A" w:rsidR="000A0A5D" w:rsidRPr="00CE081D" w:rsidRDefault="000A0A5D" w:rsidP="000A0A5D">
            <w:pPr>
              <w:spacing w:after="60"/>
              <w:contextualSpacing/>
              <w:rPr>
                <w:rFonts w:ascii="Tahoma" w:hAnsi="Tahoma" w:cs="Tahoma"/>
              </w:rPr>
            </w:pPr>
            <w:r w:rsidRPr="00CE081D">
              <w:rPr>
                <w:rFonts w:ascii="Tahoma" w:hAnsi="Tahoma" w:cs="Tahoma"/>
              </w:rPr>
              <w:t>UC-3</w:t>
            </w:r>
          </w:p>
        </w:tc>
      </w:tr>
      <w:tr w:rsidR="000A0A5D" w:rsidRPr="00CE081D" w14:paraId="2D891367" w14:textId="77777777" w:rsidTr="00DE6851">
        <w:trPr>
          <w:cantSplit/>
          <w:trHeight w:val="72"/>
          <w:tblHeader/>
        </w:trPr>
        <w:tc>
          <w:tcPr>
            <w:tcW w:w="671" w:type="pct"/>
            <w:shd w:val="clear" w:color="auto" w:fill="D9D9D9" w:themeFill="background1" w:themeFillShade="D9"/>
            <w:vAlign w:val="center"/>
          </w:tcPr>
          <w:p w14:paraId="63733B41" w14:textId="77777777" w:rsidR="000A0A5D" w:rsidRPr="00CE081D" w:rsidRDefault="000A0A5D" w:rsidP="00DE6851">
            <w:pPr>
              <w:rPr>
                <w:rFonts w:ascii="Tahoma" w:hAnsi="Tahoma" w:cs="Tahoma"/>
                <w:b/>
                <w:iCs/>
              </w:rPr>
            </w:pPr>
            <w:r w:rsidRPr="00CE081D">
              <w:rPr>
                <w:rFonts w:ascii="Tahoma" w:hAnsi="Tahoma" w:cs="Tahoma"/>
                <w:b/>
                <w:iCs/>
              </w:rPr>
              <w:t>Normal Scenarios</w:t>
            </w:r>
          </w:p>
        </w:tc>
        <w:tc>
          <w:tcPr>
            <w:tcW w:w="4329" w:type="pct"/>
            <w:vAlign w:val="center"/>
          </w:tcPr>
          <w:p w14:paraId="65985ADA" w14:textId="02491025" w:rsidR="000A0A5D" w:rsidRPr="00CE081D" w:rsidRDefault="00835CB6"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 xml:space="preserve">Application </w:t>
            </w:r>
            <w:r w:rsidR="00A90029" w:rsidRPr="00CE081D">
              <w:rPr>
                <w:rFonts w:ascii="Tahoma" w:hAnsi="Tahoma" w:cs="Tahoma"/>
                <w:b w:val="0"/>
                <w:sz w:val="20"/>
                <w:szCs w:val="20"/>
              </w:rPr>
              <w:t>sends request for getting system parameter to backend</w:t>
            </w:r>
          </w:p>
          <w:p w14:paraId="3C738F84" w14:textId="47FD0EEB" w:rsidR="00A90029" w:rsidRPr="00CE081D" w:rsidRDefault="00A90029"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Backend sends system parameters</w:t>
            </w:r>
          </w:p>
          <w:p w14:paraId="6F1D0414" w14:textId="67DDD963" w:rsidR="00A90029" w:rsidRPr="00CE081D" w:rsidRDefault="00A90029"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Application saves incoming system parameters to database</w:t>
            </w:r>
          </w:p>
          <w:p w14:paraId="13292BFC" w14:textId="44E9967D" w:rsidR="00A90029" w:rsidRPr="00CE081D" w:rsidRDefault="00A90029"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UC-6 will be triggered</w:t>
            </w:r>
          </w:p>
        </w:tc>
      </w:tr>
      <w:tr w:rsidR="000A0A5D" w:rsidRPr="00CE081D" w14:paraId="60E4016C" w14:textId="77777777" w:rsidTr="00DE6851">
        <w:trPr>
          <w:cantSplit/>
          <w:trHeight w:val="72"/>
          <w:tblHeader/>
        </w:trPr>
        <w:tc>
          <w:tcPr>
            <w:tcW w:w="671" w:type="pct"/>
            <w:shd w:val="clear" w:color="auto" w:fill="D9D9D9" w:themeFill="background1" w:themeFillShade="D9"/>
            <w:vAlign w:val="center"/>
          </w:tcPr>
          <w:p w14:paraId="7EBA1A60" w14:textId="4732714B" w:rsidR="000A0A5D" w:rsidRPr="00CE081D" w:rsidRDefault="000A0A5D" w:rsidP="00DE6851">
            <w:pPr>
              <w:rPr>
                <w:rFonts w:ascii="Tahoma" w:hAnsi="Tahoma" w:cs="Tahoma"/>
                <w:b/>
                <w:iCs/>
              </w:rPr>
            </w:pPr>
            <w:r w:rsidRPr="00CE081D">
              <w:rPr>
                <w:rFonts w:ascii="Tahoma" w:hAnsi="Tahoma" w:cs="Tahoma"/>
                <w:b/>
                <w:iCs/>
              </w:rPr>
              <w:t>UI Validation</w:t>
            </w:r>
          </w:p>
        </w:tc>
        <w:tc>
          <w:tcPr>
            <w:tcW w:w="4329" w:type="pct"/>
            <w:vAlign w:val="center"/>
          </w:tcPr>
          <w:p w14:paraId="4E9262C5" w14:textId="18EE8EBF" w:rsidR="000A0A5D" w:rsidRPr="00CE081D" w:rsidRDefault="00A2295A" w:rsidP="00A2295A">
            <w:pPr>
              <w:spacing w:after="60"/>
              <w:contextualSpacing/>
              <w:rPr>
                <w:rFonts w:ascii="Tahoma" w:hAnsi="Tahoma" w:cs="Tahoma"/>
              </w:rPr>
            </w:pPr>
            <w:r w:rsidRPr="00CE081D">
              <w:rPr>
                <w:rFonts w:ascii="Tahoma" w:hAnsi="Tahoma" w:cs="Tahoma"/>
              </w:rPr>
              <w:t>-</w:t>
            </w:r>
          </w:p>
        </w:tc>
      </w:tr>
      <w:tr w:rsidR="000A0A5D" w:rsidRPr="00CE081D" w14:paraId="2717E054" w14:textId="77777777" w:rsidTr="00DE6851">
        <w:trPr>
          <w:cantSplit/>
          <w:trHeight w:val="72"/>
          <w:tblHeader/>
        </w:trPr>
        <w:tc>
          <w:tcPr>
            <w:tcW w:w="671" w:type="pct"/>
            <w:shd w:val="clear" w:color="auto" w:fill="D9D9D9" w:themeFill="background1" w:themeFillShade="D9"/>
            <w:vAlign w:val="center"/>
          </w:tcPr>
          <w:p w14:paraId="26176E9E" w14:textId="77777777" w:rsidR="000A0A5D" w:rsidRPr="00CE081D" w:rsidRDefault="000A0A5D" w:rsidP="00DE6851">
            <w:pPr>
              <w:rPr>
                <w:rFonts w:ascii="Tahoma" w:hAnsi="Tahoma" w:cs="Tahoma"/>
                <w:b/>
                <w:iCs/>
              </w:rPr>
            </w:pPr>
            <w:r w:rsidRPr="00CE081D">
              <w:rPr>
                <w:rFonts w:ascii="Tahoma" w:hAnsi="Tahoma" w:cs="Tahoma"/>
                <w:b/>
                <w:iCs/>
              </w:rPr>
              <w:t>Business Rules</w:t>
            </w:r>
          </w:p>
        </w:tc>
        <w:tc>
          <w:tcPr>
            <w:tcW w:w="4329" w:type="pct"/>
            <w:vAlign w:val="center"/>
          </w:tcPr>
          <w:p w14:paraId="7302401C" w14:textId="77777777" w:rsidR="000A0A5D" w:rsidRPr="00CE081D" w:rsidRDefault="00417D31" w:rsidP="00D12D93">
            <w:pPr>
              <w:pStyle w:val="ListParagraph"/>
              <w:numPr>
                <w:ilvl w:val="0"/>
                <w:numId w:val="60"/>
              </w:numPr>
              <w:spacing w:after="60"/>
              <w:ind w:left="383"/>
              <w:contextualSpacing/>
              <w:rPr>
                <w:rFonts w:ascii="Tahoma" w:hAnsi="Tahoma" w:cs="Tahoma"/>
              </w:rPr>
            </w:pPr>
            <w:r w:rsidRPr="00CE081D">
              <w:rPr>
                <w:rFonts w:ascii="Tahoma" w:hAnsi="Tahoma" w:cs="Tahoma"/>
              </w:rPr>
              <w:t>Authentication token must valid</w:t>
            </w:r>
          </w:p>
          <w:p w14:paraId="6BFB69D4" w14:textId="15EB9214" w:rsidR="00D12D93" w:rsidRPr="00CE081D" w:rsidRDefault="00D12D93" w:rsidP="00D12D93">
            <w:pPr>
              <w:pStyle w:val="ListParagraph"/>
              <w:numPr>
                <w:ilvl w:val="0"/>
                <w:numId w:val="60"/>
              </w:numPr>
              <w:spacing w:after="60"/>
              <w:ind w:left="383"/>
              <w:contextualSpacing/>
              <w:rPr>
                <w:rFonts w:ascii="Tahoma" w:hAnsi="Tahoma" w:cs="Tahoma"/>
              </w:rPr>
            </w:pPr>
            <w:r w:rsidRPr="00CE081D">
              <w:rPr>
                <w:rFonts w:ascii="Tahoma" w:hAnsi="Tahoma" w:cs="Tahoma"/>
              </w:rPr>
              <w:t>Emergency and on hold category will be saved to database while GMT will be saved to shared preference</w:t>
            </w:r>
          </w:p>
        </w:tc>
      </w:tr>
      <w:tr w:rsidR="000A0A5D" w:rsidRPr="00CE081D" w14:paraId="2FB59DD2" w14:textId="77777777" w:rsidTr="00DE6851">
        <w:trPr>
          <w:cantSplit/>
          <w:trHeight w:val="72"/>
          <w:tblHeader/>
        </w:trPr>
        <w:tc>
          <w:tcPr>
            <w:tcW w:w="671" w:type="pct"/>
            <w:shd w:val="clear" w:color="auto" w:fill="D9D9D9" w:themeFill="background1" w:themeFillShade="D9"/>
            <w:vAlign w:val="center"/>
          </w:tcPr>
          <w:p w14:paraId="5A05C929" w14:textId="77777777" w:rsidR="000A0A5D" w:rsidRPr="00CE081D" w:rsidRDefault="000A0A5D" w:rsidP="00DE6851">
            <w:pPr>
              <w:rPr>
                <w:rFonts w:ascii="Tahoma" w:hAnsi="Tahoma" w:cs="Tahoma"/>
                <w:b/>
                <w:iCs/>
              </w:rPr>
            </w:pPr>
            <w:r w:rsidRPr="00CE081D">
              <w:rPr>
                <w:rFonts w:ascii="Tahoma" w:hAnsi="Tahoma" w:cs="Tahoma"/>
                <w:b/>
                <w:iCs/>
              </w:rPr>
              <w:t>Success Result</w:t>
            </w:r>
          </w:p>
        </w:tc>
        <w:tc>
          <w:tcPr>
            <w:tcW w:w="4329" w:type="pct"/>
            <w:vAlign w:val="center"/>
          </w:tcPr>
          <w:p w14:paraId="2B031126" w14:textId="6A74BF20" w:rsidR="000A0A5D" w:rsidRPr="00CE081D" w:rsidRDefault="00405254" w:rsidP="00DE6851">
            <w:pPr>
              <w:pStyle w:val="ListParagraph"/>
              <w:spacing w:after="60"/>
              <w:ind w:left="0"/>
              <w:contextualSpacing/>
              <w:rPr>
                <w:rFonts w:ascii="Tahoma" w:hAnsi="Tahoma" w:cs="Tahoma"/>
              </w:rPr>
            </w:pPr>
            <w:r w:rsidRPr="00CE081D">
              <w:rPr>
                <w:rFonts w:ascii="Tahoma" w:hAnsi="Tahoma" w:cs="Tahoma"/>
              </w:rPr>
              <w:t>Progress dialog will be dismissed</w:t>
            </w:r>
          </w:p>
        </w:tc>
      </w:tr>
      <w:tr w:rsidR="000A0A5D" w:rsidRPr="00CE081D" w14:paraId="0C41963C" w14:textId="77777777" w:rsidTr="00DE6851">
        <w:trPr>
          <w:cantSplit/>
          <w:trHeight w:val="522"/>
          <w:tblHeader/>
        </w:trPr>
        <w:tc>
          <w:tcPr>
            <w:tcW w:w="671" w:type="pct"/>
            <w:shd w:val="clear" w:color="auto" w:fill="D9D9D9" w:themeFill="background1" w:themeFillShade="D9"/>
            <w:vAlign w:val="center"/>
          </w:tcPr>
          <w:p w14:paraId="657451E9" w14:textId="77777777" w:rsidR="000A0A5D" w:rsidRPr="00CE081D" w:rsidRDefault="000A0A5D" w:rsidP="00DE6851">
            <w:pPr>
              <w:rPr>
                <w:rFonts w:ascii="Tahoma" w:hAnsi="Tahoma" w:cs="Tahoma"/>
                <w:b/>
                <w:iCs/>
              </w:rPr>
            </w:pPr>
            <w:r w:rsidRPr="00CE081D">
              <w:rPr>
                <w:rFonts w:ascii="Tahoma" w:hAnsi="Tahoma" w:cs="Tahoma"/>
                <w:b/>
                <w:iCs/>
              </w:rPr>
              <w:t>Minimal Result</w:t>
            </w:r>
          </w:p>
        </w:tc>
        <w:tc>
          <w:tcPr>
            <w:tcW w:w="4329" w:type="pct"/>
            <w:vAlign w:val="center"/>
          </w:tcPr>
          <w:p w14:paraId="3A774291" w14:textId="77777777" w:rsidR="000A0A5D" w:rsidRPr="00CE081D" w:rsidRDefault="000A0A5D" w:rsidP="00DE6851">
            <w:pPr>
              <w:spacing w:after="60"/>
              <w:ind w:left="23"/>
              <w:contextualSpacing/>
              <w:rPr>
                <w:rFonts w:ascii="Tahoma" w:hAnsi="Tahoma" w:cs="Tahoma"/>
              </w:rPr>
            </w:pPr>
            <w:r w:rsidRPr="00CE081D">
              <w:rPr>
                <w:rFonts w:ascii="Tahoma" w:hAnsi="Tahoma" w:cs="Tahoma"/>
              </w:rPr>
              <w:t>-</w:t>
            </w:r>
          </w:p>
        </w:tc>
      </w:tr>
      <w:tr w:rsidR="000A0A5D" w:rsidRPr="00CE081D" w14:paraId="5D92C092" w14:textId="77777777" w:rsidTr="00DE6851">
        <w:trPr>
          <w:cantSplit/>
          <w:trHeight w:val="72"/>
          <w:tblHeader/>
        </w:trPr>
        <w:tc>
          <w:tcPr>
            <w:tcW w:w="671" w:type="pct"/>
            <w:shd w:val="clear" w:color="auto" w:fill="D9D9D9" w:themeFill="background1" w:themeFillShade="D9"/>
            <w:vAlign w:val="center"/>
          </w:tcPr>
          <w:p w14:paraId="4B2D424E" w14:textId="77777777" w:rsidR="000A0A5D" w:rsidRPr="00CE081D" w:rsidRDefault="000A0A5D" w:rsidP="00DE6851">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1F676B79" w14:textId="101F054B" w:rsidR="000A0A5D" w:rsidRPr="00CE081D" w:rsidRDefault="00A2295A" w:rsidP="00A90029">
            <w:pPr>
              <w:spacing w:after="60"/>
              <w:contextualSpacing/>
              <w:rPr>
                <w:rFonts w:ascii="Tahoma" w:hAnsi="Tahoma" w:cs="Tahoma"/>
              </w:rPr>
            </w:pPr>
            <w:r w:rsidRPr="00CE081D">
              <w:rPr>
                <w:rFonts w:ascii="Tahoma" w:hAnsi="Tahoma" w:cs="Tahoma"/>
              </w:rPr>
              <w:t>Service unavailable, please contact your administrator”</w:t>
            </w:r>
          </w:p>
        </w:tc>
      </w:tr>
      <w:tr w:rsidR="000A0A5D" w:rsidRPr="00CE081D" w14:paraId="48C93A9E" w14:textId="77777777" w:rsidTr="00DE6851">
        <w:trPr>
          <w:cantSplit/>
          <w:trHeight w:val="72"/>
          <w:tblHeader/>
        </w:trPr>
        <w:tc>
          <w:tcPr>
            <w:tcW w:w="671" w:type="pct"/>
            <w:shd w:val="clear" w:color="auto" w:fill="D9D9D9" w:themeFill="background1" w:themeFillShade="D9"/>
            <w:vAlign w:val="center"/>
          </w:tcPr>
          <w:p w14:paraId="61F2830B" w14:textId="77777777" w:rsidR="000A0A5D" w:rsidRPr="00CE081D" w:rsidRDefault="000A0A5D" w:rsidP="00DE6851">
            <w:pPr>
              <w:rPr>
                <w:rFonts w:ascii="Tahoma" w:hAnsi="Tahoma" w:cs="Tahoma"/>
                <w:b/>
                <w:iCs/>
              </w:rPr>
            </w:pPr>
            <w:r w:rsidRPr="00CE081D">
              <w:rPr>
                <w:rFonts w:ascii="Tahoma" w:hAnsi="Tahoma" w:cs="Tahoma"/>
                <w:b/>
                <w:iCs/>
              </w:rPr>
              <w:t>UI Image</w:t>
            </w:r>
          </w:p>
        </w:tc>
        <w:tc>
          <w:tcPr>
            <w:tcW w:w="4329" w:type="pct"/>
            <w:vAlign w:val="center"/>
          </w:tcPr>
          <w:p w14:paraId="2F9A2D51" w14:textId="0AC68633" w:rsidR="000A0A5D" w:rsidRPr="00CE081D" w:rsidRDefault="002C3EB5" w:rsidP="002C3EB5">
            <w:pPr>
              <w:spacing w:after="60"/>
              <w:contextualSpacing/>
              <w:rPr>
                <w:rFonts w:ascii="Tahoma" w:hAnsi="Tahoma" w:cs="Tahoma"/>
              </w:rPr>
            </w:pPr>
            <w:r w:rsidRPr="00CE081D">
              <w:rPr>
                <w:rFonts w:ascii="Tahoma" w:hAnsi="Tahoma" w:cs="Tahoma"/>
              </w:rPr>
              <w:t>-</w:t>
            </w:r>
          </w:p>
        </w:tc>
      </w:tr>
      <w:tr w:rsidR="000A0A5D" w:rsidRPr="00CE081D" w14:paraId="168D701C" w14:textId="77777777" w:rsidTr="00DE6851">
        <w:trPr>
          <w:cantSplit/>
          <w:trHeight w:val="72"/>
          <w:tblHeader/>
        </w:trPr>
        <w:tc>
          <w:tcPr>
            <w:tcW w:w="671" w:type="pct"/>
            <w:shd w:val="clear" w:color="auto" w:fill="D9D9D9" w:themeFill="background1" w:themeFillShade="D9"/>
            <w:vAlign w:val="center"/>
          </w:tcPr>
          <w:p w14:paraId="6ADA9018" w14:textId="77777777" w:rsidR="000A0A5D" w:rsidRPr="00CE081D" w:rsidRDefault="000A0A5D" w:rsidP="00DE6851">
            <w:pPr>
              <w:rPr>
                <w:rFonts w:ascii="Tahoma" w:hAnsi="Tahoma" w:cs="Tahoma"/>
                <w:b/>
                <w:iCs/>
              </w:rPr>
            </w:pPr>
            <w:r w:rsidRPr="00CE081D">
              <w:rPr>
                <w:rFonts w:ascii="Tahoma" w:hAnsi="Tahoma" w:cs="Tahoma"/>
                <w:b/>
                <w:iCs/>
              </w:rPr>
              <w:t>Frequency of Usage</w:t>
            </w:r>
          </w:p>
        </w:tc>
        <w:tc>
          <w:tcPr>
            <w:tcW w:w="4329" w:type="pct"/>
            <w:vAlign w:val="center"/>
          </w:tcPr>
          <w:p w14:paraId="5DD6DA9C" w14:textId="77777777" w:rsidR="000A0A5D" w:rsidRPr="00CE081D" w:rsidRDefault="000A0A5D" w:rsidP="00DE6851">
            <w:pPr>
              <w:spacing w:after="60"/>
              <w:contextualSpacing/>
              <w:rPr>
                <w:rFonts w:ascii="Tahoma" w:hAnsi="Tahoma" w:cs="Tahoma"/>
              </w:rPr>
            </w:pPr>
            <w:r w:rsidRPr="00CE081D">
              <w:rPr>
                <w:rFonts w:ascii="Tahoma" w:hAnsi="Tahoma" w:cs="Tahoma"/>
              </w:rPr>
              <w:t>Often</w:t>
            </w:r>
          </w:p>
        </w:tc>
      </w:tr>
      <w:tr w:rsidR="000A0A5D" w:rsidRPr="00CE081D" w14:paraId="487AFC5C" w14:textId="77777777" w:rsidTr="00A90029">
        <w:trPr>
          <w:cantSplit/>
          <w:trHeight w:val="397"/>
          <w:tblHeader/>
        </w:trPr>
        <w:tc>
          <w:tcPr>
            <w:tcW w:w="671" w:type="pct"/>
            <w:shd w:val="clear" w:color="auto" w:fill="D9D9D9" w:themeFill="background1" w:themeFillShade="D9"/>
            <w:vAlign w:val="center"/>
          </w:tcPr>
          <w:p w14:paraId="4B12A90E" w14:textId="77777777" w:rsidR="000A0A5D" w:rsidRPr="00CE081D" w:rsidRDefault="000A0A5D" w:rsidP="00DE6851">
            <w:pPr>
              <w:rPr>
                <w:rFonts w:ascii="Tahoma" w:hAnsi="Tahoma" w:cs="Tahoma"/>
                <w:b/>
                <w:iCs/>
              </w:rPr>
            </w:pPr>
            <w:r w:rsidRPr="00CE081D">
              <w:rPr>
                <w:rFonts w:ascii="Tahoma" w:hAnsi="Tahoma" w:cs="Tahoma"/>
                <w:b/>
                <w:iCs/>
              </w:rPr>
              <w:t>Notes</w:t>
            </w:r>
          </w:p>
        </w:tc>
        <w:tc>
          <w:tcPr>
            <w:tcW w:w="4329" w:type="pct"/>
            <w:vAlign w:val="center"/>
          </w:tcPr>
          <w:p w14:paraId="25EC517C" w14:textId="77777777" w:rsidR="000A0A5D" w:rsidRPr="00CE081D" w:rsidRDefault="000A0A5D" w:rsidP="00DE6851">
            <w:pPr>
              <w:spacing w:after="60"/>
              <w:contextualSpacing/>
              <w:rPr>
                <w:rFonts w:ascii="Tahoma" w:hAnsi="Tahoma" w:cs="Tahoma"/>
              </w:rPr>
            </w:pPr>
            <w:r w:rsidRPr="00CE081D">
              <w:rPr>
                <w:rFonts w:ascii="Tahoma" w:hAnsi="Tahoma" w:cs="Tahoma"/>
              </w:rPr>
              <w:t>API used for this use case is :</w:t>
            </w:r>
          </w:p>
          <w:p w14:paraId="4B87255A" w14:textId="77777777" w:rsidR="000A0A5D" w:rsidRPr="00CE081D" w:rsidRDefault="00A90029" w:rsidP="00DE6851">
            <w:pPr>
              <w:spacing w:after="60"/>
              <w:contextualSpacing/>
              <w:rPr>
                <w:rFonts w:ascii="Tahoma" w:hAnsi="Tahoma" w:cs="Tahoma"/>
              </w:rPr>
            </w:pPr>
            <w:proofErr w:type="spellStart"/>
            <w:r w:rsidRPr="00CE081D">
              <w:rPr>
                <w:rFonts w:ascii="Tahoma" w:hAnsi="Tahoma" w:cs="Tahoma"/>
              </w:rPr>
              <w:t>systemParameter</w:t>
            </w:r>
            <w:proofErr w:type="spellEnd"/>
            <w:r w:rsidRPr="00CE081D">
              <w:rPr>
                <w:rFonts w:ascii="Tahoma" w:hAnsi="Tahoma" w:cs="Tahoma"/>
              </w:rPr>
              <w:t>(token)</w:t>
            </w:r>
          </w:p>
          <w:p w14:paraId="0BD348A3" w14:textId="77777777" w:rsidR="00A90029" w:rsidRPr="00CE081D" w:rsidRDefault="00A90029" w:rsidP="000B23E1">
            <w:pPr>
              <w:pStyle w:val="ListParagraph"/>
              <w:numPr>
                <w:ilvl w:val="0"/>
                <w:numId w:val="17"/>
              </w:numPr>
              <w:spacing w:after="60"/>
              <w:ind w:left="809"/>
              <w:contextualSpacing/>
              <w:rPr>
                <w:rFonts w:ascii="Tahoma" w:hAnsi="Tahoma" w:cs="Tahoma"/>
              </w:rPr>
            </w:pPr>
            <w:r w:rsidRPr="00CE081D">
              <w:rPr>
                <w:rFonts w:ascii="Tahoma" w:hAnsi="Tahoma" w:cs="Tahoma"/>
              </w:rPr>
              <w:t>Token(String) : user authentication token</w:t>
            </w:r>
          </w:p>
          <w:p w14:paraId="5912969F" w14:textId="77777777" w:rsidR="00A90029" w:rsidRPr="00CE081D" w:rsidRDefault="00A90029" w:rsidP="00A90029">
            <w:pPr>
              <w:spacing w:after="60"/>
              <w:contextualSpacing/>
              <w:rPr>
                <w:rFonts w:ascii="Tahoma" w:hAnsi="Tahoma" w:cs="Tahoma"/>
              </w:rPr>
            </w:pPr>
            <w:r w:rsidRPr="00CE081D">
              <w:rPr>
                <w:rFonts w:ascii="Tahoma" w:hAnsi="Tahoma" w:cs="Tahoma"/>
              </w:rPr>
              <w:t>and the response will be :</w:t>
            </w:r>
          </w:p>
          <w:p w14:paraId="675AC2D8" w14:textId="77777777" w:rsidR="00A90029" w:rsidRPr="00CE081D" w:rsidRDefault="00A90029" w:rsidP="000B23E1">
            <w:pPr>
              <w:pStyle w:val="ListParagraph"/>
              <w:numPr>
                <w:ilvl w:val="0"/>
                <w:numId w:val="17"/>
              </w:numPr>
              <w:spacing w:after="60"/>
              <w:ind w:left="809"/>
              <w:contextualSpacing/>
              <w:rPr>
                <w:rFonts w:ascii="Tahoma" w:hAnsi="Tahoma" w:cs="Tahoma"/>
              </w:rPr>
            </w:pPr>
            <w:proofErr w:type="spellStart"/>
            <w:r w:rsidRPr="00CE081D">
              <w:rPr>
                <w:rFonts w:ascii="Tahoma" w:hAnsi="Tahoma" w:cs="Tahoma"/>
              </w:rPr>
              <w:t>emergencyType</w:t>
            </w:r>
            <w:proofErr w:type="spellEnd"/>
            <w:r w:rsidRPr="00CE081D">
              <w:rPr>
                <w:rFonts w:ascii="Tahoma" w:hAnsi="Tahoma" w:cs="Tahoma"/>
              </w:rPr>
              <w:t>(</w:t>
            </w:r>
            <w:proofErr w:type="spellStart"/>
            <w:r w:rsidRPr="00CE081D">
              <w:rPr>
                <w:rFonts w:ascii="Tahoma" w:hAnsi="Tahoma" w:cs="Tahoma"/>
              </w:rPr>
              <w:t>ArrayofDictionary</w:t>
            </w:r>
            <w:proofErr w:type="spellEnd"/>
            <w:r w:rsidRPr="00CE081D">
              <w:rPr>
                <w:rFonts w:ascii="Tahoma" w:hAnsi="Tahoma" w:cs="Tahoma"/>
              </w:rPr>
              <w:t>)</w:t>
            </w:r>
          </w:p>
          <w:p w14:paraId="75FEBBE3" w14:textId="5CD9B842" w:rsidR="008359E9" w:rsidRPr="00CE081D" w:rsidRDefault="008359E9" w:rsidP="000B23E1">
            <w:pPr>
              <w:pStyle w:val="ListParagraph"/>
              <w:numPr>
                <w:ilvl w:val="0"/>
                <w:numId w:val="17"/>
              </w:numPr>
              <w:spacing w:after="60"/>
              <w:ind w:left="809"/>
              <w:contextualSpacing/>
              <w:rPr>
                <w:rFonts w:ascii="Tahoma" w:hAnsi="Tahoma" w:cs="Tahoma"/>
              </w:rPr>
            </w:pPr>
            <w:proofErr w:type="spellStart"/>
            <w:r w:rsidRPr="00CE081D">
              <w:rPr>
                <w:rFonts w:ascii="Tahoma" w:hAnsi="Tahoma" w:cs="Tahoma"/>
              </w:rPr>
              <w:t>onHoldCategory</w:t>
            </w:r>
            <w:proofErr w:type="spellEnd"/>
            <w:r w:rsidRPr="00CE081D">
              <w:rPr>
                <w:rFonts w:ascii="Tahoma" w:hAnsi="Tahoma" w:cs="Tahoma"/>
              </w:rPr>
              <w:t>(</w:t>
            </w:r>
            <w:proofErr w:type="spellStart"/>
            <w:r w:rsidRPr="00CE081D">
              <w:rPr>
                <w:rFonts w:ascii="Tahoma" w:hAnsi="Tahoma" w:cs="Tahoma"/>
              </w:rPr>
              <w:t>ArrayofDictionary</w:t>
            </w:r>
            <w:proofErr w:type="spellEnd"/>
            <w:r w:rsidRPr="00CE081D">
              <w:rPr>
                <w:rFonts w:ascii="Tahoma" w:hAnsi="Tahoma" w:cs="Tahoma"/>
              </w:rPr>
              <w:t>)</w:t>
            </w:r>
          </w:p>
        </w:tc>
      </w:tr>
    </w:tbl>
    <w:p w14:paraId="313029DE" w14:textId="392941B5" w:rsidR="000A0A5D" w:rsidRPr="00CE081D" w:rsidRDefault="000A0A5D" w:rsidP="000A0A5D">
      <w:pPr>
        <w:rPr>
          <w:rFonts w:ascii="Tahoma" w:hAnsi="Tahoma" w:cs="Tahoma"/>
        </w:rPr>
      </w:pPr>
    </w:p>
    <w:p w14:paraId="5A616CDC" w14:textId="3DB6E121" w:rsidR="00FE3030" w:rsidRPr="00CE081D" w:rsidRDefault="00FE3030" w:rsidP="00FE3030">
      <w:pPr>
        <w:pStyle w:val="Heading3"/>
        <w:rPr>
          <w:rFonts w:ascii="Tahoma" w:hAnsi="Tahoma" w:cs="Tahoma"/>
        </w:rPr>
      </w:pPr>
      <w:bookmarkStart w:id="89" w:name="_Toc465763569"/>
      <w:r w:rsidRPr="00CE081D">
        <w:rPr>
          <w:rFonts w:ascii="Tahoma" w:hAnsi="Tahoma" w:cs="Tahoma"/>
        </w:rPr>
        <w:t>Forgot Password</w:t>
      </w:r>
      <w:bookmarkEnd w:id="89"/>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FE3030" w:rsidRPr="00CE081D" w14:paraId="0EF62498" w14:textId="77777777" w:rsidTr="00DE6851">
        <w:trPr>
          <w:cantSplit/>
          <w:trHeight w:val="72"/>
          <w:tblHeader/>
        </w:trPr>
        <w:tc>
          <w:tcPr>
            <w:tcW w:w="671" w:type="pct"/>
            <w:shd w:val="clear" w:color="auto" w:fill="D9D9D9" w:themeFill="background1" w:themeFillShade="D9"/>
            <w:vAlign w:val="center"/>
          </w:tcPr>
          <w:p w14:paraId="669A1015" w14:textId="77777777" w:rsidR="00FE3030" w:rsidRPr="00CE081D" w:rsidRDefault="00FE3030" w:rsidP="00DE6851">
            <w:pPr>
              <w:rPr>
                <w:rFonts w:ascii="Tahoma" w:hAnsi="Tahoma" w:cs="Tahoma"/>
                <w:b/>
                <w:iCs/>
              </w:rPr>
            </w:pPr>
            <w:r w:rsidRPr="00CE081D">
              <w:rPr>
                <w:rFonts w:ascii="Tahoma" w:hAnsi="Tahoma" w:cs="Tahoma"/>
                <w:b/>
              </w:rPr>
              <w:t>UC ID</w:t>
            </w:r>
          </w:p>
        </w:tc>
        <w:tc>
          <w:tcPr>
            <w:tcW w:w="4329" w:type="pct"/>
            <w:vAlign w:val="center"/>
          </w:tcPr>
          <w:p w14:paraId="3F67DF81" w14:textId="0AC99707" w:rsidR="00FE3030" w:rsidRPr="00CE081D" w:rsidRDefault="00FE3030" w:rsidP="00DE6851">
            <w:pPr>
              <w:spacing w:after="60"/>
              <w:contextualSpacing/>
              <w:rPr>
                <w:rFonts w:ascii="Tahoma" w:hAnsi="Tahoma" w:cs="Tahoma"/>
                <w:iCs/>
              </w:rPr>
            </w:pPr>
            <w:r w:rsidRPr="00CE081D">
              <w:rPr>
                <w:rFonts w:ascii="Tahoma" w:hAnsi="Tahoma" w:cs="Tahoma"/>
                <w:iCs/>
              </w:rPr>
              <w:t>UC-</w:t>
            </w:r>
            <w:r w:rsidR="00405254" w:rsidRPr="00CE081D">
              <w:rPr>
                <w:rFonts w:ascii="Tahoma" w:hAnsi="Tahoma" w:cs="Tahoma"/>
                <w:iCs/>
              </w:rPr>
              <w:t>5</w:t>
            </w:r>
          </w:p>
        </w:tc>
      </w:tr>
      <w:tr w:rsidR="00FE3030" w:rsidRPr="00CE081D" w14:paraId="1E0200A2" w14:textId="77777777" w:rsidTr="00DE6851">
        <w:trPr>
          <w:cantSplit/>
          <w:trHeight w:val="72"/>
          <w:tblHeader/>
        </w:trPr>
        <w:tc>
          <w:tcPr>
            <w:tcW w:w="671" w:type="pct"/>
            <w:shd w:val="clear" w:color="auto" w:fill="D9D9D9" w:themeFill="background1" w:themeFillShade="D9"/>
            <w:vAlign w:val="center"/>
          </w:tcPr>
          <w:p w14:paraId="13E68EB3" w14:textId="77777777" w:rsidR="00FE3030" w:rsidRPr="00CE081D" w:rsidRDefault="00FE3030" w:rsidP="00DE6851">
            <w:pPr>
              <w:rPr>
                <w:rFonts w:ascii="Tahoma" w:hAnsi="Tahoma" w:cs="Tahoma"/>
                <w:b/>
                <w:iCs/>
              </w:rPr>
            </w:pPr>
            <w:r w:rsidRPr="00CE081D">
              <w:rPr>
                <w:rFonts w:ascii="Tahoma" w:hAnsi="Tahoma" w:cs="Tahoma"/>
                <w:b/>
                <w:iCs/>
              </w:rPr>
              <w:t>Description</w:t>
            </w:r>
          </w:p>
        </w:tc>
        <w:tc>
          <w:tcPr>
            <w:tcW w:w="4329" w:type="pct"/>
            <w:vAlign w:val="center"/>
          </w:tcPr>
          <w:p w14:paraId="0EFD1457" w14:textId="455AE8EE" w:rsidR="00FE3030" w:rsidRPr="00CE081D" w:rsidRDefault="00FE3030" w:rsidP="00A2295A">
            <w:pPr>
              <w:spacing w:after="60"/>
              <w:contextualSpacing/>
              <w:rPr>
                <w:rFonts w:ascii="Tahoma" w:hAnsi="Tahoma" w:cs="Tahoma"/>
              </w:rPr>
            </w:pPr>
            <w:r w:rsidRPr="00CE081D">
              <w:rPr>
                <w:rFonts w:ascii="Tahoma" w:hAnsi="Tahoma" w:cs="Tahoma"/>
              </w:rPr>
              <w:t>Use Case for help</w:t>
            </w:r>
            <w:r w:rsidR="00A2295A" w:rsidRPr="00CE081D">
              <w:rPr>
                <w:rFonts w:ascii="Tahoma" w:hAnsi="Tahoma" w:cs="Tahoma"/>
              </w:rPr>
              <w:t>ing</w:t>
            </w:r>
            <w:r w:rsidRPr="00CE081D">
              <w:rPr>
                <w:rFonts w:ascii="Tahoma" w:hAnsi="Tahoma" w:cs="Tahoma"/>
              </w:rPr>
              <w:t xml:space="preserve"> user when </w:t>
            </w:r>
            <w:r w:rsidR="00A2295A" w:rsidRPr="00CE081D">
              <w:rPr>
                <w:rFonts w:ascii="Tahoma" w:hAnsi="Tahoma" w:cs="Tahoma"/>
              </w:rPr>
              <w:t xml:space="preserve">they </w:t>
            </w:r>
            <w:proofErr w:type="spellStart"/>
            <w:r w:rsidRPr="00CE081D">
              <w:rPr>
                <w:rFonts w:ascii="Tahoma" w:hAnsi="Tahoma" w:cs="Tahoma"/>
              </w:rPr>
              <w:t>fogot</w:t>
            </w:r>
            <w:proofErr w:type="spellEnd"/>
            <w:r w:rsidRPr="00CE081D">
              <w:rPr>
                <w:rFonts w:ascii="Tahoma" w:hAnsi="Tahoma" w:cs="Tahoma"/>
              </w:rPr>
              <w:t xml:space="preserve"> their password</w:t>
            </w:r>
          </w:p>
        </w:tc>
      </w:tr>
      <w:tr w:rsidR="00FE3030" w:rsidRPr="00CE081D" w14:paraId="4994C7CB" w14:textId="77777777" w:rsidTr="00DE6851">
        <w:trPr>
          <w:cantSplit/>
          <w:trHeight w:val="72"/>
          <w:tblHeader/>
        </w:trPr>
        <w:tc>
          <w:tcPr>
            <w:tcW w:w="671" w:type="pct"/>
            <w:shd w:val="clear" w:color="auto" w:fill="D9D9D9" w:themeFill="background1" w:themeFillShade="D9"/>
            <w:vAlign w:val="center"/>
          </w:tcPr>
          <w:p w14:paraId="4DDF1514" w14:textId="77777777" w:rsidR="00FE3030" w:rsidRPr="00CE081D" w:rsidRDefault="00FE3030" w:rsidP="00DE6851">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02386C06" w14:textId="2328C00F" w:rsidR="00FE3030" w:rsidRPr="00CE081D" w:rsidRDefault="00FE3030" w:rsidP="00DE6851">
            <w:pPr>
              <w:spacing w:after="60"/>
              <w:contextualSpacing/>
              <w:rPr>
                <w:rFonts w:ascii="Tahoma" w:hAnsi="Tahoma" w:cs="Tahoma"/>
              </w:rPr>
            </w:pPr>
            <w:r w:rsidRPr="00CE081D">
              <w:rPr>
                <w:rFonts w:ascii="Tahoma" w:hAnsi="Tahoma" w:cs="Tahoma"/>
              </w:rPr>
              <w:t>FR-1</w:t>
            </w:r>
            <w:r w:rsidR="000F0024" w:rsidRPr="00CE081D">
              <w:rPr>
                <w:rFonts w:ascii="Tahoma" w:hAnsi="Tahoma" w:cs="Tahoma"/>
              </w:rPr>
              <w:t xml:space="preserve"> - The app shall has a capability to do user authentication from backend server</w:t>
            </w:r>
          </w:p>
        </w:tc>
      </w:tr>
      <w:tr w:rsidR="00FE3030" w:rsidRPr="00CE081D" w14:paraId="27C52ABE" w14:textId="77777777" w:rsidTr="00DE6851">
        <w:trPr>
          <w:cantSplit/>
          <w:trHeight w:val="72"/>
          <w:tblHeader/>
        </w:trPr>
        <w:tc>
          <w:tcPr>
            <w:tcW w:w="671" w:type="pct"/>
            <w:shd w:val="clear" w:color="auto" w:fill="D9D9D9" w:themeFill="background1" w:themeFillShade="D9"/>
            <w:vAlign w:val="center"/>
          </w:tcPr>
          <w:p w14:paraId="6BC197A1" w14:textId="77777777" w:rsidR="00FE3030" w:rsidRPr="00CE081D" w:rsidRDefault="00FE3030" w:rsidP="00DE6851">
            <w:pPr>
              <w:rPr>
                <w:rFonts w:ascii="Tahoma" w:hAnsi="Tahoma" w:cs="Tahoma"/>
                <w:b/>
                <w:iCs/>
              </w:rPr>
            </w:pPr>
            <w:r w:rsidRPr="00CE081D">
              <w:rPr>
                <w:rFonts w:ascii="Tahoma" w:hAnsi="Tahoma" w:cs="Tahoma"/>
                <w:b/>
                <w:iCs/>
              </w:rPr>
              <w:t>Actor</w:t>
            </w:r>
          </w:p>
        </w:tc>
        <w:tc>
          <w:tcPr>
            <w:tcW w:w="4329" w:type="pct"/>
            <w:vAlign w:val="center"/>
          </w:tcPr>
          <w:p w14:paraId="7CE2E702" w14:textId="77777777" w:rsidR="00FE3030" w:rsidRPr="00CE081D" w:rsidRDefault="00FE3030" w:rsidP="00DE6851">
            <w:pPr>
              <w:spacing w:after="60"/>
              <w:contextualSpacing/>
              <w:rPr>
                <w:rFonts w:ascii="Tahoma" w:hAnsi="Tahoma" w:cs="Tahoma"/>
              </w:rPr>
            </w:pPr>
            <w:r w:rsidRPr="00CE081D">
              <w:rPr>
                <w:rFonts w:ascii="Tahoma" w:hAnsi="Tahoma" w:cs="Tahoma"/>
              </w:rPr>
              <w:t>User</w:t>
            </w:r>
          </w:p>
        </w:tc>
      </w:tr>
      <w:tr w:rsidR="00FE3030" w:rsidRPr="00CE081D" w14:paraId="361A5C2D" w14:textId="77777777" w:rsidTr="00DE6851">
        <w:trPr>
          <w:cantSplit/>
          <w:trHeight w:val="550"/>
          <w:tblHeader/>
        </w:trPr>
        <w:tc>
          <w:tcPr>
            <w:tcW w:w="671" w:type="pct"/>
            <w:shd w:val="clear" w:color="auto" w:fill="D9D9D9" w:themeFill="background1" w:themeFillShade="D9"/>
            <w:vAlign w:val="center"/>
          </w:tcPr>
          <w:p w14:paraId="52058DF8" w14:textId="77777777" w:rsidR="00FE3030" w:rsidRPr="00CE081D" w:rsidRDefault="00FE3030" w:rsidP="00DE6851">
            <w:pPr>
              <w:rPr>
                <w:rFonts w:ascii="Tahoma" w:hAnsi="Tahoma" w:cs="Tahoma"/>
                <w:b/>
                <w:iCs/>
              </w:rPr>
            </w:pPr>
            <w:r w:rsidRPr="00CE081D">
              <w:rPr>
                <w:rFonts w:ascii="Tahoma" w:hAnsi="Tahoma" w:cs="Tahoma"/>
                <w:b/>
                <w:iCs/>
              </w:rPr>
              <w:t>Pre-Condition</w:t>
            </w:r>
          </w:p>
        </w:tc>
        <w:tc>
          <w:tcPr>
            <w:tcW w:w="4329" w:type="pct"/>
            <w:vAlign w:val="center"/>
          </w:tcPr>
          <w:p w14:paraId="3A243FDB" w14:textId="77777777" w:rsidR="00FE3030" w:rsidRPr="00CE081D" w:rsidRDefault="00FE3030" w:rsidP="000B23E1">
            <w:pPr>
              <w:pStyle w:val="ListParagraph"/>
              <w:numPr>
                <w:ilvl w:val="0"/>
                <w:numId w:val="14"/>
              </w:numPr>
              <w:spacing w:after="60"/>
              <w:ind w:left="383"/>
              <w:contextualSpacing/>
              <w:rPr>
                <w:rFonts w:ascii="Tahoma" w:hAnsi="Tahoma" w:cs="Tahoma"/>
              </w:rPr>
            </w:pPr>
            <w:r w:rsidRPr="00CE081D">
              <w:rPr>
                <w:rFonts w:ascii="Tahoma" w:hAnsi="Tahoma" w:cs="Tahoma"/>
              </w:rPr>
              <w:t>User is on login page</w:t>
            </w:r>
          </w:p>
          <w:p w14:paraId="08D204BB" w14:textId="7C0C1E6C" w:rsidR="00FE3030" w:rsidRPr="00CE081D" w:rsidRDefault="00FE3030" w:rsidP="000B23E1">
            <w:pPr>
              <w:pStyle w:val="ListParagraph"/>
              <w:numPr>
                <w:ilvl w:val="0"/>
                <w:numId w:val="14"/>
              </w:numPr>
              <w:spacing w:after="60"/>
              <w:ind w:left="383"/>
              <w:contextualSpacing/>
              <w:rPr>
                <w:rFonts w:ascii="Tahoma" w:hAnsi="Tahoma" w:cs="Tahoma"/>
              </w:rPr>
            </w:pPr>
            <w:r w:rsidRPr="00CE081D">
              <w:rPr>
                <w:rFonts w:ascii="Tahoma" w:hAnsi="Tahoma" w:cs="Tahoma"/>
              </w:rPr>
              <w:t>User tap forgot password button</w:t>
            </w:r>
          </w:p>
          <w:p w14:paraId="2B4FF943" w14:textId="3556BBB9" w:rsidR="00FE3030" w:rsidRPr="00CE081D" w:rsidRDefault="00FE3030" w:rsidP="000B23E1">
            <w:pPr>
              <w:pStyle w:val="ListParagraph"/>
              <w:numPr>
                <w:ilvl w:val="0"/>
                <w:numId w:val="14"/>
              </w:numPr>
              <w:spacing w:after="60"/>
              <w:ind w:left="383"/>
              <w:contextualSpacing/>
              <w:rPr>
                <w:rFonts w:ascii="Tahoma" w:hAnsi="Tahoma" w:cs="Tahoma"/>
              </w:rPr>
            </w:pPr>
            <w:r w:rsidRPr="00CE081D">
              <w:rPr>
                <w:rFonts w:ascii="Tahoma" w:hAnsi="Tahoma" w:cs="Tahoma"/>
              </w:rPr>
              <w:t>User has filled username field</w:t>
            </w:r>
          </w:p>
        </w:tc>
      </w:tr>
      <w:tr w:rsidR="00FE3030" w:rsidRPr="00CE081D" w14:paraId="2733719C" w14:textId="77777777" w:rsidTr="00DE6851">
        <w:trPr>
          <w:cantSplit/>
          <w:trHeight w:val="72"/>
          <w:tblHeader/>
        </w:trPr>
        <w:tc>
          <w:tcPr>
            <w:tcW w:w="671" w:type="pct"/>
            <w:shd w:val="clear" w:color="auto" w:fill="D9D9D9" w:themeFill="background1" w:themeFillShade="D9"/>
            <w:vAlign w:val="center"/>
          </w:tcPr>
          <w:p w14:paraId="2C4F0636" w14:textId="0E525D4D" w:rsidR="00FE3030" w:rsidRPr="00CE081D" w:rsidRDefault="00FE3030" w:rsidP="00DE6851">
            <w:pPr>
              <w:rPr>
                <w:rFonts w:ascii="Tahoma" w:hAnsi="Tahoma" w:cs="Tahoma"/>
                <w:b/>
                <w:iCs/>
              </w:rPr>
            </w:pPr>
            <w:r w:rsidRPr="00CE081D">
              <w:rPr>
                <w:rFonts w:ascii="Tahoma" w:hAnsi="Tahoma" w:cs="Tahoma"/>
                <w:b/>
                <w:iCs/>
              </w:rPr>
              <w:t>Trigger</w:t>
            </w:r>
          </w:p>
        </w:tc>
        <w:tc>
          <w:tcPr>
            <w:tcW w:w="4329" w:type="pct"/>
            <w:vAlign w:val="center"/>
          </w:tcPr>
          <w:p w14:paraId="6EAE139D" w14:textId="68988823" w:rsidR="00FE3030" w:rsidRPr="00CE081D" w:rsidRDefault="00FE3030" w:rsidP="00FE3030">
            <w:pPr>
              <w:spacing w:after="60"/>
              <w:contextualSpacing/>
              <w:rPr>
                <w:rFonts w:ascii="Tahoma" w:hAnsi="Tahoma" w:cs="Tahoma"/>
              </w:rPr>
            </w:pPr>
            <w:r w:rsidRPr="00CE081D">
              <w:rPr>
                <w:rFonts w:ascii="Tahoma" w:hAnsi="Tahoma" w:cs="Tahoma"/>
              </w:rPr>
              <w:t>User taps reset password button</w:t>
            </w:r>
          </w:p>
        </w:tc>
      </w:tr>
      <w:tr w:rsidR="00FE3030" w:rsidRPr="00CE081D" w14:paraId="12B01FB1" w14:textId="77777777" w:rsidTr="00DE6851">
        <w:trPr>
          <w:cantSplit/>
          <w:trHeight w:val="72"/>
          <w:tblHeader/>
        </w:trPr>
        <w:tc>
          <w:tcPr>
            <w:tcW w:w="671" w:type="pct"/>
            <w:shd w:val="clear" w:color="auto" w:fill="D9D9D9" w:themeFill="background1" w:themeFillShade="D9"/>
            <w:vAlign w:val="center"/>
          </w:tcPr>
          <w:p w14:paraId="7B9A4602" w14:textId="77777777" w:rsidR="00FE3030" w:rsidRPr="00CE081D" w:rsidRDefault="00FE3030" w:rsidP="00DE6851">
            <w:pPr>
              <w:rPr>
                <w:rFonts w:ascii="Tahoma" w:hAnsi="Tahoma" w:cs="Tahoma"/>
                <w:b/>
                <w:iCs/>
              </w:rPr>
            </w:pPr>
            <w:r w:rsidRPr="00CE081D">
              <w:rPr>
                <w:rFonts w:ascii="Tahoma" w:hAnsi="Tahoma" w:cs="Tahoma"/>
                <w:b/>
                <w:iCs/>
              </w:rPr>
              <w:t>Normal Scenarios</w:t>
            </w:r>
          </w:p>
        </w:tc>
        <w:tc>
          <w:tcPr>
            <w:tcW w:w="4329" w:type="pct"/>
            <w:vAlign w:val="center"/>
          </w:tcPr>
          <w:p w14:paraId="687CC0D9" w14:textId="77777777" w:rsidR="00FE3030" w:rsidRPr="00CE081D" w:rsidRDefault="00FE3030"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Progress dialog will show</w:t>
            </w:r>
          </w:p>
          <w:p w14:paraId="14FF2412" w14:textId="59E49A67" w:rsidR="00FE3030" w:rsidRPr="00CE081D" w:rsidRDefault="00FE3030"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System send username to backend server</w:t>
            </w:r>
          </w:p>
          <w:p w14:paraId="1B1774D9" w14:textId="05FCBE65" w:rsidR="00FE3030" w:rsidRPr="00CE081D" w:rsidRDefault="00FE3030"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Backend reset password and send an email to user registered email address</w:t>
            </w:r>
          </w:p>
          <w:p w14:paraId="5459C38F" w14:textId="2FEA7635" w:rsidR="00FE3030" w:rsidRPr="00CE081D" w:rsidRDefault="00A2295A"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Backend send operation status as API response</w:t>
            </w:r>
          </w:p>
        </w:tc>
      </w:tr>
      <w:tr w:rsidR="00FE3030" w:rsidRPr="00CE081D" w14:paraId="3C4AD00A" w14:textId="77777777" w:rsidTr="00DE6851">
        <w:trPr>
          <w:cantSplit/>
          <w:trHeight w:val="72"/>
          <w:tblHeader/>
        </w:trPr>
        <w:tc>
          <w:tcPr>
            <w:tcW w:w="671" w:type="pct"/>
            <w:shd w:val="clear" w:color="auto" w:fill="D9D9D9" w:themeFill="background1" w:themeFillShade="D9"/>
            <w:vAlign w:val="center"/>
          </w:tcPr>
          <w:p w14:paraId="09BC7B82" w14:textId="77777777" w:rsidR="00FE3030" w:rsidRPr="00CE081D" w:rsidRDefault="00FE3030" w:rsidP="00DE6851">
            <w:pPr>
              <w:rPr>
                <w:rFonts w:ascii="Tahoma" w:hAnsi="Tahoma" w:cs="Tahoma"/>
                <w:b/>
                <w:iCs/>
              </w:rPr>
            </w:pPr>
            <w:r w:rsidRPr="00CE081D">
              <w:rPr>
                <w:rFonts w:ascii="Tahoma" w:hAnsi="Tahoma" w:cs="Tahoma"/>
                <w:b/>
                <w:iCs/>
              </w:rPr>
              <w:t>UI Validation</w:t>
            </w:r>
          </w:p>
        </w:tc>
        <w:tc>
          <w:tcPr>
            <w:tcW w:w="4329" w:type="pct"/>
            <w:vAlign w:val="center"/>
          </w:tcPr>
          <w:p w14:paraId="4BBD67FA" w14:textId="3EABA4F8" w:rsidR="00FE3030" w:rsidRPr="00CE081D" w:rsidRDefault="00FE3030" w:rsidP="000B23E1">
            <w:pPr>
              <w:pStyle w:val="ListParagraph"/>
              <w:numPr>
                <w:ilvl w:val="0"/>
                <w:numId w:val="16"/>
              </w:numPr>
              <w:spacing w:after="60"/>
              <w:contextualSpacing/>
              <w:rPr>
                <w:rFonts w:ascii="Tahoma" w:hAnsi="Tahoma" w:cs="Tahoma"/>
              </w:rPr>
            </w:pPr>
            <w:r w:rsidRPr="00CE081D">
              <w:rPr>
                <w:rFonts w:ascii="Tahoma" w:hAnsi="Tahoma" w:cs="Tahoma"/>
              </w:rPr>
              <w:t>Username field must be filled</w:t>
            </w:r>
          </w:p>
        </w:tc>
      </w:tr>
      <w:tr w:rsidR="00FE3030" w:rsidRPr="00CE081D" w14:paraId="7F9F250D" w14:textId="77777777" w:rsidTr="00DE6851">
        <w:trPr>
          <w:cantSplit/>
          <w:trHeight w:val="72"/>
          <w:tblHeader/>
        </w:trPr>
        <w:tc>
          <w:tcPr>
            <w:tcW w:w="671" w:type="pct"/>
            <w:shd w:val="clear" w:color="auto" w:fill="D9D9D9" w:themeFill="background1" w:themeFillShade="D9"/>
            <w:vAlign w:val="center"/>
          </w:tcPr>
          <w:p w14:paraId="1D1BF0E4" w14:textId="77777777" w:rsidR="00FE3030" w:rsidRPr="00CE081D" w:rsidRDefault="00FE3030" w:rsidP="00DE6851">
            <w:pPr>
              <w:rPr>
                <w:rFonts w:ascii="Tahoma" w:hAnsi="Tahoma" w:cs="Tahoma"/>
                <w:b/>
                <w:iCs/>
              </w:rPr>
            </w:pPr>
            <w:r w:rsidRPr="00CE081D">
              <w:rPr>
                <w:rFonts w:ascii="Tahoma" w:hAnsi="Tahoma" w:cs="Tahoma"/>
                <w:b/>
                <w:iCs/>
              </w:rPr>
              <w:t>Business Rules</w:t>
            </w:r>
          </w:p>
        </w:tc>
        <w:tc>
          <w:tcPr>
            <w:tcW w:w="4329" w:type="pct"/>
            <w:vAlign w:val="center"/>
          </w:tcPr>
          <w:p w14:paraId="53F52BD3" w14:textId="77777777" w:rsidR="00FE3030" w:rsidRPr="00CE081D" w:rsidRDefault="00FE3030" w:rsidP="00417D31">
            <w:pPr>
              <w:spacing w:after="60"/>
              <w:contextualSpacing/>
              <w:rPr>
                <w:rFonts w:ascii="Tahoma" w:hAnsi="Tahoma" w:cs="Tahoma"/>
              </w:rPr>
            </w:pPr>
            <w:r w:rsidRPr="00CE081D">
              <w:rPr>
                <w:rFonts w:ascii="Tahoma" w:hAnsi="Tahoma" w:cs="Tahoma"/>
              </w:rPr>
              <w:t>Username must be registered to backend server</w:t>
            </w:r>
          </w:p>
        </w:tc>
      </w:tr>
      <w:tr w:rsidR="00FE3030" w:rsidRPr="00CE081D" w14:paraId="3874B5A2" w14:textId="77777777" w:rsidTr="00DE6851">
        <w:trPr>
          <w:cantSplit/>
          <w:trHeight w:val="72"/>
          <w:tblHeader/>
        </w:trPr>
        <w:tc>
          <w:tcPr>
            <w:tcW w:w="671" w:type="pct"/>
            <w:shd w:val="clear" w:color="auto" w:fill="D9D9D9" w:themeFill="background1" w:themeFillShade="D9"/>
            <w:vAlign w:val="center"/>
          </w:tcPr>
          <w:p w14:paraId="175D570A" w14:textId="77777777" w:rsidR="00FE3030" w:rsidRPr="00CE081D" w:rsidRDefault="00FE3030" w:rsidP="00DE6851">
            <w:pPr>
              <w:rPr>
                <w:rFonts w:ascii="Tahoma" w:hAnsi="Tahoma" w:cs="Tahoma"/>
                <w:b/>
                <w:iCs/>
              </w:rPr>
            </w:pPr>
            <w:r w:rsidRPr="00CE081D">
              <w:rPr>
                <w:rFonts w:ascii="Tahoma" w:hAnsi="Tahoma" w:cs="Tahoma"/>
                <w:b/>
                <w:iCs/>
              </w:rPr>
              <w:lastRenderedPageBreak/>
              <w:t>Success Result</w:t>
            </w:r>
          </w:p>
        </w:tc>
        <w:tc>
          <w:tcPr>
            <w:tcW w:w="4329" w:type="pct"/>
            <w:vAlign w:val="center"/>
          </w:tcPr>
          <w:p w14:paraId="65201380" w14:textId="77777777" w:rsidR="00FE3030" w:rsidRPr="00CE081D" w:rsidRDefault="00A2295A" w:rsidP="000B23E1">
            <w:pPr>
              <w:pStyle w:val="ListParagraph"/>
              <w:numPr>
                <w:ilvl w:val="0"/>
                <w:numId w:val="17"/>
              </w:numPr>
              <w:spacing w:after="60"/>
              <w:contextualSpacing/>
              <w:rPr>
                <w:rFonts w:ascii="Tahoma" w:hAnsi="Tahoma" w:cs="Tahoma"/>
              </w:rPr>
            </w:pPr>
            <w:r w:rsidRPr="00CE081D">
              <w:rPr>
                <w:rFonts w:ascii="Tahoma" w:hAnsi="Tahoma" w:cs="Tahoma"/>
              </w:rPr>
              <w:t>Progress dialog will be dismissed</w:t>
            </w:r>
          </w:p>
          <w:p w14:paraId="72E0E316" w14:textId="7A44D5B4" w:rsidR="00A2295A" w:rsidRPr="00CE081D" w:rsidRDefault="00A2295A" w:rsidP="000B23E1">
            <w:pPr>
              <w:pStyle w:val="ListParagraph"/>
              <w:numPr>
                <w:ilvl w:val="0"/>
                <w:numId w:val="17"/>
              </w:numPr>
              <w:spacing w:after="60"/>
              <w:contextualSpacing/>
              <w:rPr>
                <w:rFonts w:ascii="Tahoma" w:hAnsi="Tahoma" w:cs="Tahoma"/>
              </w:rPr>
            </w:pPr>
            <w:r w:rsidRPr="00CE081D">
              <w:rPr>
                <w:rFonts w:ascii="Tahoma" w:hAnsi="Tahoma" w:cs="Tahoma"/>
              </w:rPr>
              <w:t>Application navigates back to login page</w:t>
            </w:r>
          </w:p>
        </w:tc>
      </w:tr>
      <w:tr w:rsidR="00FE3030" w:rsidRPr="00CE081D" w14:paraId="6AC23ACE" w14:textId="77777777" w:rsidTr="00DE6851">
        <w:trPr>
          <w:cantSplit/>
          <w:trHeight w:val="522"/>
          <w:tblHeader/>
        </w:trPr>
        <w:tc>
          <w:tcPr>
            <w:tcW w:w="671" w:type="pct"/>
            <w:shd w:val="clear" w:color="auto" w:fill="D9D9D9" w:themeFill="background1" w:themeFillShade="D9"/>
            <w:vAlign w:val="center"/>
          </w:tcPr>
          <w:p w14:paraId="7068DE64" w14:textId="1A98FD94" w:rsidR="00FE3030" w:rsidRPr="00CE081D" w:rsidRDefault="00FE3030" w:rsidP="00DE6851">
            <w:pPr>
              <w:rPr>
                <w:rFonts w:ascii="Tahoma" w:hAnsi="Tahoma" w:cs="Tahoma"/>
                <w:b/>
                <w:iCs/>
              </w:rPr>
            </w:pPr>
            <w:r w:rsidRPr="00CE081D">
              <w:rPr>
                <w:rFonts w:ascii="Tahoma" w:hAnsi="Tahoma" w:cs="Tahoma"/>
                <w:b/>
                <w:iCs/>
              </w:rPr>
              <w:t>Minimal Result</w:t>
            </w:r>
          </w:p>
        </w:tc>
        <w:tc>
          <w:tcPr>
            <w:tcW w:w="4329" w:type="pct"/>
            <w:vAlign w:val="center"/>
          </w:tcPr>
          <w:p w14:paraId="02289AAB" w14:textId="77777777" w:rsidR="00FE3030" w:rsidRPr="00CE081D" w:rsidRDefault="00FE3030" w:rsidP="00DE6851">
            <w:pPr>
              <w:spacing w:after="60"/>
              <w:ind w:left="23"/>
              <w:contextualSpacing/>
              <w:rPr>
                <w:rFonts w:ascii="Tahoma" w:hAnsi="Tahoma" w:cs="Tahoma"/>
              </w:rPr>
            </w:pPr>
            <w:r w:rsidRPr="00CE081D">
              <w:rPr>
                <w:rFonts w:ascii="Tahoma" w:hAnsi="Tahoma" w:cs="Tahoma"/>
              </w:rPr>
              <w:t>-</w:t>
            </w:r>
          </w:p>
        </w:tc>
      </w:tr>
      <w:tr w:rsidR="00FE3030" w:rsidRPr="00CE081D" w14:paraId="40522B3E" w14:textId="77777777" w:rsidTr="00DE6851">
        <w:trPr>
          <w:cantSplit/>
          <w:trHeight w:val="72"/>
          <w:tblHeader/>
        </w:trPr>
        <w:tc>
          <w:tcPr>
            <w:tcW w:w="671" w:type="pct"/>
            <w:shd w:val="clear" w:color="auto" w:fill="D9D9D9" w:themeFill="background1" w:themeFillShade="D9"/>
            <w:vAlign w:val="center"/>
          </w:tcPr>
          <w:p w14:paraId="3856E2E1" w14:textId="77777777" w:rsidR="00FE3030" w:rsidRPr="00CE081D" w:rsidRDefault="00FE3030" w:rsidP="00DE6851">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4E8786FB" w14:textId="1D4B6FCC" w:rsidR="00FE3030" w:rsidRPr="00CE081D" w:rsidRDefault="00A2295A" w:rsidP="00A2295A">
            <w:pPr>
              <w:spacing w:after="60"/>
              <w:contextualSpacing/>
              <w:rPr>
                <w:rFonts w:ascii="Tahoma" w:hAnsi="Tahoma" w:cs="Tahoma"/>
              </w:rPr>
            </w:pPr>
            <w:r w:rsidRPr="00CE081D">
              <w:rPr>
                <w:rFonts w:ascii="Tahoma" w:hAnsi="Tahoma" w:cs="Tahoma"/>
              </w:rPr>
              <w:t>Service unavailable, please contact your administrator”</w:t>
            </w:r>
          </w:p>
        </w:tc>
      </w:tr>
      <w:tr w:rsidR="00FE3030" w:rsidRPr="00CE081D" w14:paraId="2264A58D" w14:textId="77777777" w:rsidTr="00DE6851">
        <w:trPr>
          <w:cantSplit/>
          <w:trHeight w:val="72"/>
          <w:tblHeader/>
        </w:trPr>
        <w:tc>
          <w:tcPr>
            <w:tcW w:w="671" w:type="pct"/>
            <w:shd w:val="clear" w:color="auto" w:fill="D9D9D9" w:themeFill="background1" w:themeFillShade="D9"/>
            <w:vAlign w:val="center"/>
          </w:tcPr>
          <w:p w14:paraId="2B51BE1E" w14:textId="77777777" w:rsidR="00FE3030" w:rsidRPr="00CE081D" w:rsidRDefault="00FE3030" w:rsidP="00DE6851">
            <w:pPr>
              <w:rPr>
                <w:rFonts w:ascii="Tahoma" w:hAnsi="Tahoma" w:cs="Tahoma"/>
                <w:b/>
                <w:iCs/>
              </w:rPr>
            </w:pPr>
            <w:r w:rsidRPr="00CE081D">
              <w:rPr>
                <w:rFonts w:ascii="Tahoma" w:hAnsi="Tahoma" w:cs="Tahoma"/>
                <w:b/>
                <w:iCs/>
              </w:rPr>
              <w:t>UI Image</w:t>
            </w:r>
          </w:p>
        </w:tc>
        <w:tc>
          <w:tcPr>
            <w:tcW w:w="4329" w:type="pct"/>
            <w:vAlign w:val="center"/>
          </w:tcPr>
          <w:p w14:paraId="79F76182" w14:textId="662BDAAD" w:rsidR="00FE3030" w:rsidRPr="00CE081D" w:rsidRDefault="00A2295A" w:rsidP="00DE6851">
            <w:pPr>
              <w:spacing w:after="60"/>
              <w:contextualSpacing/>
              <w:jc w:val="center"/>
              <w:rPr>
                <w:rFonts w:ascii="Tahoma" w:hAnsi="Tahoma" w:cs="Tahoma"/>
              </w:rPr>
            </w:pPr>
            <w:r w:rsidRPr="00CE081D">
              <w:rPr>
                <w:rFonts w:ascii="Tahoma" w:hAnsi="Tahoma" w:cs="Tahoma"/>
                <w:noProof/>
              </w:rPr>
              <w:drawing>
                <wp:inline distT="0" distB="0" distL="0" distR="0" wp14:anchorId="3B70FB16" wp14:editId="7853ABDB">
                  <wp:extent cx="2025000" cy="3600000"/>
                  <wp:effectExtent l="0" t="0" r="762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5000" cy="3600000"/>
                          </a:xfrm>
                          <a:prstGeom prst="rect">
                            <a:avLst/>
                          </a:prstGeom>
                        </pic:spPr>
                      </pic:pic>
                    </a:graphicData>
                  </a:graphic>
                </wp:inline>
              </w:drawing>
            </w:r>
          </w:p>
        </w:tc>
      </w:tr>
      <w:tr w:rsidR="00FE3030" w:rsidRPr="00CE081D" w14:paraId="0C0C3C8C" w14:textId="77777777" w:rsidTr="00DE6851">
        <w:trPr>
          <w:cantSplit/>
          <w:trHeight w:val="72"/>
          <w:tblHeader/>
        </w:trPr>
        <w:tc>
          <w:tcPr>
            <w:tcW w:w="671" w:type="pct"/>
            <w:shd w:val="clear" w:color="auto" w:fill="D9D9D9" w:themeFill="background1" w:themeFillShade="D9"/>
            <w:vAlign w:val="center"/>
          </w:tcPr>
          <w:p w14:paraId="0A2FC64D" w14:textId="77777777" w:rsidR="00FE3030" w:rsidRPr="00CE081D" w:rsidRDefault="00FE3030" w:rsidP="00DE6851">
            <w:pPr>
              <w:rPr>
                <w:rFonts w:ascii="Tahoma" w:hAnsi="Tahoma" w:cs="Tahoma"/>
                <w:b/>
                <w:iCs/>
              </w:rPr>
            </w:pPr>
            <w:r w:rsidRPr="00CE081D">
              <w:rPr>
                <w:rFonts w:ascii="Tahoma" w:hAnsi="Tahoma" w:cs="Tahoma"/>
                <w:b/>
                <w:iCs/>
              </w:rPr>
              <w:t>Frequency of Usage</w:t>
            </w:r>
          </w:p>
        </w:tc>
        <w:tc>
          <w:tcPr>
            <w:tcW w:w="4329" w:type="pct"/>
            <w:vAlign w:val="center"/>
          </w:tcPr>
          <w:p w14:paraId="65D734AA" w14:textId="77777777" w:rsidR="00FE3030" w:rsidRPr="00CE081D" w:rsidRDefault="00FE3030" w:rsidP="00DE6851">
            <w:pPr>
              <w:spacing w:after="60"/>
              <w:contextualSpacing/>
              <w:rPr>
                <w:rFonts w:ascii="Tahoma" w:hAnsi="Tahoma" w:cs="Tahoma"/>
              </w:rPr>
            </w:pPr>
            <w:r w:rsidRPr="00CE081D">
              <w:rPr>
                <w:rFonts w:ascii="Tahoma" w:hAnsi="Tahoma" w:cs="Tahoma"/>
              </w:rPr>
              <w:t>Often</w:t>
            </w:r>
          </w:p>
        </w:tc>
      </w:tr>
      <w:tr w:rsidR="00FE3030" w:rsidRPr="00CE081D" w14:paraId="2DC3C7F7" w14:textId="77777777" w:rsidTr="00DE6851">
        <w:trPr>
          <w:cantSplit/>
          <w:trHeight w:val="453"/>
          <w:tblHeader/>
        </w:trPr>
        <w:tc>
          <w:tcPr>
            <w:tcW w:w="671" w:type="pct"/>
            <w:shd w:val="clear" w:color="auto" w:fill="D9D9D9" w:themeFill="background1" w:themeFillShade="D9"/>
            <w:vAlign w:val="center"/>
          </w:tcPr>
          <w:p w14:paraId="4C7B71B8" w14:textId="77777777" w:rsidR="00FE3030" w:rsidRPr="00CE081D" w:rsidRDefault="00FE3030" w:rsidP="00DE6851">
            <w:pPr>
              <w:rPr>
                <w:rFonts w:ascii="Tahoma" w:hAnsi="Tahoma" w:cs="Tahoma"/>
                <w:b/>
                <w:iCs/>
              </w:rPr>
            </w:pPr>
            <w:r w:rsidRPr="00CE081D">
              <w:rPr>
                <w:rFonts w:ascii="Tahoma" w:hAnsi="Tahoma" w:cs="Tahoma"/>
                <w:b/>
                <w:iCs/>
              </w:rPr>
              <w:t>Notes</w:t>
            </w:r>
          </w:p>
        </w:tc>
        <w:tc>
          <w:tcPr>
            <w:tcW w:w="4329" w:type="pct"/>
            <w:vAlign w:val="center"/>
          </w:tcPr>
          <w:p w14:paraId="36C675CA" w14:textId="77777777" w:rsidR="00FE3030" w:rsidRPr="00CE081D" w:rsidRDefault="00FE3030" w:rsidP="00DE6851">
            <w:pPr>
              <w:spacing w:after="60"/>
              <w:contextualSpacing/>
              <w:rPr>
                <w:rFonts w:ascii="Tahoma" w:hAnsi="Tahoma" w:cs="Tahoma"/>
              </w:rPr>
            </w:pPr>
            <w:r w:rsidRPr="00CE081D">
              <w:rPr>
                <w:rFonts w:ascii="Tahoma" w:hAnsi="Tahoma" w:cs="Tahoma"/>
              </w:rPr>
              <w:t>API used for this use case is :</w:t>
            </w:r>
          </w:p>
          <w:p w14:paraId="5E1763CD" w14:textId="77777777" w:rsidR="00FE3030" w:rsidRPr="00CE081D" w:rsidRDefault="00A2295A" w:rsidP="00DE6851">
            <w:pPr>
              <w:spacing w:after="60"/>
              <w:contextualSpacing/>
              <w:rPr>
                <w:rFonts w:ascii="Tahoma" w:hAnsi="Tahoma" w:cs="Tahoma"/>
              </w:rPr>
            </w:pPr>
            <w:proofErr w:type="spellStart"/>
            <w:r w:rsidRPr="00CE081D">
              <w:rPr>
                <w:rFonts w:ascii="Tahoma" w:hAnsi="Tahoma" w:cs="Tahoma"/>
              </w:rPr>
              <w:t>forgotPassword</w:t>
            </w:r>
            <w:proofErr w:type="spellEnd"/>
            <w:r w:rsidRPr="00CE081D">
              <w:rPr>
                <w:rFonts w:ascii="Tahoma" w:hAnsi="Tahoma" w:cs="Tahoma"/>
              </w:rPr>
              <w:t>(username)</w:t>
            </w:r>
          </w:p>
          <w:p w14:paraId="325ECB0D" w14:textId="77777777" w:rsidR="00A2295A" w:rsidRPr="00CE081D" w:rsidRDefault="00A2295A" w:rsidP="000B23E1">
            <w:pPr>
              <w:pStyle w:val="ListParagraph"/>
              <w:numPr>
                <w:ilvl w:val="0"/>
                <w:numId w:val="22"/>
              </w:numPr>
              <w:spacing w:after="60"/>
              <w:contextualSpacing/>
              <w:rPr>
                <w:rFonts w:ascii="Tahoma" w:hAnsi="Tahoma" w:cs="Tahoma"/>
              </w:rPr>
            </w:pPr>
            <w:r w:rsidRPr="00CE081D">
              <w:rPr>
                <w:rFonts w:ascii="Tahoma" w:hAnsi="Tahoma" w:cs="Tahoma"/>
              </w:rPr>
              <w:t>Username(String) : username of user</w:t>
            </w:r>
          </w:p>
          <w:p w14:paraId="259416F6" w14:textId="77777777" w:rsidR="00A2295A" w:rsidRPr="00CE081D" w:rsidRDefault="00A2295A" w:rsidP="00A2295A">
            <w:pPr>
              <w:spacing w:after="60"/>
              <w:contextualSpacing/>
              <w:rPr>
                <w:rFonts w:ascii="Tahoma" w:hAnsi="Tahoma" w:cs="Tahoma"/>
              </w:rPr>
            </w:pPr>
            <w:r w:rsidRPr="00CE081D">
              <w:rPr>
                <w:rFonts w:ascii="Tahoma" w:hAnsi="Tahoma" w:cs="Tahoma"/>
              </w:rPr>
              <w:t>and the response will be :</w:t>
            </w:r>
          </w:p>
          <w:p w14:paraId="31BABF6C" w14:textId="77777777" w:rsidR="00A2295A" w:rsidRPr="00CE081D" w:rsidRDefault="00A2295A" w:rsidP="000B23E1">
            <w:pPr>
              <w:pStyle w:val="ListParagraph"/>
              <w:numPr>
                <w:ilvl w:val="0"/>
                <w:numId w:val="22"/>
              </w:numPr>
              <w:spacing w:after="60"/>
              <w:contextualSpacing/>
              <w:rPr>
                <w:rFonts w:ascii="Tahoma" w:hAnsi="Tahoma" w:cs="Tahoma"/>
              </w:rPr>
            </w:pPr>
            <w:proofErr w:type="spellStart"/>
            <w:r w:rsidRPr="00CE081D">
              <w:rPr>
                <w:rFonts w:ascii="Tahoma" w:hAnsi="Tahoma" w:cs="Tahoma"/>
              </w:rPr>
              <w:t>statusCode</w:t>
            </w:r>
            <w:proofErr w:type="spellEnd"/>
            <w:r w:rsidRPr="00CE081D">
              <w:rPr>
                <w:rFonts w:ascii="Tahoma" w:hAnsi="Tahoma" w:cs="Tahoma"/>
              </w:rPr>
              <w:t>(String) : “OK” / “ERROR”</w:t>
            </w:r>
          </w:p>
          <w:p w14:paraId="76A186F8" w14:textId="644E5FC9" w:rsidR="00A2295A" w:rsidRPr="00CE081D" w:rsidRDefault="00A2295A" w:rsidP="000B23E1">
            <w:pPr>
              <w:pStyle w:val="ListParagraph"/>
              <w:numPr>
                <w:ilvl w:val="0"/>
                <w:numId w:val="22"/>
              </w:numPr>
              <w:spacing w:after="60"/>
              <w:contextualSpacing/>
              <w:rPr>
                <w:rFonts w:ascii="Tahoma" w:hAnsi="Tahoma" w:cs="Tahoma"/>
              </w:rPr>
            </w:pPr>
            <w:proofErr w:type="spellStart"/>
            <w:r w:rsidRPr="00CE081D">
              <w:rPr>
                <w:rFonts w:ascii="Tahoma" w:hAnsi="Tahoma" w:cs="Tahoma"/>
              </w:rPr>
              <w:t>statusMessage</w:t>
            </w:r>
            <w:proofErr w:type="spellEnd"/>
            <w:r w:rsidRPr="00CE081D">
              <w:rPr>
                <w:rFonts w:ascii="Tahoma" w:hAnsi="Tahoma" w:cs="Tahoma"/>
              </w:rPr>
              <w:t>(String)</w:t>
            </w:r>
          </w:p>
        </w:tc>
      </w:tr>
    </w:tbl>
    <w:p w14:paraId="4ADB098D" w14:textId="3D41ABC4" w:rsidR="00FE3030" w:rsidRPr="00CE081D" w:rsidRDefault="00FE3030" w:rsidP="00FE3030">
      <w:pPr>
        <w:rPr>
          <w:rFonts w:ascii="Tahoma" w:hAnsi="Tahoma" w:cs="Tahoma"/>
        </w:rPr>
      </w:pPr>
    </w:p>
    <w:p w14:paraId="48DC512D" w14:textId="1332CA6D" w:rsidR="00A2295A" w:rsidRPr="00CE081D" w:rsidRDefault="00405254" w:rsidP="00A2295A">
      <w:pPr>
        <w:pStyle w:val="Heading3"/>
        <w:rPr>
          <w:rFonts w:ascii="Tahoma" w:hAnsi="Tahoma" w:cs="Tahoma"/>
        </w:rPr>
      </w:pPr>
      <w:bookmarkStart w:id="90" w:name="_Toc465763570"/>
      <w:r w:rsidRPr="00CE081D">
        <w:rPr>
          <w:rFonts w:ascii="Tahoma" w:hAnsi="Tahoma" w:cs="Tahoma"/>
        </w:rPr>
        <w:t>Fetch Project</w:t>
      </w:r>
      <w:bookmarkEnd w:id="90"/>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A2295A" w:rsidRPr="00CE081D" w14:paraId="3CD52112" w14:textId="77777777" w:rsidTr="00DE6851">
        <w:trPr>
          <w:cantSplit/>
          <w:trHeight w:val="72"/>
          <w:tblHeader/>
        </w:trPr>
        <w:tc>
          <w:tcPr>
            <w:tcW w:w="671" w:type="pct"/>
            <w:shd w:val="clear" w:color="auto" w:fill="D9D9D9" w:themeFill="background1" w:themeFillShade="D9"/>
            <w:vAlign w:val="center"/>
          </w:tcPr>
          <w:p w14:paraId="4722F514" w14:textId="77777777" w:rsidR="00A2295A" w:rsidRPr="00CE081D" w:rsidRDefault="00A2295A" w:rsidP="00DE6851">
            <w:pPr>
              <w:rPr>
                <w:rFonts w:ascii="Tahoma" w:hAnsi="Tahoma" w:cs="Tahoma"/>
                <w:b/>
                <w:iCs/>
              </w:rPr>
            </w:pPr>
            <w:r w:rsidRPr="00CE081D">
              <w:rPr>
                <w:rFonts w:ascii="Tahoma" w:hAnsi="Tahoma" w:cs="Tahoma"/>
                <w:b/>
              </w:rPr>
              <w:t>UC ID</w:t>
            </w:r>
          </w:p>
        </w:tc>
        <w:tc>
          <w:tcPr>
            <w:tcW w:w="4329" w:type="pct"/>
            <w:vAlign w:val="center"/>
          </w:tcPr>
          <w:p w14:paraId="2320CFEB" w14:textId="703A95E2" w:rsidR="00A2295A" w:rsidRPr="00CE081D" w:rsidRDefault="00A2295A" w:rsidP="00DE6851">
            <w:pPr>
              <w:spacing w:after="60"/>
              <w:contextualSpacing/>
              <w:rPr>
                <w:rFonts w:ascii="Tahoma" w:hAnsi="Tahoma" w:cs="Tahoma"/>
                <w:iCs/>
              </w:rPr>
            </w:pPr>
            <w:r w:rsidRPr="00CE081D">
              <w:rPr>
                <w:rFonts w:ascii="Tahoma" w:hAnsi="Tahoma" w:cs="Tahoma"/>
                <w:iCs/>
              </w:rPr>
              <w:t>UC-</w:t>
            </w:r>
            <w:r w:rsidR="00405254" w:rsidRPr="00CE081D">
              <w:rPr>
                <w:rFonts w:ascii="Tahoma" w:hAnsi="Tahoma" w:cs="Tahoma"/>
                <w:iCs/>
              </w:rPr>
              <w:t>6</w:t>
            </w:r>
          </w:p>
        </w:tc>
      </w:tr>
      <w:tr w:rsidR="00A2295A" w:rsidRPr="00CE081D" w14:paraId="5954D18E" w14:textId="77777777" w:rsidTr="00DE6851">
        <w:trPr>
          <w:cantSplit/>
          <w:trHeight w:val="72"/>
          <w:tblHeader/>
        </w:trPr>
        <w:tc>
          <w:tcPr>
            <w:tcW w:w="671" w:type="pct"/>
            <w:shd w:val="clear" w:color="auto" w:fill="D9D9D9" w:themeFill="background1" w:themeFillShade="D9"/>
            <w:vAlign w:val="center"/>
          </w:tcPr>
          <w:p w14:paraId="576279F1" w14:textId="77777777" w:rsidR="00A2295A" w:rsidRPr="00CE081D" w:rsidRDefault="00A2295A" w:rsidP="00DE6851">
            <w:pPr>
              <w:rPr>
                <w:rFonts w:ascii="Tahoma" w:hAnsi="Tahoma" w:cs="Tahoma"/>
                <w:b/>
                <w:iCs/>
              </w:rPr>
            </w:pPr>
            <w:r w:rsidRPr="00CE081D">
              <w:rPr>
                <w:rFonts w:ascii="Tahoma" w:hAnsi="Tahoma" w:cs="Tahoma"/>
                <w:b/>
                <w:iCs/>
              </w:rPr>
              <w:t>Description</w:t>
            </w:r>
          </w:p>
        </w:tc>
        <w:tc>
          <w:tcPr>
            <w:tcW w:w="4329" w:type="pct"/>
            <w:vAlign w:val="center"/>
          </w:tcPr>
          <w:p w14:paraId="77ECFA8C" w14:textId="745BDB66" w:rsidR="00A2295A" w:rsidRPr="00CE081D" w:rsidRDefault="00A2295A" w:rsidP="00405254">
            <w:pPr>
              <w:spacing w:after="60"/>
              <w:contextualSpacing/>
              <w:rPr>
                <w:rFonts w:ascii="Tahoma" w:hAnsi="Tahoma" w:cs="Tahoma"/>
              </w:rPr>
            </w:pPr>
            <w:r w:rsidRPr="00CE081D">
              <w:rPr>
                <w:rFonts w:ascii="Tahoma" w:hAnsi="Tahoma" w:cs="Tahoma"/>
              </w:rPr>
              <w:t>Use Case f</w:t>
            </w:r>
            <w:r w:rsidR="00405254" w:rsidRPr="00CE081D">
              <w:rPr>
                <w:rFonts w:ascii="Tahoma" w:hAnsi="Tahoma" w:cs="Tahoma"/>
              </w:rPr>
              <w:t>or fetching project data</w:t>
            </w:r>
          </w:p>
        </w:tc>
      </w:tr>
      <w:tr w:rsidR="00A2295A" w:rsidRPr="00CE081D" w14:paraId="4D62F2F8" w14:textId="77777777" w:rsidTr="00DE6851">
        <w:trPr>
          <w:cantSplit/>
          <w:trHeight w:val="72"/>
          <w:tblHeader/>
        </w:trPr>
        <w:tc>
          <w:tcPr>
            <w:tcW w:w="671" w:type="pct"/>
            <w:shd w:val="clear" w:color="auto" w:fill="D9D9D9" w:themeFill="background1" w:themeFillShade="D9"/>
            <w:vAlign w:val="center"/>
          </w:tcPr>
          <w:p w14:paraId="25F828CD" w14:textId="77777777" w:rsidR="00A2295A" w:rsidRPr="00CE081D" w:rsidRDefault="00A2295A" w:rsidP="00DE6851">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3C420FBF" w14:textId="7B37D91F" w:rsidR="00A2295A" w:rsidRPr="00CE081D" w:rsidRDefault="0064590A" w:rsidP="00DE6851">
            <w:pPr>
              <w:spacing w:after="60"/>
              <w:contextualSpacing/>
              <w:rPr>
                <w:rFonts w:ascii="Tahoma" w:hAnsi="Tahoma" w:cs="Tahoma"/>
              </w:rPr>
            </w:pPr>
            <w:r w:rsidRPr="00CE081D">
              <w:rPr>
                <w:rFonts w:ascii="Tahoma" w:hAnsi="Tahoma" w:cs="Tahoma"/>
              </w:rPr>
              <w:t>FR-2</w:t>
            </w:r>
            <w:r w:rsidR="000F0024" w:rsidRPr="00CE081D">
              <w:rPr>
                <w:rFonts w:ascii="Tahoma" w:hAnsi="Tahoma" w:cs="Tahoma"/>
              </w:rPr>
              <w:t xml:space="preserve"> - The app shall display list of projects based on user</w:t>
            </w:r>
          </w:p>
        </w:tc>
      </w:tr>
      <w:tr w:rsidR="00A2295A" w:rsidRPr="00CE081D" w14:paraId="364B5AFC" w14:textId="77777777" w:rsidTr="00DE6851">
        <w:trPr>
          <w:cantSplit/>
          <w:trHeight w:val="72"/>
          <w:tblHeader/>
        </w:trPr>
        <w:tc>
          <w:tcPr>
            <w:tcW w:w="671" w:type="pct"/>
            <w:shd w:val="clear" w:color="auto" w:fill="D9D9D9" w:themeFill="background1" w:themeFillShade="D9"/>
            <w:vAlign w:val="center"/>
          </w:tcPr>
          <w:p w14:paraId="680FF31A" w14:textId="77777777" w:rsidR="00A2295A" w:rsidRPr="00CE081D" w:rsidRDefault="00A2295A" w:rsidP="00DE6851">
            <w:pPr>
              <w:rPr>
                <w:rFonts w:ascii="Tahoma" w:hAnsi="Tahoma" w:cs="Tahoma"/>
                <w:b/>
                <w:iCs/>
              </w:rPr>
            </w:pPr>
            <w:r w:rsidRPr="00CE081D">
              <w:rPr>
                <w:rFonts w:ascii="Tahoma" w:hAnsi="Tahoma" w:cs="Tahoma"/>
                <w:b/>
                <w:iCs/>
              </w:rPr>
              <w:t>Actor</w:t>
            </w:r>
          </w:p>
        </w:tc>
        <w:tc>
          <w:tcPr>
            <w:tcW w:w="4329" w:type="pct"/>
            <w:vAlign w:val="center"/>
          </w:tcPr>
          <w:p w14:paraId="46EE1293" w14:textId="33ECAADE" w:rsidR="00A2295A" w:rsidRPr="00CE081D" w:rsidRDefault="0098350A" w:rsidP="00DE6851">
            <w:pPr>
              <w:spacing w:after="60"/>
              <w:contextualSpacing/>
              <w:rPr>
                <w:rFonts w:ascii="Tahoma" w:hAnsi="Tahoma" w:cs="Tahoma"/>
              </w:rPr>
            </w:pPr>
            <w:r w:rsidRPr="00CE081D">
              <w:rPr>
                <w:rFonts w:ascii="Tahoma" w:hAnsi="Tahoma" w:cs="Tahoma"/>
              </w:rPr>
              <w:t>Application</w:t>
            </w:r>
          </w:p>
        </w:tc>
      </w:tr>
      <w:tr w:rsidR="00A2295A" w:rsidRPr="00CE081D" w14:paraId="47650EB5" w14:textId="77777777" w:rsidTr="00DE6851">
        <w:trPr>
          <w:cantSplit/>
          <w:trHeight w:val="550"/>
          <w:tblHeader/>
        </w:trPr>
        <w:tc>
          <w:tcPr>
            <w:tcW w:w="671" w:type="pct"/>
            <w:shd w:val="clear" w:color="auto" w:fill="D9D9D9" w:themeFill="background1" w:themeFillShade="D9"/>
            <w:vAlign w:val="center"/>
          </w:tcPr>
          <w:p w14:paraId="03EE3743" w14:textId="77777777" w:rsidR="00A2295A" w:rsidRPr="00CE081D" w:rsidRDefault="00A2295A" w:rsidP="00DE6851">
            <w:pPr>
              <w:rPr>
                <w:rFonts w:ascii="Tahoma" w:hAnsi="Tahoma" w:cs="Tahoma"/>
                <w:b/>
                <w:iCs/>
              </w:rPr>
            </w:pPr>
            <w:r w:rsidRPr="00CE081D">
              <w:rPr>
                <w:rFonts w:ascii="Tahoma" w:hAnsi="Tahoma" w:cs="Tahoma"/>
                <w:b/>
                <w:iCs/>
              </w:rPr>
              <w:t>Pre-Condition</w:t>
            </w:r>
          </w:p>
        </w:tc>
        <w:tc>
          <w:tcPr>
            <w:tcW w:w="4329" w:type="pct"/>
            <w:vAlign w:val="center"/>
          </w:tcPr>
          <w:p w14:paraId="04763F3F" w14:textId="1381279A" w:rsidR="00405254" w:rsidRPr="00CE081D" w:rsidRDefault="00405254" w:rsidP="00405254">
            <w:pPr>
              <w:spacing w:after="60"/>
              <w:contextualSpacing/>
              <w:rPr>
                <w:rFonts w:ascii="Tahoma" w:hAnsi="Tahoma" w:cs="Tahoma"/>
              </w:rPr>
            </w:pPr>
            <w:r w:rsidRPr="00CE081D">
              <w:rPr>
                <w:rFonts w:ascii="Tahoma" w:hAnsi="Tahoma" w:cs="Tahoma"/>
              </w:rPr>
              <w:t>User has logged in to application</w:t>
            </w:r>
          </w:p>
        </w:tc>
      </w:tr>
      <w:tr w:rsidR="00A2295A" w:rsidRPr="00CE081D" w14:paraId="59C4BC49" w14:textId="77777777" w:rsidTr="00DE6851">
        <w:trPr>
          <w:cantSplit/>
          <w:trHeight w:val="72"/>
          <w:tblHeader/>
        </w:trPr>
        <w:tc>
          <w:tcPr>
            <w:tcW w:w="671" w:type="pct"/>
            <w:shd w:val="clear" w:color="auto" w:fill="D9D9D9" w:themeFill="background1" w:themeFillShade="D9"/>
            <w:vAlign w:val="center"/>
          </w:tcPr>
          <w:p w14:paraId="0AF1FFC9" w14:textId="1634B6D5" w:rsidR="00A2295A" w:rsidRPr="00CE081D" w:rsidRDefault="00A2295A" w:rsidP="00DE6851">
            <w:pPr>
              <w:rPr>
                <w:rFonts w:ascii="Tahoma" w:hAnsi="Tahoma" w:cs="Tahoma"/>
                <w:b/>
                <w:iCs/>
              </w:rPr>
            </w:pPr>
            <w:r w:rsidRPr="00CE081D">
              <w:rPr>
                <w:rFonts w:ascii="Tahoma" w:hAnsi="Tahoma" w:cs="Tahoma"/>
                <w:b/>
                <w:iCs/>
              </w:rPr>
              <w:t>Trigger</w:t>
            </w:r>
          </w:p>
        </w:tc>
        <w:tc>
          <w:tcPr>
            <w:tcW w:w="4329" w:type="pct"/>
            <w:vAlign w:val="center"/>
          </w:tcPr>
          <w:p w14:paraId="00EE872F" w14:textId="49EB96C6" w:rsidR="00A2295A" w:rsidRPr="00CE081D" w:rsidRDefault="00A2295A" w:rsidP="00405254">
            <w:pPr>
              <w:spacing w:after="60"/>
              <w:contextualSpacing/>
              <w:rPr>
                <w:rFonts w:ascii="Tahoma" w:hAnsi="Tahoma" w:cs="Tahoma"/>
              </w:rPr>
            </w:pPr>
            <w:r w:rsidRPr="00CE081D">
              <w:rPr>
                <w:rFonts w:ascii="Tahoma" w:hAnsi="Tahoma" w:cs="Tahoma"/>
              </w:rPr>
              <w:t>Us</w:t>
            </w:r>
            <w:r w:rsidR="00405254" w:rsidRPr="00CE081D">
              <w:rPr>
                <w:rFonts w:ascii="Tahoma" w:hAnsi="Tahoma" w:cs="Tahoma"/>
              </w:rPr>
              <w:t>er trigger any refresh events</w:t>
            </w:r>
          </w:p>
        </w:tc>
      </w:tr>
      <w:tr w:rsidR="00A2295A" w:rsidRPr="00CE081D" w14:paraId="3468DD3A" w14:textId="77777777" w:rsidTr="00DE6851">
        <w:trPr>
          <w:cantSplit/>
          <w:trHeight w:val="72"/>
          <w:tblHeader/>
        </w:trPr>
        <w:tc>
          <w:tcPr>
            <w:tcW w:w="671" w:type="pct"/>
            <w:shd w:val="clear" w:color="auto" w:fill="D9D9D9" w:themeFill="background1" w:themeFillShade="D9"/>
            <w:vAlign w:val="center"/>
          </w:tcPr>
          <w:p w14:paraId="6B782EC9" w14:textId="77777777" w:rsidR="00A2295A" w:rsidRPr="00CE081D" w:rsidRDefault="00A2295A" w:rsidP="00DE6851">
            <w:pPr>
              <w:rPr>
                <w:rFonts w:ascii="Tahoma" w:hAnsi="Tahoma" w:cs="Tahoma"/>
                <w:b/>
                <w:iCs/>
              </w:rPr>
            </w:pPr>
            <w:r w:rsidRPr="00CE081D">
              <w:rPr>
                <w:rFonts w:ascii="Tahoma" w:hAnsi="Tahoma" w:cs="Tahoma"/>
                <w:b/>
                <w:iCs/>
              </w:rPr>
              <w:lastRenderedPageBreak/>
              <w:t>Normal Scenarios</w:t>
            </w:r>
          </w:p>
        </w:tc>
        <w:tc>
          <w:tcPr>
            <w:tcW w:w="4329" w:type="pct"/>
            <w:vAlign w:val="center"/>
          </w:tcPr>
          <w:p w14:paraId="1BD52FF4" w14:textId="77777777" w:rsidR="00A2295A" w:rsidRPr="00CE081D" w:rsidRDefault="00405254"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Progress dialog will show</w:t>
            </w:r>
          </w:p>
          <w:p w14:paraId="2FC58EB9" w14:textId="77777777" w:rsidR="00405254" w:rsidRPr="00CE081D" w:rsidRDefault="00405254"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Application send request to server for getting project data</w:t>
            </w:r>
          </w:p>
          <w:p w14:paraId="4868F2E2" w14:textId="77777777" w:rsidR="00405254" w:rsidRPr="00CE081D" w:rsidRDefault="00405254"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Backend send project data</w:t>
            </w:r>
          </w:p>
          <w:p w14:paraId="1BF4D17A" w14:textId="77777777" w:rsidR="00405254" w:rsidRPr="00CE081D" w:rsidRDefault="00405254"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Application saves project data to database</w:t>
            </w:r>
          </w:p>
          <w:p w14:paraId="1F950EE3" w14:textId="1A14E50D" w:rsidR="00405254" w:rsidRPr="00CE081D" w:rsidRDefault="00405254" w:rsidP="000B23E1">
            <w:pPr>
              <w:pStyle w:val="UseCase1"/>
              <w:numPr>
                <w:ilvl w:val="0"/>
                <w:numId w:val="5"/>
              </w:numPr>
              <w:rPr>
                <w:rFonts w:ascii="Tahoma" w:hAnsi="Tahoma" w:cs="Tahoma"/>
                <w:b w:val="0"/>
                <w:sz w:val="20"/>
                <w:szCs w:val="20"/>
              </w:rPr>
            </w:pPr>
            <w:r w:rsidRPr="00CE081D">
              <w:rPr>
                <w:rFonts w:ascii="Tahoma" w:hAnsi="Tahoma" w:cs="Tahoma"/>
                <w:b w:val="0"/>
                <w:sz w:val="20"/>
                <w:szCs w:val="20"/>
              </w:rPr>
              <w:t>UC-7 will be triggered</w:t>
            </w:r>
          </w:p>
        </w:tc>
      </w:tr>
      <w:tr w:rsidR="00A2295A" w:rsidRPr="00CE081D" w14:paraId="679072AB" w14:textId="77777777" w:rsidTr="00DE6851">
        <w:trPr>
          <w:cantSplit/>
          <w:trHeight w:val="72"/>
          <w:tblHeader/>
        </w:trPr>
        <w:tc>
          <w:tcPr>
            <w:tcW w:w="671" w:type="pct"/>
            <w:shd w:val="clear" w:color="auto" w:fill="D9D9D9" w:themeFill="background1" w:themeFillShade="D9"/>
            <w:vAlign w:val="center"/>
          </w:tcPr>
          <w:p w14:paraId="35FBCDD7" w14:textId="7D3A97BF" w:rsidR="00A2295A" w:rsidRPr="00CE081D" w:rsidRDefault="00A2295A" w:rsidP="00DE6851">
            <w:pPr>
              <w:rPr>
                <w:rFonts w:ascii="Tahoma" w:hAnsi="Tahoma" w:cs="Tahoma"/>
                <w:b/>
                <w:iCs/>
              </w:rPr>
            </w:pPr>
            <w:r w:rsidRPr="00CE081D">
              <w:rPr>
                <w:rFonts w:ascii="Tahoma" w:hAnsi="Tahoma" w:cs="Tahoma"/>
                <w:b/>
                <w:iCs/>
              </w:rPr>
              <w:t>UI Validation</w:t>
            </w:r>
          </w:p>
        </w:tc>
        <w:tc>
          <w:tcPr>
            <w:tcW w:w="4329" w:type="pct"/>
            <w:vAlign w:val="center"/>
          </w:tcPr>
          <w:p w14:paraId="18148DCB" w14:textId="48B4DDE0" w:rsidR="00A2295A" w:rsidRPr="00CE081D" w:rsidRDefault="00405254" w:rsidP="00405254">
            <w:pPr>
              <w:spacing w:after="60"/>
              <w:contextualSpacing/>
              <w:rPr>
                <w:rFonts w:ascii="Tahoma" w:hAnsi="Tahoma" w:cs="Tahoma"/>
              </w:rPr>
            </w:pPr>
            <w:r w:rsidRPr="00CE081D">
              <w:rPr>
                <w:rFonts w:ascii="Tahoma" w:hAnsi="Tahoma" w:cs="Tahoma"/>
              </w:rPr>
              <w:t>-</w:t>
            </w:r>
          </w:p>
        </w:tc>
      </w:tr>
      <w:tr w:rsidR="00A2295A" w:rsidRPr="00CE081D" w14:paraId="1021144B" w14:textId="77777777" w:rsidTr="00DE6851">
        <w:trPr>
          <w:cantSplit/>
          <w:trHeight w:val="72"/>
          <w:tblHeader/>
        </w:trPr>
        <w:tc>
          <w:tcPr>
            <w:tcW w:w="671" w:type="pct"/>
            <w:shd w:val="clear" w:color="auto" w:fill="D9D9D9" w:themeFill="background1" w:themeFillShade="D9"/>
            <w:vAlign w:val="center"/>
          </w:tcPr>
          <w:p w14:paraId="2B8C06BA" w14:textId="77777777" w:rsidR="00A2295A" w:rsidRPr="00CE081D" w:rsidRDefault="00A2295A" w:rsidP="00DE6851">
            <w:pPr>
              <w:rPr>
                <w:rFonts w:ascii="Tahoma" w:hAnsi="Tahoma" w:cs="Tahoma"/>
                <w:b/>
                <w:iCs/>
              </w:rPr>
            </w:pPr>
            <w:r w:rsidRPr="00CE081D">
              <w:rPr>
                <w:rFonts w:ascii="Tahoma" w:hAnsi="Tahoma" w:cs="Tahoma"/>
                <w:b/>
                <w:iCs/>
              </w:rPr>
              <w:t>Business Rules</w:t>
            </w:r>
          </w:p>
        </w:tc>
        <w:tc>
          <w:tcPr>
            <w:tcW w:w="4329" w:type="pct"/>
            <w:vAlign w:val="center"/>
          </w:tcPr>
          <w:p w14:paraId="1BC86F28" w14:textId="77777777" w:rsidR="00B67BE3" w:rsidRPr="00CE081D" w:rsidRDefault="00417D31" w:rsidP="00B67BE3">
            <w:pPr>
              <w:pStyle w:val="ListParagraph"/>
              <w:numPr>
                <w:ilvl w:val="0"/>
                <w:numId w:val="34"/>
              </w:numPr>
              <w:spacing w:after="60"/>
              <w:ind w:left="383"/>
              <w:contextualSpacing/>
              <w:rPr>
                <w:rFonts w:ascii="Tahoma" w:hAnsi="Tahoma" w:cs="Tahoma"/>
              </w:rPr>
            </w:pPr>
            <w:r w:rsidRPr="00CE081D">
              <w:rPr>
                <w:rFonts w:ascii="Tahoma" w:hAnsi="Tahoma" w:cs="Tahoma"/>
              </w:rPr>
              <w:t>Authentication token must valid</w:t>
            </w:r>
          </w:p>
          <w:p w14:paraId="1C1651D4" w14:textId="77777777" w:rsidR="00B67BE3" w:rsidRPr="00CE081D" w:rsidRDefault="00B67BE3" w:rsidP="00B67BE3">
            <w:pPr>
              <w:pStyle w:val="ListParagraph"/>
              <w:numPr>
                <w:ilvl w:val="0"/>
                <w:numId w:val="34"/>
              </w:numPr>
              <w:spacing w:after="60"/>
              <w:ind w:left="383"/>
              <w:contextualSpacing/>
              <w:rPr>
                <w:rFonts w:ascii="Tahoma" w:hAnsi="Tahoma" w:cs="Tahoma"/>
              </w:rPr>
            </w:pPr>
            <w:r w:rsidRPr="00CE081D">
              <w:rPr>
                <w:rFonts w:ascii="Tahoma" w:hAnsi="Tahoma" w:cs="Tahoma"/>
              </w:rPr>
              <w:t xml:space="preserve">Any </w:t>
            </w:r>
            <w:proofErr w:type="spellStart"/>
            <w:r w:rsidRPr="00CE081D">
              <w:rPr>
                <w:rFonts w:ascii="Tahoma" w:hAnsi="Tahoma" w:cs="Tahoma"/>
              </w:rPr>
              <w:t>datatime</w:t>
            </w:r>
            <w:proofErr w:type="spellEnd"/>
            <w:r w:rsidRPr="00CE081D">
              <w:rPr>
                <w:rFonts w:ascii="Tahoma" w:hAnsi="Tahoma" w:cs="Tahoma"/>
              </w:rPr>
              <w:t xml:space="preserve"> data will be in format [YY-MM-DD HH:MM:SS] with GMT + 0</w:t>
            </w:r>
          </w:p>
          <w:p w14:paraId="7BD62F0C" w14:textId="43564ED7" w:rsidR="003D4AE9" w:rsidRPr="00CE081D" w:rsidRDefault="003D4AE9" w:rsidP="00B67BE3">
            <w:pPr>
              <w:pStyle w:val="ListParagraph"/>
              <w:numPr>
                <w:ilvl w:val="0"/>
                <w:numId w:val="34"/>
              </w:numPr>
              <w:spacing w:after="60"/>
              <w:ind w:left="383"/>
              <w:contextualSpacing/>
              <w:rPr>
                <w:rFonts w:ascii="Tahoma" w:hAnsi="Tahoma" w:cs="Tahoma"/>
              </w:rPr>
            </w:pPr>
            <w:r w:rsidRPr="00CE081D">
              <w:rPr>
                <w:rFonts w:ascii="Tahoma" w:hAnsi="Tahoma" w:cs="Tahoma"/>
              </w:rPr>
              <w:t xml:space="preserve">If project status is “On Hold” pause icon will be presented next to </w:t>
            </w:r>
            <w:proofErr w:type="spellStart"/>
            <w:r w:rsidRPr="00CE081D">
              <w:rPr>
                <w:rFonts w:ascii="Tahoma" w:hAnsi="Tahoma" w:cs="Tahoma"/>
              </w:rPr>
              <w:t>siteID</w:t>
            </w:r>
            <w:proofErr w:type="spellEnd"/>
            <w:r w:rsidRPr="00CE081D">
              <w:rPr>
                <w:rFonts w:ascii="Tahoma" w:hAnsi="Tahoma" w:cs="Tahoma"/>
              </w:rPr>
              <w:t xml:space="preserve"> on home page</w:t>
            </w:r>
          </w:p>
          <w:p w14:paraId="2EC02F9C" w14:textId="4E7D45AB" w:rsidR="003D4AE9" w:rsidRPr="00CE081D" w:rsidRDefault="003D4AE9" w:rsidP="00B67BE3">
            <w:pPr>
              <w:pStyle w:val="ListParagraph"/>
              <w:numPr>
                <w:ilvl w:val="0"/>
                <w:numId w:val="34"/>
              </w:numPr>
              <w:spacing w:after="60"/>
              <w:ind w:left="383"/>
              <w:contextualSpacing/>
              <w:rPr>
                <w:rFonts w:ascii="Tahoma" w:hAnsi="Tahoma" w:cs="Tahoma"/>
              </w:rPr>
            </w:pPr>
            <w:r w:rsidRPr="00CE081D">
              <w:rPr>
                <w:rFonts w:ascii="Tahoma" w:hAnsi="Tahoma" w:cs="Tahoma"/>
              </w:rPr>
              <w:t xml:space="preserve">If site emergency status is “1” exclamation icon will be presented next to </w:t>
            </w:r>
            <w:proofErr w:type="spellStart"/>
            <w:r w:rsidRPr="00CE081D">
              <w:rPr>
                <w:rFonts w:ascii="Tahoma" w:hAnsi="Tahoma" w:cs="Tahoma"/>
              </w:rPr>
              <w:t>siteID</w:t>
            </w:r>
            <w:proofErr w:type="spellEnd"/>
            <w:r w:rsidRPr="00CE081D">
              <w:rPr>
                <w:rFonts w:ascii="Tahoma" w:hAnsi="Tahoma" w:cs="Tahoma"/>
              </w:rPr>
              <w:t xml:space="preserve"> on home page</w:t>
            </w:r>
          </w:p>
          <w:p w14:paraId="35EAEA08" w14:textId="3E96DD19" w:rsidR="003D4AE9" w:rsidRPr="00CE081D" w:rsidRDefault="003D4AE9" w:rsidP="00B67BE3">
            <w:pPr>
              <w:pStyle w:val="ListParagraph"/>
              <w:numPr>
                <w:ilvl w:val="0"/>
                <w:numId w:val="34"/>
              </w:numPr>
              <w:spacing w:after="60"/>
              <w:ind w:left="383"/>
              <w:contextualSpacing/>
              <w:rPr>
                <w:rFonts w:ascii="Tahoma" w:hAnsi="Tahoma" w:cs="Tahoma"/>
              </w:rPr>
            </w:pPr>
            <w:r w:rsidRPr="00CE081D">
              <w:rPr>
                <w:rFonts w:ascii="Tahoma" w:hAnsi="Tahoma" w:cs="Tahoma"/>
              </w:rPr>
              <w:t xml:space="preserve">If both “On Hold” and Emergency Status is “1” exclamation icon will be presented next to </w:t>
            </w:r>
            <w:proofErr w:type="spellStart"/>
            <w:r w:rsidRPr="00CE081D">
              <w:rPr>
                <w:rFonts w:ascii="Tahoma" w:hAnsi="Tahoma" w:cs="Tahoma"/>
              </w:rPr>
              <w:t>siteID</w:t>
            </w:r>
            <w:proofErr w:type="spellEnd"/>
            <w:r w:rsidRPr="00CE081D">
              <w:rPr>
                <w:rFonts w:ascii="Tahoma" w:hAnsi="Tahoma" w:cs="Tahoma"/>
              </w:rPr>
              <w:t xml:space="preserve"> and pause icon next to </w:t>
            </w:r>
            <w:proofErr w:type="spellStart"/>
            <w:r w:rsidRPr="00CE081D">
              <w:rPr>
                <w:rFonts w:ascii="Tahoma" w:hAnsi="Tahoma" w:cs="Tahoma"/>
              </w:rPr>
              <w:t>projectID</w:t>
            </w:r>
            <w:proofErr w:type="spellEnd"/>
            <w:r w:rsidRPr="00CE081D">
              <w:rPr>
                <w:rFonts w:ascii="Tahoma" w:hAnsi="Tahoma" w:cs="Tahoma"/>
              </w:rPr>
              <w:t xml:space="preserve"> on home page</w:t>
            </w:r>
          </w:p>
        </w:tc>
      </w:tr>
      <w:tr w:rsidR="00A2295A" w:rsidRPr="00CE081D" w14:paraId="221E72F0" w14:textId="77777777" w:rsidTr="00DE6851">
        <w:trPr>
          <w:cantSplit/>
          <w:trHeight w:val="72"/>
          <w:tblHeader/>
        </w:trPr>
        <w:tc>
          <w:tcPr>
            <w:tcW w:w="671" w:type="pct"/>
            <w:shd w:val="clear" w:color="auto" w:fill="D9D9D9" w:themeFill="background1" w:themeFillShade="D9"/>
            <w:vAlign w:val="center"/>
          </w:tcPr>
          <w:p w14:paraId="60143D7D" w14:textId="1DEF311E" w:rsidR="00A2295A" w:rsidRPr="00CE081D" w:rsidRDefault="00A2295A" w:rsidP="00DE6851">
            <w:pPr>
              <w:rPr>
                <w:rFonts w:ascii="Tahoma" w:hAnsi="Tahoma" w:cs="Tahoma"/>
                <w:b/>
                <w:iCs/>
              </w:rPr>
            </w:pPr>
            <w:r w:rsidRPr="00CE081D">
              <w:rPr>
                <w:rFonts w:ascii="Tahoma" w:hAnsi="Tahoma" w:cs="Tahoma"/>
                <w:b/>
                <w:iCs/>
              </w:rPr>
              <w:t>Success Result</w:t>
            </w:r>
          </w:p>
        </w:tc>
        <w:tc>
          <w:tcPr>
            <w:tcW w:w="4329" w:type="pct"/>
            <w:vAlign w:val="center"/>
          </w:tcPr>
          <w:p w14:paraId="09D3EC57" w14:textId="1E12710A" w:rsidR="00A2295A" w:rsidRPr="00CE081D" w:rsidRDefault="00AB7CB8" w:rsidP="00AB7CB8">
            <w:pPr>
              <w:spacing w:after="60"/>
              <w:contextualSpacing/>
              <w:rPr>
                <w:rFonts w:ascii="Tahoma" w:hAnsi="Tahoma" w:cs="Tahoma"/>
              </w:rPr>
            </w:pPr>
            <w:r w:rsidRPr="00CE081D">
              <w:rPr>
                <w:rFonts w:ascii="Tahoma" w:hAnsi="Tahoma" w:cs="Tahoma"/>
              </w:rPr>
              <w:t>-</w:t>
            </w:r>
          </w:p>
        </w:tc>
      </w:tr>
      <w:tr w:rsidR="00A2295A" w:rsidRPr="00CE081D" w14:paraId="093B5063" w14:textId="77777777" w:rsidTr="00DE6851">
        <w:trPr>
          <w:cantSplit/>
          <w:trHeight w:val="522"/>
          <w:tblHeader/>
        </w:trPr>
        <w:tc>
          <w:tcPr>
            <w:tcW w:w="671" w:type="pct"/>
            <w:shd w:val="clear" w:color="auto" w:fill="D9D9D9" w:themeFill="background1" w:themeFillShade="D9"/>
            <w:vAlign w:val="center"/>
          </w:tcPr>
          <w:p w14:paraId="052C36E9" w14:textId="77777777" w:rsidR="00A2295A" w:rsidRPr="00CE081D" w:rsidRDefault="00A2295A" w:rsidP="00DE6851">
            <w:pPr>
              <w:rPr>
                <w:rFonts w:ascii="Tahoma" w:hAnsi="Tahoma" w:cs="Tahoma"/>
                <w:b/>
                <w:iCs/>
              </w:rPr>
            </w:pPr>
            <w:r w:rsidRPr="00CE081D">
              <w:rPr>
                <w:rFonts w:ascii="Tahoma" w:hAnsi="Tahoma" w:cs="Tahoma"/>
                <w:b/>
                <w:iCs/>
              </w:rPr>
              <w:t>Minimal Result</w:t>
            </w:r>
          </w:p>
        </w:tc>
        <w:tc>
          <w:tcPr>
            <w:tcW w:w="4329" w:type="pct"/>
            <w:vAlign w:val="center"/>
          </w:tcPr>
          <w:p w14:paraId="0C433455" w14:textId="77777777" w:rsidR="00A2295A" w:rsidRPr="00CE081D" w:rsidRDefault="00A2295A" w:rsidP="00DE6851">
            <w:pPr>
              <w:spacing w:after="60"/>
              <w:ind w:left="23"/>
              <w:contextualSpacing/>
              <w:rPr>
                <w:rFonts w:ascii="Tahoma" w:hAnsi="Tahoma" w:cs="Tahoma"/>
              </w:rPr>
            </w:pPr>
            <w:r w:rsidRPr="00CE081D">
              <w:rPr>
                <w:rFonts w:ascii="Tahoma" w:hAnsi="Tahoma" w:cs="Tahoma"/>
              </w:rPr>
              <w:t>-</w:t>
            </w:r>
          </w:p>
        </w:tc>
      </w:tr>
      <w:tr w:rsidR="00A2295A" w:rsidRPr="00CE081D" w14:paraId="7A715EA1" w14:textId="77777777" w:rsidTr="00DE6851">
        <w:trPr>
          <w:cantSplit/>
          <w:trHeight w:val="72"/>
          <w:tblHeader/>
        </w:trPr>
        <w:tc>
          <w:tcPr>
            <w:tcW w:w="671" w:type="pct"/>
            <w:shd w:val="clear" w:color="auto" w:fill="D9D9D9" w:themeFill="background1" w:themeFillShade="D9"/>
            <w:vAlign w:val="center"/>
          </w:tcPr>
          <w:p w14:paraId="43879F96" w14:textId="77777777" w:rsidR="00A2295A" w:rsidRPr="00CE081D" w:rsidRDefault="00A2295A" w:rsidP="00DE6851">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45020B1E" w14:textId="77777777" w:rsidR="00A2295A" w:rsidRPr="00CE081D" w:rsidRDefault="00A2295A" w:rsidP="00DE6851">
            <w:pPr>
              <w:spacing w:after="60"/>
              <w:contextualSpacing/>
              <w:rPr>
                <w:rFonts w:ascii="Tahoma" w:hAnsi="Tahoma" w:cs="Tahoma"/>
              </w:rPr>
            </w:pPr>
            <w:r w:rsidRPr="00CE081D">
              <w:rPr>
                <w:rFonts w:ascii="Tahoma" w:hAnsi="Tahoma" w:cs="Tahoma"/>
              </w:rPr>
              <w:t>Service unavailable, please contact your administrator”</w:t>
            </w:r>
          </w:p>
        </w:tc>
      </w:tr>
      <w:tr w:rsidR="00A2295A" w:rsidRPr="00CE081D" w14:paraId="23292CB1" w14:textId="77777777" w:rsidTr="00DE6851">
        <w:trPr>
          <w:cantSplit/>
          <w:trHeight w:val="72"/>
          <w:tblHeader/>
        </w:trPr>
        <w:tc>
          <w:tcPr>
            <w:tcW w:w="671" w:type="pct"/>
            <w:shd w:val="clear" w:color="auto" w:fill="D9D9D9" w:themeFill="background1" w:themeFillShade="D9"/>
            <w:vAlign w:val="center"/>
          </w:tcPr>
          <w:p w14:paraId="6A48336F" w14:textId="77777777" w:rsidR="00A2295A" w:rsidRPr="00CE081D" w:rsidRDefault="00A2295A" w:rsidP="00DE6851">
            <w:pPr>
              <w:rPr>
                <w:rFonts w:ascii="Tahoma" w:hAnsi="Tahoma" w:cs="Tahoma"/>
                <w:b/>
                <w:iCs/>
              </w:rPr>
            </w:pPr>
            <w:r w:rsidRPr="00CE081D">
              <w:rPr>
                <w:rFonts w:ascii="Tahoma" w:hAnsi="Tahoma" w:cs="Tahoma"/>
                <w:b/>
                <w:iCs/>
              </w:rPr>
              <w:t>UI Image</w:t>
            </w:r>
          </w:p>
        </w:tc>
        <w:tc>
          <w:tcPr>
            <w:tcW w:w="4329" w:type="pct"/>
            <w:vAlign w:val="center"/>
          </w:tcPr>
          <w:p w14:paraId="6EEA075B" w14:textId="79538EC1" w:rsidR="00A2295A" w:rsidRPr="00CE081D" w:rsidRDefault="002C3EB5" w:rsidP="002C3EB5">
            <w:pPr>
              <w:spacing w:after="60"/>
              <w:contextualSpacing/>
              <w:rPr>
                <w:rFonts w:ascii="Tahoma" w:hAnsi="Tahoma" w:cs="Tahoma"/>
              </w:rPr>
            </w:pPr>
            <w:r w:rsidRPr="00CE081D">
              <w:rPr>
                <w:rFonts w:ascii="Tahoma" w:hAnsi="Tahoma" w:cs="Tahoma"/>
              </w:rPr>
              <w:t>-</w:t>
            </w:r>
          </w:p>
        </w:tc>
      </w:tr>
      <w:tr w:rsidR="00A2295A" w:rsidRPr="00CE081D" w14:paraId="0EA2BA96" w14:textId="77777777" w:rsidTr="00DE6851">
        <w:trPr>
          <w:cantSplit/>
          <w:trHeight w:val="72"/>
          <w:tblHeader/>
        </w:trPr>
        <w:tc>
          <w:tcPr>
            <w:tcW w:w="671" w:type="pct"/>
            <w:shd w:val="clear" w:color="auto" w:fill="D9D9D9" w:themeFill="background1" w:themeFillShade="D9"/>
            <w:vAlign w:val="center"/>
          </w:tcPr>
          <w:p w14:paraId="7DA434E0" w14:textId="77777777" w:rsidR="00A2295A" w:rsidRPr="00CE081D" w:rsidRDefault="00A2295A" w:rsidP="00DE6851">
            <w:pPr>
              <w:rPr>
                <w:rFonts w:ascii="Tahoma" w:hAnsi="Tahoma" w:cs="Tahoma"/>
                <w:b/>
                <w:iCs/>
              </w:rPr>
            </w:pPr>
            <w:r w:rsidRPr="00CE081D">
              <w:rPr>
                <w:rFonts w:ascii="Tahoma" w:hAnsi="Tahoma" w:cs="Tahoma"/>
                <w:b/>
                <w:iCs/>
              </w:rPr>
              <w:t>Frequency of Usage</w:t>
            </w:r>
          </w:p>
        </w:tc>
        <w:tc>
          <w:tcPr>
            <w:tcW w:w="4329" w:type="pct"/>
            <w:vAlign w:val="center"/>
          </w:tcPr>
          <w:p w14:paraId="1F8D6685" w14:textId="77777777" w:rsidR="00A2295A" w:rsidRPr="00CE081D" w:rsidRDefault="00A2295A" w:rsidP="00DE6851">
            <w:pPr>
              <w:spacing w:after="60"/>
              <w:contextualSpacing/>
              <w:rPr>
                <w:rFonts w:ascii="Tahoma" w:hAnsi="Tahoma" w:cs="Tahoma"/>
              </w:rPr>
            </w:pPr>
            <w:r w:rsidRPr="00CE081D">
              <w:rPr>
                <w:rFonts w:ascii="Tahoma" w:hAnsi="Tahoma" w:cs="Tahoma"/>
              </w:rPr>
              <w:t>Often</w:t>
            </w:r>
          </w:p>
        </w:tc>
      </w:tr>
      <w:tr w:rsidR="00A2295A" w:rsidRPr="00CE081D" w14:paraId="50CF2E2F" w14:textId="77777777" w:rsidTr="00DC33C7">
        <w:trPr>
          <w:cantSplit/>
          <w:trHeight w:val="14700"/>
          <w:tblHeader/>
        </w:trPr>
        <w:tc>
          <w:tcPr>
            <w:tcW w:w="671" w:type="pct"/>
            <w:shd w:val="clear" w:color="auto" w:fill="D9D9D9" w:themeFill="background1" w:themeFillShade="D9"/>
            <w:vAlign w:val="center"/>
          </w:tcPr>
          <w:p w14:paraId="13DCBDCC" w14:textId="77777777" w:rsidR="00A2295A" w:rsidRPr="00CE081D" w:rsidRDefault="00A2295A" w:rsidP="00DE6851">
            <w:pPr>
              <w:rPr>
                <w:rFonts w:ascii="Tahoma" w:hAnsi="Tahoma" w:cs="Tahoma"/>
                <w:b/>
                <w:iCs/>
              </w:rPr>
            </w:pPr>
            <w:r w:rsidRPr="00CE081D">
              <w:rPr>
                <w:rFonts w:ascii="Tahoma" w:hAnsi="Tahoma" w:cs="Tahoma"/>
                <w:b/>
                <w:iCs/>
              </w:rPr>
              <w:lastRenderedPageBreak/>
              <w:t>Notes</w:t>
            </w:r>
          </w:p>
        </w:tc>
        <w:tc>
          <w:tcPr>
            <w:tcW w:w="4329" w:type="pct"/>
            <w:vAlign w:val="center"/>
          </w:tcPr>
          <w:p w14:paraId="6E03FF58" w14:textId="79A826D5" w:rsidR="00405254" w:rsidRPr="00CE081D" w:rsidRDefault="00405254" w:rsidP="00DE6851">
            <w:pPr>
              <w:spacing w:after="60"/>
              <w:contextualSpacing/>
              <w:rPr>
                <w:rFonts w:ascii="Tahoma" w:hAnsi="Tahoma" w:cs="Tahoma"/>
              </w:rPr>
            </w:pPr>
            <w:r w:rsidRPr="00CE081D">
              <w:rPr>
                <w:rFonts w:ascii="Tahoma" w:hAnsi="Tahoma" w:cs="Tahoma"/>
              </w:rPr>
              <w:t>This use case has several entry point</w:t>
            </w:r>
            <w:r w:rsidR="000B578A" w:rsidRPr="00CE081D">
              <w:rPr>
                <w:rFonts w:ascii="Tahoma" w:hAnsi="Tahoma" w:cs="Tahoma"/>
              </w:rPr>
              <w:t>s</w:t>
            </w:r>
            <w:r w:rsidRPr="00CE081D">
              <w:rPr>
                <w:rFonts w:ascii="Tahoma" w:hAnsi="Tahoma" w:cs="Tahoma"/>
              </w:rPr>
              <w:t xml:space="preserve"> :</w:t>
            </w:r>
          </w:p>
          <w:p w14:paraId="6C848C13" w14:textId="42AC7CA9" w:rsidR="00405254" w:rsidRPr="00CE081D" w:rsidRDefault="005F4A5E" w:rsidP="000B23E1">
            <w:pPr>
              <w:pStyle w:val="ListParagraph"/>
              <w:numPr>
                <w:ilvl w:val="0"/>
                <w:numId w:val="23"/>
              </w:numPr>
              <w:spacing w:after="60"/>
              <w:contextualSpacing/>
              <w:rPr>
                <w:rFonts w:ascii="Tahoma" w:hAnsi="Tahoma" w:cs="Tahoma"/>
              </w:rPr>
            </w:pPr>
            <w:r w:rsidRPr="00CE081D">
              <w:rPr>
                <w:rFonts w:ascii="Tahoma" w:hAnsi="Tahoma" w:cs="Tahoma"/>
              </w:rPr>
              <w:t>After user logged in</w:t>
            </w:r>
          </w:p>
          <w:p w14:paraId="6828ADAB" w14:textId="7F71CF28" w:rsidR="00405254" w:rsidRPr="00CE081D" w:rsidRDefault="005F4A5E" w:rsidP="000B23E1">
            <w:pPr>
              <w:pStyle w:val="ListParagraph"/>
              <w:numPr>
                <w:ilvl w:val="0"/>
                <w:numId w:val="23"/>
              </w:numPr>
              <w:spacing w:after="60"/>
              <w:contextualSpacing/>
              <w:rPr>
                <w:rFonts w:ascii="Tahoma" w:hAnsi="Tahoma" w:cs="Tahoma"/>
              </w:rPr>
            </w:pPr>
            <w:r w:rsidRPr="00CE081D">
              <w:rPr>
                <w:rFonts w:ascii="Tahoma" w:hAnsi="Tahoma" w:cs="Tahoma"/>
              </w:rPr>
              <w:t>Push notification</w:t>
            </w:r>
          </w:p>
          <w:p w14:paraId="2A67D5DF" w14:textId="4AF74ED2" w:rsidR="00405254" w:rsidRPr="00CE081D" w:rsidRDefault="005F4A5E" w:rsidP="00DE6851">
            <w:pPr>
              <w:pStyle w:val="ListParagraph"/>
              <w:numPr>
                <w:ilvl w:val="0"/>
                <w:numId w:val="23"/>
              </w:numPr>
              <w:spacing w:after="60"/>
              <w:contextualSpacing/>
              <w:rPr>
                <w:rFonts w:ascii="Tahoma" w:hAnsi="Tahoma" w:cs="Tahoma"/>
              </w:rPr>
            </w:pPr>
            <w:proofErr w:type="spellStart"/>
            <w:r w:rsidRPr="00CE081D">
              <w:rPr>
                <w:rFonts w:ascii="Tahoma" w:hAnsi="Tahoma" w:cs="Tahoma"/>
              </w:rPr>
              <w:t>Everytime</w:t>
            </w:r>
            <w:proofErr w:type="spellEnd"/>
            <w:r w:rsidRPr="00CE081D">
              <w:rPr>
                <w:rFonts w:ascii="Tahoma" w:hAnsi="Tahoma" w:cs="Tahoma"/>
              </w:rPr>
              <w:t xml:space="preserve"> user opens home screen</w:t>
            </w:r>
          </w:p>
          <w:p w14:paraId="166A0285" w14:textId="77777777" w:rsidR="00A2295A" w:rsidRPr="00CE081D" w:rsidRDefault="00A2295A" w:rsidP="00DE6851">
            <w:pPr>
              <w:spacing w:after="60"/>
              <w:contextualSpacing/>
              <w:rPr>
                <w:rFonts w:ascii="Tahoma" w:hAnsi="Tahoma" w:cs="Tahoma"/>
              </w:rPr>
            </w:pPr>
            <w:r w:rsidRPr="00CE081D">
              <w:rPr>
                <w:rFonts w:ascii="Tahoma" w:hAnsi="Tahoma" w:cs="Tahoma"/>
              </w:rPr>
              <w:t>API used for this use case is :</w:t>
            </w:r>
          </w:p>
          <w:p w14:paraId="7BEF5FC3" w14:textId="7918ADD5" w:rsidR="00A2295A" w:rsidRPr="00CE081D" w:rsidRDefault="00417D31" w:rsidP="00DE6851">
            <w:pPr>
              <w:spacing w:after="60"/>
              <w:contextualSpacing/>
              <w:rPr>
                <w:rFonts w:ascii="Tahoma" w:hAnsi="Tahoma" w:cs="Tahoma"/>
              </w:rPr>
            </w:pPr>
            <w:proofErr w:type="spellStart"/>
            <w:r w:rsidRPr="00CE081D">
              <w:rPr>
                <w:rFonts w:ascii="Tahoma" w:hAnsi="Tahoma" w:cs="Tahoma"/>
              </w:rPr>
              <w:t>getProject</w:t>
            </w:r>
            <w:proofErr w:type="spellEnd"/>
            <w:r w:rsidRPr="00CE081D">
              <w:rPr>
                <w:rFonts w:ascii="Tahoma" w:hAnsi="Tahoma" w:cs="Tahoma"/>
              </w:rPr>
              <w:t xml:space="preserve">(token, </w:t>
            </w:r>
            <w:proofErr w:type="spellStart"/>
            <w:r w:rsidRPr="00CE081D">
              <w:rPr>
                <w:rFonts w:ascii="Tahoma" w:hAnsi="Tahoma" w:cs="Tahoma"/>
              </w:rPr>
              <w:t>projectID</w:t>
            </w:r>
            <w:proofErr w:type="spellEnd"/>
            <w:r w:rsidRPr="00CE081D">
              <w:rPr>
                <w:rFonts w:ascii="Tahoma" w:hAnsi="Tahoma" w:cs="Tahoma"/>
              </w:rPr>
              <w:t>)</w:t>
            </w:r>
          </w:p>
          <w:p w14:paraId="2939A591" w14:textId="17369B33" w:rsidR="00A2295A" w:rsidRPr="00CE081D" w:rsidRDefault="00417D31" w:rsidP="000B23E1">
            <w:pPr>
              <w:pStyle w:val="ListParagraph"/>
              <w:numPr>
                <w:ilvl w:val="0"/>
                <w:numId w:val="22"/>
              </w:numPr>
              <w:spacing w:after="60"/>
              <w:contextualSpacing/>
              <w:rPr>
                <w:rFonts w:ascii="Tahoma" w:hAnsi="Tahoma" w:cs="Tahoma"/>
              </w:rPr>
            </w:pPr>
            <w:r w:rsidRPr="00CE081D">
              <w:rPr>
                <w:rFonts w:ascii="Tahoma" w:hAnsi="Tahoma" w:cs="Tahoma"/>
              </w:rPr>
              <w:t>token</w:t>
            </w:r>
            <w:r w:rsidR="00A2295A" w:rsidRPr="00CE081D">
              <w:rPr>
                <w:rFonts w:ascii="Tahoma" w:hAnsi="Tahoma" w:cs="Tahoma"/>
              </w:rPr>
              <w:t xml:space="preserve">(String) : </w:t>
            </w:r>
            <w:r w:rsidRPr="00CE081D">
              <w:rPr>
                <w:rFonts w:ascii="Tahoma" w:hAnsi="Tahoma" w:cs="Tahoma"/>
              </w:rPr>
              <w:t>user authentication token</w:t>
            </w:r>
          </w:p>
          <w:p w14:paraId="24ECA3DC" w14:textId="0AF1ECF7" w:rsidR="00417D31" w:rsidRPr="00CE081D" w:rsidRDefault="00417D31" w:rsidP="000B23E1">
            <w:pPr>
              <w:pStyle w:val="ListParagraph"/>
              <w:numPr>
                <w:ilvl w:val="0"/>
                <w:numId w:val="22"/>
              </w:numPr>
              <w:spacing w:after="60"/>
              <w:contextualSpacing/>
              <w:rPr>
                <w:rFonts w:ascii="Tahoma" w:hAnsi="Tahoma" w:cs="Tahoma"/>
              </w:rPr>
            </w:pPr>
            <w:proofErr w:type="spellStart"/>
            <w:r w:rsidRPr="00CE081D">
              <w:rPr>
                <w:rFonts w:ascii="Tahoma" w:hAnsi="Tahoma" w:cs="Tahoma"/>
              </w:rPr>
              <w:t>projectID</w:t>
            </w:r>
            <w:proofErr w:type="spellEnd"/>
            <w:r w:rsidRPr="00CE081D">
              <w:rPr>
                <w:rFonts w:ascii="Tahoma" w:hAnsi="Tahoma" w:cs="Tahoma"/>
              </w:rPr>
              <w:t>(</w:t>
            </w:r>
            <w:r w:rsidR="002F706A" w:rsidRPr="00CE081D">
              <w:rPr>
                <w:rFonts w:ascii="Tahoma" w:hAnsi="Tahoma" w:cs="Tahoma"/>
              </w:rPr>
              <w:t>String</w:t>
            </w:r>
            <w:r w:rsidRPr="00CE081D">
              <w:rPr>
                <w:rFonts w:ascii="Tahoma" w:hAnsi="Tahoma" w:cs="Tahoma"/>
              </w:rPr>
              <w:t>) : optional project ID, for getting specific project ID detail</w:t>
            </w:r>
          </w:p>
          <w:p w14:paraId="23916A8B" w14:textId="77777777" w:rsidR="00A2295A" w:rsidRPr="00CE081D" w:rsidRDefault="00A2295A" w:rsidP="00DE6851">
            <w:pPr>
              <w:spacing w:after="60"/>
              <w:contextualSpacing/>
              <w:rPr>
                <w:rFonts w:ascii="Tahoma" w:hAnsi="Tahoma" w:cs="Tahoma"/>
              </w:rPr>
            </w:pPr>
            <w:r w:rsidRPr="00CE081D">
              <w:rPr>
                <w:rFonts w:ascii="Tahoma" w:hAnsi="Tahoma" w:cs="Tahoma"/>
              </w:rPr>
              <w:t>and the response will be :</w:t>
            </w:r>
          </w:p>
          <w:p w14:paraId="1CB1192F" w14:textId="77777777" w:rsidR="00A2295A" w:rsidRPr="00CE081D" w:rsidRDefault="00A2295A" w:rsidP="000B23E1">
            <w:pPr>
              <w:pStyle w:val="ListParagraph"/>
              <w:numPr>
                <w:ilvl w:val="0"/>
                <w:numId w:val="22"/>
              </w:numPr>
              <w:spacing w:after="60"/>
              <w:contextualSpacing/>
              <w:rPr>
                <w:rFonts w:ascii="Tahoma" w:hAnsi="Tahoma" w:cs="Tahoma"/>
              </w:rPr>
            </w:pPr>
            <w:proofErr w:type="spellStart"/>
            <w:r w:rsidRPr="00CE081D">
              <w:rPr>
                <w:rFonts w:ascii="Tahoma" w:hAnsi="Tahoma" w:cs="Tahoma"/>
              </w:rPr>
              <w:t>statusCode</w:t>
            </w:r>
            <w:proofErr w:type="spellEnd"/>
            <w:r w:rsidRPr="00CE081D">
              <w:rPr>
                <w:rFonts w:ascii="Tahoma" w:hAnsi="Tahoma" w:cs="Tahoma"/>
              </w:rPr>
              <w:t>(String) : “OK” / “ERROR”</w:t>
            </w:r>
          </w:p>
          <w:p w14:paraId="18931E1B" w14:textId="77777777" w:rsidR="00A2295A" w:rsidRPr="00CE081D" w:rsidRDefault="00A2295A" w:rsidP="000B23E1">
            <w:pPr>
              <w:pStyle w:val="ListParagraph"/>
              <w:numPr>
                <w:ilvl w:val="0"/>
                <w:numId w:val="22"/>
              </w:numPr>
              <w:spacing w:after="60"/>
              <w:contextualSpacing/>
              <w:rPr>
                <w:rFonts w:ascii="Tahoma" w:hAnsi="Tahoma" w:cs="Tahoma"/>
              </w:rPr>
            </w:pPr>
            <w:proofErr w:type="spellStart"/>
            <w:r w:rsidRPr="00CE081D">
              <w:rPr>
                <w:rFonts w:ascii="Tahoma" w:hAnsi="Tahoma" w:cs="Tahoma"/>
              </w:rPr>
              <w:t>statusMessage</w:t>
            </w:r>
            <w:proofErr w:type="spellEnd"/>
            <w:r w:rsidRPr="00CE081D">
              <w:rPr>
                <w:rFonts w:ascii="Tahoma" w:hAnsi="Tahoma" w:cs="Tahoma"/>
              </w:rPr>
              <w:t>(String)</w:t>
            </w:r>
          </w:p>
          <w:p w14:paraId="4ABF24CA" w14:textId="5E4FA425" w:rsidR="00417D31" w:rsidRPr="00CE081D" w:rsidRDefault="00417D31" w:rsidP="000B23E1">
            <w:pPr>
              <w:pStyle w:val="ListParagraph"/>
              <w:numPr>
                <w:ilvl w:val="0"/>
                <w:numId w:val="22"/>
              </w:numPr>
              <w:spacing w:after="60"/>
              <w:contextualSpacing/>
              <w:rPr>
                <w:rFonts w:ascii="Tahoma" w:hAnsi="Tahoma" w:cs="Tahoma"/>
              </w:rPr>
            </w:pPr>
            <w:r w:rsidRPr="00CE081D">
              <w:rPr>
                <w:rFonts w:ascii="Tahoma" w:hAnsi="Tahoma" w:cs="Tahoma"/>
              </w:rPr>
              <w:t>projects(</w:t>
            </w:r>
            <w:proofErr w:type="spellStart"/>
            <w:r w:rsidR="00AB7CB8" w:rsidRPr="00CE081D">
              <w:rPr>
                <w:rFonts w:ascii="Tahoma" w:hAnsi="Tahoma" w:cs="Tahoma"/>
              </w:rPr>
              <w:t>arrayOfOutputProject</w:t>
            </w:r>
            <w:proofErr w:type="spellEnd"/>
            <w:r w:rsidRPr="00CE081D">
              <w:rPr>
                <w:rFonts w:ascii="Tahoma" w:hAnsi="Tahoma" w:cs="Tahoma"/>
              </w:rPr>
              <w:t>)</w:t>
            </w:r>
          </w:p>
          <w:p w14:paraId="2D3A19AA" w14:textId="42E6AB32" w:rsidR="00417D31" w:rsidRPr="00CE081D" w:rsidRDefault="00417D31" w:rsidP="00417D31">
            <w:pPr>
              <w:spacing w:after="60"/>
              <w:contextualSpacing/>
              <w:rPr>
                <w:rFonts w:ascii="Tahoma" w:hAnsi="Tahoma" w:cs="Tahoma"/>
              </w:rPr>
            </w:pPr>
            <w:r w:rsidRPr="00CE081D">
              <w:rPr>
                <w:rFonts w:ascii="Tahoma" w:hAnsi="Tahoma" w:cs="Tahoma"/>
              </w:rPr>
              <w:t>Output Project will be</w:t>
            </w:r>
            <w:r w:rsidR="000B578A" w:rsidRPr="00CE081D">
              <w:rPr>
                <w:rFonts w:ascii="Tahoma" w:hAnsi="Tahoma" w:cs="Tahoma"/>
              </w:rPr>
              <w:t xml:space="preserve"> described as follow</w:t>
            </w:r>
            <w:r w:rsidRPr="00CE081D">
              <w:rPr>
                <w:rFonts w:ascii="Tahoma" w:hAnsi="Tahoma" w:cs="Tahoma"/>
              </w:rPr>
              <w:t xml:space="preserve"> :</w:t>
            </w:r>
          </w:p>
          <w:p w14:paraId="3AD4D54E" w14:textId="254B809E" w:rsidR="00417D31" w:rsidRPr="00CE081D" w:rsidRDefault="00417D31"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projectID</w:t>
            </w:r>
            <w:proofErr w:type="spellEnd"/>
            <w:r w:rsidRPr="00CE081D">
              <w:rPr>
                <w:rFonts w:ascii="Tahoma" w:hAnsi="Tahoma" w:cs="Tahoma"/>
              </w:rPr>
              <w:t>(</w:t>
            </w:r>
            <w:r w:rsidR="002F706A" w:rsidRPr="00CE081D">
              <w:rPr>
                <w:rFonts w:ascii="Tahoma" w:hAnsi="Tahoma" w:cs="Tahoma"/>
              </w:rPr>
              <w:t>String</w:t>
            </w:r>
            <w:r w:rsidRPr="00CE081D">
              <w:rPr>
                <w:rFonts w:ascii="Tahoma" w:hAnsi="Tahoma" w:cs="Tahoma"/>
              </w:rPr>
              <w:t>)</w:t>
            </w:r>
          </w:p>
          <w:p w14:paraId="564E7E14" w14:textId="77777777" w:rsidR="00417D31" w:rsidRPr="00CE081D" w:rsidRDefault="00417D31"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surveyCode</w:t>
            </w:r>
            <w:proofErr w:type="spellEnd"/>
            <w:r w:rsidRPr="00CE081D">
              <w:rPr>
                <w:rFonts w:ascii="Tahoma" w:hAnsi="Tahoma" w:cs="Tahoma"/>
              </w:rPr>
              <w:t>(String)</w:t>
            </w:r>
          </w:p>
          <w:p w14:paraId="00CFB85F" w14:textId="77777777" w:rsidR="00417D31" w:rsidRPr="00CE081D" w:rsidRDefault="00417D31"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departmentName</w:t>
            </w:r>
            <w:proofErr w:type="spellEnd"/>
            <w:r w:rsidRPr="00CE081D">
              <w:rPr>
                <w:rFonts w:ascii="Tahoma" w:hAnsi="Tahoma" w:cs="Tahoma"/>
              </w:rPr>
              <w:t>(String)</w:t>
            </w:r>
          </w:p>
          <w:p w14:paraId="5C91EAC3" w14:textId="77777777" w:rsidR="00417D31" w:rsidRPr="00CE081D" w:rsidRDefault="00417D31"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siteID</w:t>
            </w:r>
            <w:proofErr w:type="spellEnd"/>
            <w:r w:rsidRPr="00CE081D">
              <w:rPr>
                <w:rFonts w:ascii="Tahoma" w:hAnsi="Tahoma" w:cs="Tahoma"/>
              </w:rPr>
              <w:t>(</w:t>
            </w:r>
            <w:r w:rsidR="002F706A" w:rsidRPr="00CE081D">
              <w:rPr>
                <w:rFonts w:ascii="Tahoma" w:hAnsi="Tahoma" w:cs="Tahoma"/>
              </w:rPr>
              <w:t>String)</w:t>
            </w:r>
          </w:p>
          <w:p w14:paraId="3AD21651" w14:textId="77777777" w:rsidR="002F706A" w:rsidRPr="00CE081D" w:rsidRDefault="002F706A"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siteName</w:t>
            </w:r>
            <w:proofErr w:type="spellEnd"/>
            <w:r w:rsidRPr="00CE081D">
              <w:rPr>
                <w:rFonts w:ascii="Tahoma" w:hAnsi="Tahoma" w:cs="Tahoma"/>
              </w:rPr>
              <w:t>(String)</w:t>
            </w:r>
          </w:p>
          <w:p w14:paraId="07DB1283" w14:textId="77777777" w:rsidR="002F706A" w:rsidRPr="00CE081D" w:rsidRDefault="002F706A"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siteAddress</w:t>
            </w:r>
            <w:proofErr w:type="spellEnd"/>
            <w:r w:rsidRPr="00CE081D">
              <w:rPr>
                <w:rFonts w:ascii="Tahoma" w:hAnsi="Tahoma" w:cs="Tahoma"/>
              </w:rPr>
              <w:t>(String)</w:t>
            </w:r>
          </w:p>
          <w:p w14:paraId="7A61E9A1" w14:textId="77777777" w:rsidR="002F706A" w:rsidRPr="00CE081D" w:rsidRDefault="002F706A"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siteCity</w:t>
            </w:r>
            <w:proofErr w:type="spellEnd"/>
            <w:r w:rsidRPr="00CE081D">
              <w:rPr>
                <w:rFonts w:ascii="Tahoma" w:hAnsi="Tahoma" w:cs="Tahoma"/>
              </w:rPr>
              <w:t>(String)</w:t>
            </w:r>
          </w:p>
          <w:p w14:paraId="2DD390E2" w14:textId="77777777" w:rsidR="002F706A" w:rsidRPr="00CE081D" w:rsidRDefault="002F706A"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siteProvince</w:t>
            </w:r>
            <w:proofErr w:type="spellEnd"/>
            <w:r w:rsidRPr="00CE081D">
              <w:rPr>
                <w:rFonts w:ascii="Tahoma" w:hAnsi="Tahoma" w:cs="Tahoma"/>
              </w:rPr>
              <w:t>(String)</w:t>
            </w:r>
          </w:p>
          <w:p w14:paraId="0A01E016" w14:textId="04FE5103" w:rsidR="002F706A" w:rsidRPr="00CE081D" w:rsidRDefault="002F706A"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siteType</w:t>
            </w:r>
            <w:proofErr w:type="spellEnd"/>
            <w:r w:rsidRPr="00CE081D">
              <w:rPr>
                <w:rFonts w:ascii="Tahoma" w:hAnsi="Tahoma" w:cs="Tahoma"/>
              </w:rPr>
              <w:t>(String)</w:t>
            </w:r>
          </w:p>
          <w:p w14:paraId="2B76893A" w14:textId="7D1A61CE" w:rsidR="002F706A" w:rsidRPr="00CE081D" w:rsidRDefault="002F706A"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towerType</w:t>
            </w:r>
            <w:proofErr w:type="spellEnd"/>
            <w:r w:rsidRPr="00CE081D">
              <w:rPr>
                <w:rFonts w:ascii="Tahoma" w:hAnsi="Tahoma" w:cs="Tahoma"/>
              </w:rPr>
              <w:t>(String)</w:t>
            </w:r>
          </w:p>
          <w:p w14:paraId="78272986" w14:textId="333846FE" w:rsidR="002F706A" w:rsidRPr="00CE081D" w:rsidRDefault="002F706A"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towerHeight</w:t>
            </w:r>
            <w:proofErr w:type="spellEnd"/>
            <w:r w:rsidRPr="00CE081D">
              <w:rPr>
                <w:rFonts w:ascii="Tahoma" w:hAnsi="Tahoma" w:cs="Tahoma"/>
              </w:rPr>
              <w:t>(float)</w:t>
            </w:r>
          </w:p>
          <w:p w14:paraId="5B3BD766" w14:textId="12DE055A" w:rsidR="002F706A" w:rsidRPr="00CE081D" w:rsidRDefault="002F706A"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buildingHeight</w:t>
            </w:r>
            <w:proofErr w:type="spellEnd"/>
            <w:r w:rsidRPr="00CE081D">
              <w:rPr>
                <w:rFonts w:ascii="Tahoma" w:hAnsi="Tahoma" w:cs="Tahoma"/>
              </w:rPr>
              <w:t>(float)</w:t>
            </w:r>
          </w:p>
          <w:p w14:paraId="795650DD" w14:textId="77777777" w:rsidR="002F706A" w:rsidRPr="00CE081D" w:rsidRDefault="002F706A" w:rsidP="000B23E1">
            <w:pPr>
              <w:pStyle w:val="ListParagraph"/>
              <w:numPr>
                <w:ilvl w:val="0"/>
                <w:numId w:val="24"/>
              </w:numPr>
              <w:spacing w:after="60"/>
              <w:contextualSpacing/>
              <w:rPr>
                <w:rFonts w:ascii="Tahoma" w:hAnsi="Tahoma" w:cs="Tahoma"/>
              </w:rPr>
            </w:pPr>
            <w:r w:rsidRPr="00CE081D">
              <w:rPr>
                <w:rFonts w:ascii="Tahoma" w:hAnsi="Tahoma" w:cs="Tahoma"/>
              </w:rPr>
              <w:t>latitude(</w:t>
            </w:r>
            <w:proofErr w:type="spellStart"/>
            <w:r w:rsidRPr="00CE081D">
              <w:rPr>
                <w:rFonts w:ascii="Tahoma" w:hAnsi="Tahoma" w:cs="Tahoma"/>
              </w:rPr>
              <w:t>int</w:t>
            </w:r>
            <w:proofErr w:type="spellEnd"/>
            <w:r w:rsidRPr="00CE081D">
              <w:rPr>
                <w:rFonts w:ascii="Tahoma" w:hAnsi="Tahoma" w:cs="Tahoma"/>
              </w:rPr>
              <w:t>)</w:t>
            </w:r>
          </w:p>
          <w:p w14:paraId="0165A05F" w14:textId="77777777" w:rsidR="002F706A" w:rsidRPr="00CE081D" w:rsidRDefault="002F706A" w:rsidP="000B23E1">
            <w:pPr>
              <w:pStyle w:val="ListParagraph"/>
              <w:numPr>
                <w:ilvl w:val="0"/>
                <w:numId w:val="24"/>
              </w:numPr>
              <w:spacing w:after="60"/>
              <w:contextualSpacing/>
              <w:rPr>
                <w:rFonts w:ascii="Tahoma" w:hAnsi="Tahoma" w:cs="Tahoma"/>
              </w:rPr>
            </w:pPr>
            <w:r w:rsidRPr="00CE081D">
              <w:rPr>
                <w:rFonts w:ascii="Tahoma" w:hAnsi="Tahoma" w:cs="Tahoma"/>
              </w:rPr>
              <w:t>longitude(</w:t>
            </w:r>
            <w:proofErr w:type="spellStart"/>
            <w:r w:rsidRPr="00CE081D">
              <w:rPr>
                <w:rFonts w:ascii="Tahoma" w:hAnsi="Tahoma" w:cs="Tahoma"/>
              </w:rPr>
              <w:t>int</w:t>
            </w:r>
            <w:proofErr w:type="spellEnd"/>
            <w:r w:rsidRPr="00CE081D">
              <w:rPr>
                <w:rFonts w:ascii="Tahoma" w:hAnsi="Tahoma" w:cs="Tahoma"/>
              </w:rPr>
              <w:t>)</w:t>
            </w:r>
          </w:p>
          <w:p w14:paraId="53F6AE64" w14:textId="13491333" w:rsidR="002F706A" w:rsidRPr="00CE081D" w:rsidRDefault="002F706A" w:rsidP="00227565">
            <w:pPr>
              <w:pStyle w:val="ListParagraph"/>
              <w:numPr>
                <w:ilvl w:val="0"/>
                <w:numId w:val="24"/>
              </w:numPr>
              <w:spacing w:after="60"/>
              <w:contextualSpacing/>
              <w:rPr>
                <w:rFonts w:ascii="Tahoma" w:hAnsi="Tahoma" w:cs="Tahoma"/>
              </w:rPr>
            </w:pPr>
            <w:proofErr w:type="spellStart"/>
            <w:r w:rsidRPr="00CE081D">
              <w:rPr>
                <w:rFonts w:ascii="Tahoma" w:hAnsi="Tahoma" w:cs="Tahoma"/>
              </w:rPr>
              <w:t>startDate</w:t>
            </w:r>
            <w:proofErr w:type="spellEnd"/>
            <w:r w:rsidRPr="00CE081D">
              <w:rPr>
                <w:rFonts w:ascii="Tahoma" w:hAnsi="Tahoma" w:cs="Tahoma"/>
              </w:rPr>
              <w:t>(</w:t>
            </w:r>
            <w:proofErr w:type="spellStart"/>
            <w:r w:rsidRPr="00CE081D">
              <w:rPr>
                <w:rFonts w:ascii="Tahoma" w:hAnsi="Tahoma" w:cs="Tahoma"/>
              </w:rPr>
              <w:t>datetime</w:t>
            </w:r>
            <w:proofErr w:type="spellEnd"/>
            <w:r w:rsidRPr="00CE081D">
              <w:rPr>
                <w:rFonts w:ascii="Tahoma" w:hAnsi="Tahoma" w:cs="Tahoma"/>
              </w:rPr>
              <w:t>)</w:t>
            </w:r>
          </w:p>
          <w:p w14:paraId="743DD219" w14:textId="03490533" w:rsidR="002F706A" w:rsidRPr="00CE081D" w:rsidRDefault="002F706A"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nextReportDate</w:t>
            </w:r>
            <w:proofErr w:type="spellEnd"/>
            <w:r w:rsidRPr="00CE081D">
              <w:rPr>
                <w:rFonts w:ascii="Tahoma" w:hAnsi="Tahoma" w:cs="Tahoma"/>
              </w:rPr>
              <w:t>(</w:t>
            </w:r>
            <w:proofErr w:type="spellStart"/>
            <w:r w:rsidRPr="00CE081D">
              <w:rPr>
                <w:rFonts w:ascii="Tahoma" w:hAnsi="Tahoma" w:cs="Tahoma"/>
              </w:rPr>
              <w:t>datetime</w:t>
            </w:r>
            <w:proofErr w:type="spellEnd"/>
            <w:r w:rsidRPr="00CE081D">
              <w:rPr>
                <w:rFonts w:ascii="Tahoma" w:hAnsi="Tahoma" w:cs="Tahoma"/>
              </w:rPr>
              <w:t>)</w:t>
            </w:r>
          </w:p>
          <w:p w14:paraId="311EF629" w14:textId="77777777" w:rsidR="002F706A" w:rsidRPr="00CE081D" w:rsidRDefault="002F706A"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statusDate</w:t>
            </w:r>
            <w:proofErr w:type="spellEnd"/>
            <w:r w:rsidRPr="00CE081D">
              <w:rPr>
                <w:rFonts w:ascii="Tahoma" w:hAnsi="Tahoma" w:cs="Tahoma"/>
              </w:rPr>
              <w:t>(</w:t>
            </w:r>
            <w:proofErr w:type="spellStart"/>
            <w:r w:rsidRPr="00CE081D">
              <w:rPr>
                <w:rFonts w:ascii="Tahoma" w:hAnsi="Tahoma" w:cs="Tahoma"/>
              </w:rPr>
              <w:t>datetime</w:t>
            </w:r>
            <w:proofErr w:type="spellEnd"/>
            <w:r w:rsidRPr="00CE081D">
              <w:rPr>
                <w:rFonts w:ascii="Tahoma" w:hAnsi="Tahoma" w:cs="Tahoma"/>
              </w:rPr>
              <w:t>)</w:t>
            </w:r>
          </w:p>
          <w:p w14:paraId="63C4C870" w14:textId="77777777" w:rsidR="002F706A" w:rsidRPr="00CE081D" w:rsidRDefault="002F706A" w:rsidP="000B23E1">
            <w:pPr>
              <w:pStyle w:val="ListParagraph"/>
              <w:numPr>
                <w:ilvl w:val="0"/>
                <w:numId w:val="24"/>
              </w:numPr>
              <w:spacing w:after="60"/>
              <w:contextualSpacing/>
              <w:rPr>
                <w:rFonts w:ascii="Tahoma" w:hAnsi="Tahoma" w:cs="Tahoma"/>
              </w:rPr>
            </w:pPr>
            <w:r w:rsidRPr="00CE081D">
              <w:rPr>
                <w:rFonts w:ascii="Tahoma" w:hAnsi="Tahoma" w:cs="Tahoma"/>
              </w:rPr>
              <w:t xml:space="preserve">status(Project Status </w:t>
            </w:r>
            <w:proofErr w:type="spellStart"/>
            <w:r w:rsidRPr="00CE081D">
              <w:rPr>
                <w:rFonts w:ascii="Tahoma" w:hAnsi="Tahoma" w:cs="Tahoma"/>
              </w:rPr>
              <w:t>Enum</w:t>
            </w:r>
            <w:proofErr w:type="spellEnd"/>
            <w:r w:rsidRPr="00CE081D">
              <w:rPr>
                <w:rFonts w:ascii="Tahoma" w:hAnsi="Tahoma" w:cs="Tahoma"/>
              </w:rPr>
              <w:t>)</w:t>
            </w:r>
          </w:p>
          <w:p w14:paraId="575AC87D" w14:textId="757248E4" w:rsidR="002F706A" w:rsidRPr="00CE081D" w:rsidRDefault="002F706A" w:rsidP="00227565">
            <w:pPr>
              <w:pStyle w:val="ListParagraph"/>
              <w:numPr>
                <w:ilvl w:val="0"/>
                <w:numId w:val="24"/>
              </w:numPr>
              <w:spacing w:after="60"/>
              <w:contextualSpacing/>
              <w:rPr>
                <w:rFonts w:ascii="Tahoma" w:hAnsi="Tahoma" w:cs="Tahoma"/>
              </w:rPr>
            </w:pPr>
            <w:proofErr w:type="spellStart"/>
            <w:r w:rsidRPr="00CE081D">
              <w:rPr>
                <w:rFonts w:ascii="Tahoma" w:hAnsi="Tahoma" w:cs="Tahoma"/>
              </w:rPr>
              <w:t>onhold</w:t>
            </w:r>
            <w:proofErr w:type="spellEnd"/>
            <w:r w:rsidRPr="00CE081D">
              <w:rPr>
                <w:rFonts w:ascii="Tahoma" w:hAnsi="Tahoma" w:cs="Tahoma"/>
              </w:rPr>
              <w:t>(Boolean)</w:t>
            </w:r>
          </w:p>
          <w:p w14:paraId="79BC307F" w14:textId="77777777" w:rsidR="002F706A" w:rsidRPr="00CE081D" w:rsidRDefault="002F706A" w:rsidP="000B23E1">
            <w:pPr>
              <w:pStyle w:val="ListParagraph"/>
              <w:numPr>
                <w:ilvl w:val="0"/>
                <w:numId w:val="24"/>
              </w:numPr>
              <w:spacing w:after="60"/>
              <w:contextualSpacing/>
              <w:rPr>
                <w:rFonts w:ascii="Tahoma" w:hAnsi="Tahoma" w:cs="Tahoma"/>
              </w:rPr>
            </w:pPr>
            <w:r w:rsidRPr="00CE081D">
              <w:rPr>
                <w:rFonts w:ascii="Tahoma" w:hAnsi="Tahoma" w:cs="Tahoma"/>
              </w:rPr>
              <w:t>radius(</w:t>
            </w:r>
            <w:proofErr w:type="spellStart"/>
            <w:r w:rsidRPr="00CE081D">
              <w:rPr>
                <w:rFonts w:ascii="Tahoma" w:hAnsi="Tahoma" w:cs="Tahoma"/>
              </w:rPr>
              <w:t>int</w:t>
            </w:r>
            <w:proofErr w:type="spellEnd"/>
            <w:r w:rsidRPr="00CE081D">
              <w:rPr>
                <w:rFonts w:ascii="Tahoma" w:hAnsi="Tahoma" w:cs="Tahoma"/>
              </w:rPr>
              <w:t>)</w:t>
            </w:r>
          </w:p>
          <w:p w14:paraId="6E4BBB6E" w14:textId="77777777" w:rsidR="002F706A" w:rsidRPr="00CE081D" w:rsidRDefault="002F706A" w:rsidP="000B23E1">
            <w:pPr>
              <w:pStyle w:val="ListParagraph"/>
              <w:numPr>
                <w:ilvl w:val="0"/>
                <w:numId w:val="24"/>
              </w:numPr>
              <w:spacing w:after="60"/>
              <w:contextualSpacing/>
              <w:rPr>
                <w:rFonts w:ascii="Tahoma" w:hAnsi="Tahoma" w:cs="Tahoma"/>
              </w:rPr>
            </w:pPr>
            <w:r w:rsidRPr="00CE081D">
              <w:rPr>
                <w:rFonts w:ascii="Tahoma" w:hAnsi="Tahoma" w:cs="Tahoma"/>
              </w:rPr>
              <w:t>remark(String)</w:t>
            </w:r>
          </w:p>
          <w:p w14:paraId="2A721660" w14:textId="77777777" w:rsidR="002F706A" w:rsidRPr="00CE081D" w:rsidRDefault="002F706A" w:rsidP="000B23E1">
            <w:pPr>
              <w:pStyle w:val="ListParagraph"/>
              <w:numPr>
                <w:ilvl w:val="0"/>
                <w:numId w:val="24"/>
              </w:numPr>
              <w:spacing w:after="60"/>
              <w:contextualSpacing/>
              <w:rPr>
                <w:rFonts w:ascii="Tahoma" w:hAnsi="Tahoma" w:cs="Tahoma"/>
              </w:rPr>
            </w:pPr>
            <w:r w:rsidRPr="00CE081D">
              <w:rPr>
                <w:rFonts w:ascii="Tahoma" w:hAnsi="Tahoma" w:cs="Tahoma"/>
              </w:rPr>
              <w:t>attachment(</w:t>
            </w:r>
            <w:proofErr w:type="spellStart"/>
            <w:r w:rsidRPr="00CE081D">
              <w:rPr>
                <w:rFonts w:ascii="Tahoma" w:hAnsi="Tahoma" w:cs="Tahoma"/>
              </w:rPr>
              <w:t>arrayOfDictionary</w:t>
            </w:r>
            <w:proofErr w:type="spellEnd"/>
            <w:r w:rsidRPr="00CE081D">
              <w:rPr>
                <w:rFonts w:ascii="Tahoma" w:hAnsi="Tahoma" w:cs="Tahoma"/>
              </w:rPr>
              <w:t>) : [{"description”: String, “link”: String}]</w:t>
            </w:r>
          </w:p>
          <w:p w14:paraId="57612EEC" w14:textId="77777777" w:rsidR="002F706A" w:rsidRPr="00CE081D" w:rsidRDefault="00346FC4" w:rsidP="000B23E1">
            <w:pPr>
              <w:pStyle w:val="ListParagraph"/>
              <w:numPr>
                <w:ilvl w:val="0"/>
                <w:numId w:val="24"/>
              </w:numPr>
              <w:spacing w:after="60"/>
              <w:contextualSpacing/>
              <w:rPr>
                <w:rFonts w:ascii="Tahoma" w:hAnsi="Tahoma" w:cs="Tahoma"/>
              </w:rPr>
            </w:pPr>
            <w:r w:rsidRPr="00CE081D">
              <w:rPr>
                <w:rFonts w:ascii="Tahoma" w:hAnsi="Tahoma" w:cs="Tahoma"/>
              </w:rPr>
              <w:t>activity(</w:t>
            </w:r>
            <w:proofErr w:type="spellStart"/>
            <w:r w:rsidRPr="00CE081D">
              <w:rPr>
                <w:rFonts w:ascii="Tahoma" w:hAnsi="Tahoma" w:cs="Tahoma"/>
              </w:rPr>
              <w:t>arrayOfDictionary</w:t>
            </w:r>
            <w:proofErr w:type="spellEnd"/>
            <w:r w:rsidRPr="00CE081D">
              <w:rPr>
                <w:rFonts w:ascii="Tahoma" w:hAnsi="Tahoma" w:cs="Tahoma"/>
              </w:rPr>
              <w:t>) : [{“title”: String, “description”: String, “</w:t>
            </w:r>
            <w:proofErr w:type="spellStart"/>
            <w:r w:rsidRPr="00CE081D">
              <w:rPr>
                <w:rFonts w:ascii="Tahoma" w:hAnsi="Tahoma" w:cs="Tahoma"/>
              </w:rPr>
              <w:t>datetime</w:t>
            </w:r>
            <w:proofErr w:type="spellEnd"/>
            <w:r w:rsidRPr="00CE081D">
              <w:rPr>
                <w:rFonts w:ascii="Tahoma" w:hAnsi="Tahoma" w:cs="Tahoma"/>
              </w:rPr>
              <w:t xml:space="preserve">”: </w:t>
            </w:r>
            <w:proofErr w:type="spellStart"/>
            <w:r w:rsidRPr="00CE081D">
              <w:rPr>
                <w:rFonts w:ascii="Tahoma" w:hAnsi="Tahoma" w:cs="Tahoma"/>
              </w:rPr>
              <w:t>datetime</w:t>
            </w:r>
            <w:proofErr w:type="spellEnd"/>
            <w:r w:rsidRPr="00CE081D">
              <w:rPr>
                <w:rFonts w:ascii="Tahoma" w:hAnsi="Tahoma" w:cs="Tahoma"/>
              </w:rPr>
              <w:t>}]</w:t>
            </w:r>
          </w:p>
          <w:p w14:paraId="32BEDF3C" w14:textId="017C32D6" w:rsidR="003E6B3C" w:rsidRPr="00CE081D" w:rsidRDefault="003E6B3C"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projectEmergencyStatus</w:t>
            </w:r>
            <w:proofErr w:type="spellEnd"/>
            <w:r w:rsidR="00470406" w:rsidRPr="00CE081D">
              <w:rPr>
                <w:rFonts w:ascii="Tahoma" w:hAnsi="Tahoma" w:cs="Tahoma"/>
              </w:rPr>
              <w:t xml:space="preserve">(Emergency Status </w:t>
            </w:r>
            <w:proofErr w:type="spellStart"/>
            <w:r w:rsidR="00470406" w:rsidRPr="00CE081D">
              <w:rPr>
                <w:rFonts w:ascii="Tahoma" w:hAnsi="Tahoma" w:cs="Tahoma"/>
              </w:rPr>
              <w:t>Enum</w:t>
            </w:r>
            <w:proofErr w:type="spellEnd"/>
            <w:r w:rsidR="00470406" w:rsidRPr="00CE081D">
              <w:rPr>
                <w:rFonts w:ascii="Tahoma" w:hAnsi="Tahoma" w:cs="Tahoma"/>
              </w:rPr>
              <w:t>)</w:t>
            </w:r>
          </w:p>
          <w:p w14:paraId="7DFDC5C0" w14:textId="48195B60" w:rsidR="00346FC4" w:rsidRPr="00CE081D" w:rsidRDefault="00124D9E"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siteE</w:t>
            </w:r>
            <w:r w:rsidR="00227565" w:rsidRPr="00CE081D">
              <w:rPr>
                <w:rFonts w:ascii="Tahoma" w:hAnsi="Tahoma" w:cs="Tahoma"/>
              </w:rPr>
              <w:t>mergency</w:t>
            </w:r>
            <w:proofErr w:type="spellEnd"/>
            <w:r w:rsidR="00346FC4" w:rsidRPr="00CE081D">
              <w:rPr>
                <w:rFonts w:ascii="Tahoma" w:hAnsi="Tahoma" w:cs="Tahoma"/>
              </w:rPr>
              <w:t>(Boolean)</w:t>
            </w:r>
          </w:p>
          <w:p w14:paraId="73BAE09B" w14:textId="63477D23" w:rsidR="00124D9E" w:rsidRPr="00CE081D" w:rsidRDefault="00124D9E" w:rsidP="000B23E1">
            <w:pPr>
              <w:pStyle w:val="ListParagraph"/>
              <w:numPr>
                <w:ilvl w:val="0"/>
                <w:numId w:val="24"/>
              </w:numPr>
              <w:spacing w:after="60"/>
              <w:contextualSpacing/>
              <w:rPr>
                <w:rFonts w:ascii="Tahoma" w:hAnsi="Tahoma" w:cs="Tahoma"/>
              </w:rPr>
            </w:pPr>
            <w:r w:rsidRPr="00CE081D">
              <w:rPr>
                <w:rFonts w:ascii="Tahoma" w:hAnsi="Tahoma" w:cs="Tahoma"/>
              </w:rPr>
              <w:t xml:space="preserve">priority(Priority </w:t>
            </w:r>
            <w:proofErr w:type="spellStart"/>
            <w:r w:rsidRPr="00CE081D">
              <w:rPr>
                <w:rFonts w:ascii="Tahoma" w:hAnsi="Tahoma" w:cs="Tahoma"/>
              </w:rPr>
              <w:t>Enum</w:t>
            </w:r>
            <w:proofErr w:type="spellEnd"/>
            <w:r w:rsidRPr="00CE081D">
              <w:rPr>
                <w:rFonts w:ascii="Tahoma" w:hAnsi="Tahoma" w:cs="Tahoma"/>
              </w:rPr>
              <w:t>)</w:t>
            </w:r>
          </w:p>
          <w:p w14:paraId="0FD35921" w14:textId="77777777" w:rsidR="00227565" w:rsidRPr="00CE081D" w:rsidRDefault="00227565" w:rsidP="000B23E1">
            <w:pPr>
              <w:pStyle w:val="ListParagraph"/>
              <w:numPr>
                <w:ilvl w:val="0"/>
                <w:numId w:val="24"/>
              </w:numPr>
              <w:spacing w:after="60"/>
              <w:contextualSpacing/>
              <w:rPr>
                <w:rFonts w:ascii="Tahoma" w:hAnsi="Tahoma" w:cs="Tahoma"/>
              </w:rPr>
            </w:pPr>
            <w:proofErr w:type="spellStart"/>
            <w:r w:rsidRPr="00CE081D">
              <w:rPr>
                <w:rFonts w:ascii="Tahoma" w:hAnsi="Tahoma" w:cs="Tahoma"/>
              </w:rPr>
              <w:t>milestoneCompletion</w:t>
            </w:r>
            <w:proofErr w:type="spellEnd"/>
            <w:r w:rsidRPr="00CE081D">
              <w:rPr>
                <w:rFonts w:ascii="Tahoma" w:hAnsi="Tahoma" w:cs="Tahoma"/>
              </w:rPr>
              <w:t>(Boolean)</w:t>
            </w:r>
          </w:p>
          <w:p w14:paraId="02A5C279" w14:textId="462CF49E" w:rsidR="00227565" w:rsidRPr="00CE081D" w:rsidRDefault="00227565" w:rsidP="00227565">
            <w:pPr>
              <w:pStyle w:val="ListParagraph"/>
              <w:numPr>
                <w:ilvl w:val="0"/>
                <w:numId w:val="24"/>
              </w:numPr>
              <w:spacing w:after="60"/>
              <w:contextualSpacing/>
              <w:rPr>
                <w:rFonts w:ascii="Tahoma" w:hAnsi="Tahoma" w:cs="Tahoma"/>
              </w:rPr>
            </w:pPr>
            <w:proofErr w:type="spellStart"/>
            <w:r w:rsidRPr="00CE081D">
              <w:rPr>
                <w:rFonts w:ascii="Tahoma" w:hAnsi="Tahoma" w:cs="Tahoma"/>
              </w:rPr>
              <w:t>PMName</w:t>
            </w:r>
            <w:proofErr w:type="spellEnd"/>
            <w:r w:rsidRPr="00CE081D">
              <w:rPr>
                <w:rFonts w:ascii="Tahoma" w:hAnsi="Tahoma" w:cs="Tahoma"/>
              </w:rPr>
              <w:t>(String)</w:t>
            </w:r>
          </w:p>
          <w:p w14:paraId="45B11FA0" w14:textId="77777777" w:rsidR="00227565" w:rsidRPr="00CE081D" w:rsidRDefault="00227565" w:rsidP="00227565">
            <w:pPr>
              <w:pStyle w:val="ListParagraph"/>
              <w:numPr>
                <w:ilvl w:val="0"/>
                <w:numId w:val="24"/>
              </w:numPr>
              <w:spacing w:after="60"/>
              <w:contextualSpacing/>
              <w:rPr>
                <w:rFonts w:ascii="Tahoma" w:hAnsi="Tahoma" w:cs="Tahoma"/>
              </w:rPr>
            </w:pPr>
            <w:proofErr w:type="spellStart"/>
            <w:r w:rsidRPr="00CE081D">
              <w:rPr>
                <w:rFonts w:ascii="Tahoma" w:hAnsi="Tahoma" w:cs="Tahoma"/>
              </w:rPr>
              <w:t>PMPhone</w:t>
            </w:r>
            <w:proofErr w:type="spellEnd"/>
            <w:r w:rsidRPr="00CE081D">
              <w:rPr>
                <w:rFonts w:ascii="Tahoma" w:hAnsi="Tahoma" w:cs="Tahoma"/>
              </w:rPr>
              <w:t>(String)</w:t>
            </w:r>
          </w:p>
          <w:p w14:paraId="371708E1" w14:textId="77777777" w:rsidR="00227565" w:rsidRPr="00CE081D" w:rsidRDefault="00227565" w:rsidP="00227565">
            <w:pPr>
              <w:pStyle w:val="ListParagraph"/>
              <w:numPr>
                <w:ilvl w:val="0"/>
                <w:numId w:val="24"/>
              </w:numPr>
              <w:spacing w:after="60"/>
              <w:contextualSpacing/>
              <w:rPr>
                <w:rFonts w:ascii="Tahoma" w:hAnsi="Tahoma" w:cs="Tahoma"/>
              </w:rPr>
            </w:pPr>
            <w:proofErr w:type="spellStart"/>
            <w:r w:rsidRPr="00CE081D">
              <w:rPr>
                <w:rFonts w:ascii="Tahoma" w:hAnsi="Tahoma" w:cs="Tahoma"/>
              </w:rPr>
              <w:t>APMName</w:t>
            </w:r>
            <w:proofErr w:type="spellEnd"/>
            <w:r w:rsidRPr="00CE081D">
              <w:rPr>
                <w:rFonts w:ascii="Tahoma" w:hAnsi="Tahoma" w:cs="Tahoma"/>
              </w:rPr>
              <w:t>(String)</w:t>
            </w:r>
          </w:p>
          <w:p w14:paraId="1C7D2C5E" w14:textId="08AD45FC" w:rsidR="00227565" w:rsidRPr="00CE081D" w:rsidRDefault="00227565" w:rsidP="00227565">
            <w:pPr>
              <w:pStyle w:val="ListParagraph"/>
              <w:numPr>
                <w:ilvl w:val="0"/>
                <w:numId w:val="24"/>
              </w:numPr>
              <w:spacing w:after="60"/>
              <w:contextualSpacing/>
              <w:rPr>
                <w:rFonts w:ascii="Tahoma" w:hAnsi="Tahoma" w:cs="Tahoma"/>
              </w:rPr>
            </w:pPr>
            <w:proofErr w:type="spellStart"/>
            <w:r w:rsidRPr="00CE081D">
              <w:rPr>
                <w:rFonts w:ascii="Tahoma" w:hAnsi="Tahoma" w:cs="Tahoma"/>
              </w:rPr>
              <w:t>APMPhone</w:t>
            </w:r>
            <w:proofErr w:type="spellEnd"/>
            <w:r w:rsidRPr="00CE081D">
              <w:rPr>
                <w:rFonts w:ascii="Tahoma" w:hAnsi="Tahoma" w:cs="Tahoma"/>
              </w:rPr>
              <w:t>(String)</w:t>
            </w:r>
          </w:p>
          <w:p w14:paraId="77029397" w14:textId="1C5E82CF" w:rsidR="00346FC4" w:rsidRPr="00CE081D" w:rsidRDefault="00346FC4" w:rsidP="00346FC4">
            <w:pPr>
              <w:spacing w:after="60"/>
              <w:contextualSpacing/>
              <w:rPr>
                <w:rFonts w:ascii="Tahoma" w:hAnsi="Tahoma" w:cs="Tahoma"/>
              </w:rPr>
            </w:pPr>
            <w:r w:rsidRPr="00CE081D">
              <w:rPr>
                <w:rFonts w:ascii="Tahoma" w:hAnsi="Tahoma" w:cs="Tahoma"/>
              </w:rPr>
              <w:t xml:space="preserve">Project Status </w:t>
            </w:r>
            <w:proofErr w:type="spellStart"/>
            <w:r w:rsidRPr="00CE081D">
              <w:rPr>
                <w:rFonts w:ascii="Tahoma" w:hAnsi="Tahoma" w:cs="Tahoma"/>
              </w:rPr>
              <w:t>Enum</w:t>
            </w:r>
            <w:proofErr w:type="spellEnd"/>
            <w:r w:rsidRPr="00CE081D">
              <w:rPr>
                <w:rFonts w:ascii="Tahoma" w:hAnsi="Tahoma" w:cs="Tahoma"/>
              </w:rPr>
              <w:t xml:space="preserve"> will be </w:t>
            </w:r>
            <w:r w:rsidR="000B23E1" w:rsidRPr="00CE081D">
              <w:rPr>
                <w:rFonts w:ascii="Tahoma" w:hAnsi="Tahoma" w:cs="Tahoma"/>
              </w:rPr>
              <w:t xml:space="preserve">consist of </w:t>
            </w:r>
            <w:r w:rsidRPr="00CE081D">
              <w:rPr>
                <w:rFonts w:ascii="Tahoma" w:hAnsi="Tahoma" w:cs="Tahoma"/>
              </w:rPr>
              <w:t>:</w:t>
            </w:r>
          </w:p>
          <w:p w14:paraId="0E988DEF" w14:textId="2ED2D955" w:rsidR="00346FC4" w:rsidRPr="00CE081D" w:rsidRDefault="00227565" w:rsidP="000B23E1">
            <w:pPr>
              <w:pStyle w:val="ListParagraph"/>
              <w:numPr>
                <w:ilvl w:val="0"/>
                <w:numId w:val="25"/>
              </w:numPr>
              <w:spacing w:after="60"/>
              <w:contextualSpacing/>
              <w:rPr>
                <w:rFonts w:ascii="Tahoma" w:hAnsi="Tahoma" w:cs="Tahoma"/>
              </w:rPr>
            </w:pPr>
            <w:r w:rsidRPr="00CE081D">
              <w:rPr>
                <w:rFonts w:ascii="Tahoma" w:hAnsi="Tahoma" w:cs="Tahoma"/>
              </w:rPr>
              <w:t>In Progress : 3</w:t>
            </w:r>
          </w:p>
          <w:p w14:paraId="2BED5AFE" w14:textId="0F99BBA5" w:rsidR="00346FC4" w:rsidRPr="00CE081D" w:rsidRDefault="00227565" w:rsidP="000B23E1">
            <w:pPr>
              <w:pStyle w:val="ListParagraph"/>
              <w:numPr>
                <w:ilvl w:val="0"/>
                <w:numId w:val="25"/>
              </w:numPr>
              <w:spacing w:after="60"/>
              <w:contextualSpacing/>
              <w:rPr>
                <w:rFonts w:ascii="Tahoma" w:hAnsi="Tahoma" w:cs="Tahoma"/>
              </w:rPr>
            </w:pPr>
            <w:r w:rsidRPr="00CE081D">
              <w:rPr>
                <w:rFonts w:ascii="Tahoma" w:hAnsi="Tahoma" w:cs="Tahoma"/>
              </w:rPr>
              <w:t>On Hold : 4</w:t>
            </w:r>
          </w:p>
          <w:p w14:paraId="26760ACE" w14:textId="4D271E31" w:rsidR="00346FC4" w:rsidRPr="00CE081D" w:rsidRDefault="00227565" w:rsidP="000B23E1">
            <w:pPr>
              <w:pStyle w:val="ListParagraph"/>
              <w:numPr>
                <w:ilvl w:val="0"/>
                <w:numId w:val="25"/>
              </w:numPr>
              <w:spacing w:after="60"/>
              <w:contextualSpacing/>
              <w:rPr>
                <w:rFonts w:ascii="Tahoma" w:hAnsi="Tahoma" w:cs="Tahoma"/>
              </w:rPr>
            </w:pPr>
            <w:r w:rsidRPr="00CE081D">
              <w:rPr>
                <w:rFonts w:ascii="Tahoma" w:hAnsi="Tahoma" w:cs="Tahoma"/>
              </w:rPr>
              <w:t>Waiting On Hold Approval : 5</w:t>
            </w:r>
          </w:p>
          <w:p w14:paraId="4143C03E" w14:textId="4A5560F4" w:rsidR="00346FC4" w:rsidRPr="00CE081D" w:rsidRDefault="00227565" w:rsidP="000B23E1">
            <w:pPr>
              <w:pStyle w:val="ListParagraph"/>
              <w:numPr>
                <w:ilvl w:val="0"/>
                <w:numId w:val="25"/>
              </w:numPr>
              <w:spacing w:after="60"/>
              <w:contextualSpacing/>
              <w:rPr>
                <w:rFonts w:ascii="Tahoma" w:hAnsi="Tahoma" w:cs="Tahoma"/>
              </w:rPr>
            </w:pPr>
            <w:r w:rsidRPr="00CE081D">
              <w:rPr>
                <w:rFonts w:ascii="Tahoma" w:hAnsi="Tahoma" w:cs="Tahoma"/>
              </w:rPr>
              <w:t>Closed : 6</w:t>
            </w:r>
          </w:p>
          <w:p w14:paraId="511FECE0" w14:textId="56ABA2DF" w:rsidR="00470406" w:rsidRPr="00CE081D" w:rsidRDefault="00346FC4" w:rsidP="00DC33C7">
            <w:pPr>
              <w:pStyle w:val="ListParagraph"/>
              <w:numPr>
                <w:ilvl w:val="0"/>
                <w:numId w:val="25"/>
              </w:numPr>
              <w:spacing w:after="60"/>
              <w:contextualSpacing/>
              <w:rPr>
                <w:rFonts w:ascii="Tahoma" w:hAnsi="Tahoma" w:cs="Tahoma"/>
              </w:rPr>
            </w:pPr>
            <w:r w:rsidRPr="00CE081D">
              <w:rPr>
                <w:rFonts w:ascii="Tahoma" w:hAnsi="Tahoma" w:cs="Tahoma"/>
              </w:rPr>
              <w:t xml:space="preserve">Cancelled : </w:t>
            </w:r>
            <w:r w:rsidR="00227565" w:rsidRPr="00CE081D">
              <w:rPr>
                <w:rFonts w:ascii="Tahoma" w:hAnsi="Tahoma" w:cs="Tahoma"/>
              </w:rPr>
              <w:t>7</w:t>
            </w:r>
          </w:p>
        </w:tc>
      </w:tr>
      <w:tr w:rsidR="00DC33C7" w:rsidRPr="00CE081D" w14:paraId="7B107904" w14:textId="77777777" w:rsidTr="00DC33C7">
        <w:trPr>
          <w:cantSplit/>
          <w:trHeight w:val="480"/>
          <w:tblHeader/>
        </w:trPr>
        <w:tc>
          <w:tcPr>
            <w:tcW w:w="671" w:type="pct"/>
            <w:shd w:val="clear" w:color="auto" w:fill="D9D9D9" w:themeFill="background1" w:themeFillShade="D9"/>
            <w:vAlign w:val="center"/>
          </w:tcPr>
          <w:p w14:paraId="149C7E99" w14:textId="091BC04F" w:rsidR="00DC33C7" w:rsidRPr="00CE081D" w:rsidRDefault="00DC33C7" w:rsidP="00DE6851">
            <w:pPr>
              <w:rPr>
                <w:rFonts w:ascii="Tahoma" w:hAnsi="Tahoma" w:cs="Tahoma"/>
                <w:b/>
                <w:iCs/>
              </w:rPr>
            </w:pPr>
          </w:p>
        </w:tc>
        <w:tc>
          <w:tcPr>
            <w:tcW w:w="4329" w:type="pct"/>
            <w:vAlign w:val="center"/>
          </w:tcPr>
          <w:p w14:paraId="41FF7807" w14:textId="77777777" w:rsidR="00DC33C7" w:rsidRPr="00CE081D" w:rsidRDefault="00DC33C7" w:rsidP="00DE6851">
            <w:pPr>
              <w:spacing w:after="60"/>
              <w:contextualSpacing/>
              <w:rPr>
                <w:rFonts w:ascii="Tahoma" w:hAnsi="Tahoma" w:cs="Tahoma"/>
              </w:rPr>
            </w:pPr>
            <w:r w:rsidRPr="00CE081D">
              <w:rPr>
                <w:rFonts w:ascii="Tahoma" w:hAnsi="Tahoma" w:cs="Tahoma"/>
              </w:rPr>
              <w:t xml:space="preserve">Emergency Status </w:t>
            </w:r>
            <w:proofErr w:type="spellStart"/>
            <w:r w:rsidRPr="00CE081D">
              <w:rPr>
                <w:rFonts w:ascii="Tahoma" w:hAnsi="Tahoma" w:cs="Tahoma"/>
              </w:rPr>
              <w:t>Enum</w:t>
            </w:r>
            <w:proofErr w:type="spellEnd"/>
            <w:r w:rsidRPr="00CE081D">
              <w:rPr>
                <w:rFonts w:ascii="Tahoma" w:hAnsi="Tahoma" w:cs="Tahoma"/>
              </w:rPr>
              <w:t xml:space="preserve"> will be consist of :</w:t>
            </w:r>
          </w:p>
          <w:p w14:paraId="1A71B530" w14:textId="77777777" w:rsidR="00DC33C7" w:rsidRPr="00CE081D" w:rsidRDefault="00DC33C7" w:rsidP="00837F2E">
            <w:pPr>
              <w:pStyle w:val="ListParagraph"/>
              <w:numPr>
                <w:ilvl w:val="0"/>
                <w:numId w:val="49"/>
              </w:numPr>
              <w:spacing w:after="60"/>
              <w:contextualSpacing/>
              <w:rPr>
                <w:rFonts w:ascii="Tahoma" w:hAnsi="Tahoma" w:cs="Tahoma"/>
              </w:rPr>
            </w:pPr>
            <w:r w:rsidRPr="00CE081D">
              <w:rPr>
                <w:rFonts w:ascii="Tahoma" w:hAnsi="Tahoma" w:cs="Tahoma"/>
              </w:rPr>
              <w:t>Not Emergency (Blank) : 0</w:t>
            </w:r>
          </w:p>
          <w:p w14:paraId="27D3408B" w14:textId="77777777" w:rsidR="00DC33C7" w:rsidRPr="00CE081D" w:rsidRDefault="00DC33C7" w:rsidP="00837F2E">
            <w:pPr>
              <w:pStyle w:val="ListParagraph"/>
              <w:numPr>
                <w:ilvl w:val="0"/>
                <w:numId w:val="49"/>
              </w:numPr>
              <w:spacing w:after="60"/>
              <w:contextualSpacing/>
              <w:rPr>
                <w:rFonts w:ascii="Tahoma" w:hAnsi="Tahoma" w:cs="Tahoma"/>
              </w:rPr>
            </w:pPr>
            <w:r w:rsidRPr="00CE081D">
              <w:rPr>
                <w:rFonts w:ascii="Tahoma" w:hAnsi="Tahoma" w:cs="Tahoma"/>
              </w:rPr>
              <w:t>Waiting Approval : 1</w:t>
            </w:r>
          </w:p>
          <w:p w14:paraId="6C0BA72D" w14:textId="77777777" w:rsidR="00DC33C7" w:rsidRPr="00CE081D" w:rsidRDefault="00DC33C7" w:rsidP="00837F2E">
            <w:pPr>
              <w:pStyle w:val="ListParagraph"/>
              <w:numPr>
                <w:ilvl w:val="0"/>
                <w:numId w:val="49"/>
              </w:numPr>
              <w:spacing w:after="60"/>
              <w:contextualSpacing/>
              <w:rPr>
                <w:rFonts w:ascii="Tahoma" w:hAnsi="Tahoma" w:cs="Tahoma"/>
              </w:rPr>
            </w:pPr>
            <w:r w:rsidRPr="00CE081D">
              <w:rPr>
                <w:rFonts w:ascii="Tahoma" w:hAnsi="Tahoma" w:cs="Tahoma"/>
              </w:rPr>
              <w:t>Approved : 2</w:t>
            </w:r>
          </w:p>
          <w:p w14:paraId="20A3B068" w14:textId="77777777" w:rsidR="00227565" w:rsidRPr="00CE081D" w:rsidRDefault="00DC33C7" w:rsidP="00227565">
            <w:pPr>
              <w:pStyle w:val="ListParagraph"/>
              <w:numPr>
                <w:ilvl w:val="0"/>
                <w:numId w:val="49"/>
              </w:numPr>
              <w:spacing w:after="60"/>
              <w:contextualSpacing/>
              <w:rPr>
                <w:rFonts w:ascii="Tahoma" w:hAnsi="Tahoma" w:cs="Tahoma"/>
              </w:rPr>
            </w:pPr>
            <w:r w:rsidRPr="00CE081D">
              <w:rPr>
                <w:rFonts w:ascii="Tahoma" w:hAnsi="Tahoma" w:cs="Tahoma"/>
              </w:rPr>
              <w:t>Release : 3</w:t>
            </w:r>
          </w:p>
          <w:p w14:paraId="5F123D73" w14:textId="42B34E89" w:rsidR="00124D9E" w:rsidRPr="00CE081D" w:rsidRDefault="00124D9E" w:rsidP="00227565">
            <w:pPr>
              <w:spacing w:after="60"/>
              <w:contextualSpacing/>
              <w:rPr>
                <w:rFonts w:ascii="Tahoma" w:hAnsi="Tahoma" w:cs="Tahoma"/>
              </w:rPr>
            </w:pPr>
            <w:r w:rsidRPr="00CE081D">
              <w:rPr>
                <w:rFonts w:ascii="Tahoma" w:hAnsi="Tahoma" w:cs="Tahoma"/>
              </w:rPr>
              <w:t xml:space="preserve">Priority </w:t>
            </w:r>
            <w:proofErr w:type="spellStart"/>
            <w:r w:rsidRPr="00CE081D">
              <w:rPr>
                <w:rFonts w:ascii="Tahoma" w:hAnsi="Tahoma" w:cs="Tahoma"/>
              </w:rPr>
              <w:t>Enum</w:t>
            </w:r>
            <w:proofErr w:type="spellEnd"/>
            <w:r w:rsidRPr="00CE081D">
              <w:rPr>
                <w:rFonts w:ascii="Tahoma" w:hAnsi="Tahoma" w:cs="Tahoma"/>
              </w:rPr>
              <w:t xml:space="preserve"> will be consist of :</w:t>
            </w:r>
          </w:p>
          <w:p w14:paraId="34B5812A" w14:textId="3374BBC3" w:rsidR="00124D9E" w:rsidRPr="00CE081D" w:rsidRDefault="00124D9E" w:rsidP="00837F2E">
            <w:pPr>
              <w:pStyle w:val="ListParagraph"/>
              <w:numPr>
                <w:ilvl w:val="0"/>
                <w:numId w:val="50"/>
              </w:numPr>
              <w:spacing w:after="60"/>
              <w:contextualSpacing/>
              <w:rPr>
                <w:rFonts w:ascii="Tahoma" w:hAnsi="Tahoma" w:cs="Tahoma"/>
              </w:rPr>
            </w:pPr>
            <w:r w:rsidRPr="00CE081D">
              <w:rPr>
                <w:rFonts w:ascii="Tahoma" w:hAnsi="Tahoma" w:cs="Tahoma"/>
              </w:rPr>
              <w:t>Normal</w:t>
            </w:r>
            <w:r w:rsidR="00227565" w:rsidRPr="00CE081D">
              <w:rPr>
                <w:rFonts w:ascii="Tahoma" w:hAnsi="Tahoma" w:cs="Tahoma"/>
              </w:rPr>
              <w:t>: 0</w:t>
            </w:r>
          </w:p>
          <w:p w14:paraId="69119876" w14:textId="2053EB5A" w:rsidR="00124D9E" w:rsidRPr="00CE081D" w:rsidRDefault="00124D9E" w:rsidP="00837F2E">
            <w:pPr>
              <w:pStyle w:val="ListParagraph"/>
              <w:numPr>
                <w:ilvl w:val="0"/>
                <w:numId w:val="50"/>
              </w:numPr>
              <w:spacing w:after="60"/>
              <w:contextualSpacing/>
              <w:rPr>
                <w:rFonts w:ascii="Tahoma" w:hAnsi="Tahoma" w:cs="Tahoma"/>
              </w:rPr>
            </w:pPr>
            <w:r w:rsidRPr="00CE081D">
              <w:rPr>
                <w:rFonts w:ascii="Tahoma" w:hAnsi="Tahoma" w:cs="Tahoma"/>
              </w:rPr>
              <w:t>High</w:t>
            </w:r>
            <w:r w:rsidR="00227565" w:rsidRPr="00CE081D">
              <w:rPr>
                <w:rFonts w:ascii="Tahoma" w:hAnsi="Tahoma" w:cs="Tahoma"/>
              </w:rPr>
              <w:t>: 1</w:t>
            </w:r>
          </w:p>
          <w:p w14:paraId="52B168DB" w14:textId="4E78A86C" w:rsidR="00124D9E" w:rsidRPr="00CE081D" w:rsidRDefault="00124D9E" w:rsidP="00837F2E">
            <w:pPr>
              <w:pStyle w:val="ListParagraph"/>
              <w:numPr>
                <w:ilvl w:val="0"/>
                <w:numId w:val="50"/>
              </w:numPr>
              <w:spacing w:after="60"/>
              <w:contextualSpacing/>
              <w:rPr>
                <w:rFonts w:ascii="Tahoma" w:hAnsi="Tahoma" w:cs="Tahoma"/>
              </w:rPr>
            </w:pPr>
            <w:r w:rsidRPr="00CE081D">
              <w:rPr>
                <w:rFonts w:ascii="Tahoma" w:hAnsi="Tahoma" w:cs="Tahoma"/>
              </w:rPr>
              <w:t>Critical</w:t>
            </w:r>
            <w:r w:rsidR="00227565" w:rsidRPr="00CE081D">
              <w:rPr>
                <w:rFonts w:ascii="Tahoma" w:hAnsi="Tahoma" w:cs="Tahoma"/>
              </w:rPr>
              <w:t>: 2</w:t>
            </w:r>
          </w:p>
        </w:tc>
      </w:tr>
    </w:tbl>
    <w:p w14:paraId="57443E32" w14:textId="6312CF17" w:rsidR="001C3B35" w:rsidRPr="00CE081D" w:rsidRDefault="001C3B35" w:rsidP="001C3B35">
      <w:pPr>
        <w:pStyle w:val="Heading3"/>
        <w:rPr>
          <w:rFonts w:ascii="Tahoma" w:hAnsi="Tahoma" w:cs="Tahoma"/>
        </w:rPr>
      </w:pPr>
      <w:bookmarkStart w:id="91" w:name="_Toc465763571"/>
      <w:r w:rsidRPr="00CE081D">
        <w:rPr>
          <w:rFonts w:ascii="Tahoma" w:hAnsi="Tahoma" w:cs="Tahoma"/>
        </w:rPr>
        <w:t>Fetch Survey</w:t>
      </w:r>
      <w:bookmarkEnd w:id="91"/>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1C3B35" w:rsidRPr="00CE081D" w14:paraId="3A944862" w14:textId="77777777" w:rsidTr="00DE6851">
        <w:trPr>
          <w:cantSplit/>
          <w:trHeight w:val="72"/>
          <w:tblHeader/>
        </w:trPr>
        <w:tc>
          <w:tcPr>
            <w:tcW w:w="671" w:type="pct"/>
            <w:shd w:val="clear" w:color="auto" w:fill="D9D9D9" w:themeFill="background1" w:themeFillShade="D9"/>
            <w:vAlign w:val="center"/>
          </w:tcPr>
          <w:p w14:paraId="7012F00F" w14:textId="77777777" w:rsidR="001C3B35" w:rsidRPr="00CE081D" w:rsidRDefault="001C3B35" w:rsidP="00DE6851">
            <w:pPr>
              <w:rPr>
                <w:rFonts w:ascii="Tahoma" w:hAnsi="Tahoma" w:cs="Tahoma"/>
                <w:b/>
                <w:iCs/>
              </w:rPr>
            </w:pPr>
            <w:r w:rsidRPr="00CE081D">
              <w:rPr>
                <w:rFonts w:ascii="Tahoma" w:hAnsi="Tahoma" w:cs="Tahoma"/>
                <w:b/>
              </w:rPr>
              <w:t>UC ID</w:t>
            </w:r>
          </w:p>
        </w:tc>
        <w:tc>
          <w:tcPr>
            <w:tcW w:w="4329" w:type="pct"/>
            <w:vAlign w:val="center"/>
          </w:tcPr>
          <w:p w14:paraId="21905EDF" w14:textId="1B218A6A" w:rsidR="001C3B35" w:rsidRPr="00CE081D" w:rsidRDefault="001C3B35" w:rsidP="00DE6851">
            <w:pPr>
              <w:spacing w:after="60"/>
              <w:contextualSpacing/>
              <w:rPr>
                <w:rFonts w:ascii="Tahoma" w:hAnsi="Tahoma" w:cs="Tahoma"/>
                <w:iCs/>
              </w:rPr>
            </w:pPr>
            <w:r w:rsidRPr="00CE081D">
              <w:rPr>
                <w:rFonts w:ascii="Tahoma" w:hAnsi="Tahoma" w:cs="Tahoma"/>
                <w:iCs/>
              </w:rPr>
              <w:t>UC-7</w:t>
            </w:r>
          </w:p>
        </w:tc>
      </w:tr>
      <w:tr w:rsidR="001C3B35" w:rsidRPr="00CE081D" w14:paraId="4B1B8496" w14:textId="77777777" w:rsidTr="00DE6851">
        <w:trPr>
          <w:cantSplit/>
          <w:trHeight w:val="72"/>
          <w:tblHeader/>
        </w:trPr>
        <w:tc>
          <w:tcPr>
            <w:tcW w:w="671" w:type="pct"/>
            <w:shd w:val="clear" w:color="auto" w:fill="D9D9D9" w:themeFill="background1" w:themeFillShade="D9"/>
            <w:vAlign w:val="center"/>
          </w:tcPr>
          <w:p w14:paraId="65A9BA5B" w14:textId="77777777" w:rsidR="001C3B35" w:rsidRPr="00CE081D" w:rsidRDefault="001C3B35" w:rsidP="00DE6851">
            <w:pPr>
              <w:rPr>
                <w:rFonts w:ascii="Tahoma" w:hAnsi="Tahoma" w:cs="Tahoma"/>
                <w:b/>
                <w:iCs/>
              </w:rPr>
            </w:pPr>
            <w:r w:rsidRPr="00CE081D">
              <w:rPr>
                <w:rFonts w:ascii="Tahoma" w:hAnsi="Tahoma" w:cs="Tahoma"/>
                <w:b/>
                <w:iCs/>
              </w:rPr>
              <w:t>Description</w:t>
            </w:r>
          </w:p>
        </w:tc>
        <w:tc>
          <w:tcPr>
            <w:tcW w:w="4329" w:type="pct"/>
            <w:vAlign w:val="center"/>
          </w:tcPr>
          <w:p w14:paraId="3B5F1E55" w14:textId="3F4479A7" w:rsidR="001C3B35" w:rsidRPr="00CE081D" w:rsidRDefault="001C3B35" w:rsidP="001C3B35">
            <w:pPr>
              <w:spacing w:after="60"/>
              <w:contextualSpacing/>
              <w:rPr>
                <w:rFonts w:ascii="Tahoma" w:hAnsi="Tahoma" w:cs="Tahoma"/>
              </w:rPr>
            </w:pPr>
            <w:r w:rsidRPr="00CE081D">
              <w:rPr>
                <w:rFonts w:ascii="Tahoma" w:hAnsi="Tahoma" w:cs="Tahoma"/>
              </w:rPr>
              <w:t>Use Case for fetching survey metadata</w:t>
            </w:r>
          </w:p>
        </w:tc>
      </w:tr>
      <w:tr w:rsidR="001C3B35" w:rsidRPr="00CE081D" w14:paraId="0D1B50A3" w14:textId="77777777" w:rsidTr="00DE6851">
        <w:trPr>
          <w:cantSplit/>
          <w:trHeight w:val="72"/>
          <w:tblHeader/>
        </w:trPr>
        <w:tc>
          <w:tcPr>
            <w:tcW w:w="671" w:type="pct"/>
            <w:shd w:val="clear" w:color="auto" w:fill="D9D9D9" w:themeFill="background1" w:themeFillShade="D9"/>
            <w:vAlign w:val="center"/>
          </w:tcPr>
          <w:p w14:paraId="79BA42EF" w14:textId="77777777" w:rsidR="001C3B35" w:rsidRPr="00CE081D" w:rsidRDefault="001C3B35" w:rsidP="00DE6851">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79A6BFDC" w14:textId="6CEF1D30" w:rsidR="001C3B35" w:rsidRPr="00CE081D" w:rsidRDefault="0064590A" w:rsidP="00DE6851">
            <w:pPr>
              <w:spacing w:after="60"/>
              <w:contextualSpacing/>
              <w:rPr>
                <w:rFonts w:ascii="Tahoma" w:hAnsi="Tahoma" w:cs="Tahoma"/>
              </w:rPr>
            </w:pPr>
            <w:r w:rsidRPr="00CE081D">
              <w:rPr>
                <w:rFonts w:ascii="Tahoma" w:hAnsi="Tahoma" w:cs="Tahoma"/>
              </w:rPr>
              <w:t>FR-2</w:t>
            </w:r>
            <w:r w:rsidR="000F0024" w:rsidRPr="00CE081D">
              <w:rPr>
                <w:rFonts w:ascii="Tahoma" w:hAnsi="Tahoma" w:cs="Tahoma"/>
              </w:rPr>
              <w:t xml:space="preserve"> - The app shall display list of projects based on user</w:t>
            </w:r>
          </w:p>
        </w:tc>
      </w:tr>
      <w:tr w:rsidR="001C3B35" w:rsidRPr="00CE081D" w14:paraId="32D190E1" w14:textId="77777777" w:rsidTr="00DE6851">
        <w:trPr>
          <w:cantSplit/>
          <w:trHeight w:val="72"/>
          <w:tblHeader/>
        </w:trPr>
        <w:tc>
          <w:tcPr>
            <w:tcW w:w="671" w:type="pct"/>
            <w:shd w:val="clear" w:color="auto" w:fill="D9D9D9" w:themeFill="background1" w:themeFillShade="D9"/>
            <w:vAlign w:val="center"/>
          </w:tcPr>
          <w:p w14:paraId="6BF13E7A" w14:textId="77777777" w:rsidR="001C3B35" w:rsidRPr="00CE081D" w:rsidRDefault="001C3B35" w:rsidP="00DE6851">
            <w:pPr>
              <w:rPr>
                <w:rFonts w:ascii="Tahoma" w:hAnsi="Tahoma" w:cs="Tahoma"/>
                <w:b/>
                <w:iCs/>
              </w:rPr>
            </w:pPr>
            <w:r w:rsidRPr="00CE081D">
              <w:rPr>
                <w:rFonts w:ascii="Tahoma" w:hAnsi="Tahoma" w:cs="Tahoma"/>
                <w:b/>
                <w:iCs/>
              </w:rPr>
              <w:t>Actor</w:t>
            </w:r>
          </w:p>
        </w:tc>
        <w:tc>
          <w:tcPr>
            <w:tcW w:w="4329" w:type="pct"/>
            <w:vAlign w:val="center"/>
          </w:tcPr>
          <w:p w14:paraId="20F6B02E" w14:textId="234F7F22" w:rsidR="001C3B35" w:rsidRPr="00CE081D" w:rsidRDefault="0098350A" w:rsidP="00DE6851">
            <w:pPr>
              <w:spacing w:after="60"/>
              <w:contextualSpacing/>
              <w:rPr>
                <w:rFonts w:ascii="Tahoma" w:hAnsi="Tahoma" w:cs="Tahoma"/>
              </w:rPr>
            </w:pPr>
            <w:r w:rsidRPr="00CE081D">
              <w:rPr>
                <w:rFonts w:ascii="Tahoma" w:hAnsi="Tahoma" w:cs="Tahoma"/>
              </w:rPr>
              <w:t>Application</w:t>
            </w:r>
          </w:p>
        </w:tc>
      </w:tr>
      <w:tr w:rsidR="001C3B35" w:rsidRPr="00CE081D" w14:paraId="58509A97" w14:textId="77777777" w:rsidTr="00DE6851">
        <w:trPr>
          <w:cantSplit/>
          <w:trHeight w:val="550"/>
          <w:tblHeader/>
        </w:trPr>
        <w:tc>
          <w:tcPr>
            <w:tcW w:w="671" w:type="pct"/>
            <w:shd w:val="clear" w:color="auto" w:fill="D9D9D9" w:themeFill="background1" w:themeFillShade="D9"/>
            <w:vAlign w:val="center"/>
          </w:tcPr>
          <w:p w14:paraId="2CAFDC1C" w14:textId="77777777" w:rsidR="001C3B35" w:rsidRPr="00CE081D" w:rsidRDefault="001C3B35" w:rsidP="00DE6851">
            <w:pPr>
              <w:rPr>
                <w:rFonts w:ascii="Tahoma" w:hAnsi="Tahoma" w:cs="Tahoma"/>
                <w:b/>
                <w:iCs/>
              </w:rPr>
            </w:pPr>
            <w:r w:rsidRPr="00CE081D">
              <w:rPr>
                <w:rFonts w:ascii="Tahoma" w:hAnsi="Tahoma" w:cs="Tahoma"/>
                <w:b/>
                <w:iCs/>
              </w:rPr>
              <w:t>Pre-Condition</w:t>
            </w:r>
          </w:p>
        </w:tc>
        <w:tc>
          <w:tcPr>
            <w:tcW w:w="4329" w:type="pct"/>
            <w:vAlign w:val="center"/>
          </w:tcPr>
          <w:p w14:paraId="0A1164B1" w14:textId="3EE73DB2" w:rsidR="001C3B35" w:rsidRPr="00CE081D" w:rsidRDefault="001C3B35" w:rsidP="001C3B35">
            <w:pPr>
              <w:spacing w:after="60"/>
              <w:contextualSpacing/>
              <w:rPr>
                <w:rFonts w:ascii="Tahoma" w:hAnsi="Tahoma" w:cs="Tahoma"/>
              </w:rPr>
            </w:pPr>
            <w:r w:rsidRPr="00CE081D">
              <w:rPr>
                <w:rFonts w:ascii="Tahoma" w:hAnsi="Tahoma" w:cs="Tahoma"/>
              </w:rPr>
              <w:t>User has passed UC-6</w:t>
            </w:r>
          </w:p>
        </w:tc>
      </w:tr>
      <w:tr w:rsidR="001C3B35" w:rsidRPr="00CE081D" w14:paraId="61820B28" w14:textId="77777777" w:rsidTr="00DE6851">
        <w:trPr>
          <w:cantSplit/>
          <w:trHeight w:val="72"/>
          <w:tblHeader/>
        </w:trPr>
        <w:tc>
          <w:tcPr>
            <w:tcW w:w="671" w:type="pct"/>
            <w:shd w:val="clear" w:color="auto" w:fill="D9D9D9" w:themeFill="background1" w:themeFillShade="D9"/>
            <w:vAlign w:val="center"/>
          </w:tcPr>
          <w:p w14:paraId="274766DA" w14:textId="77777777" w:rsidR="001C3B35" w:rsidRPr="00CE081D" w:rsidRDefault="001C3B35" w:rsidP="00DE6851">
            <w:pPr>
              <w:rPr>
                <w:rFonts w:ascii="Tahoma" w:hAnsi="Tahoma" w:cs="Tahoma"/>
                <w:b/>
                <w:iCs/>
              </w:rPr>
            </w:pPr>
            <w:r w:rsidRPr="00CE081D">
              <w:rPr>
                <w:rFonts w:ascii="Tahoma" w:hAnsi="Tahoma" w:cs="Tahoma"/>
                <w:b/>
                <w:iCs/>
              </w:rPr>
              <w:t>Trigger</w:t>
            </w:r>
          </w:p>
        </w:tc>
        <w:tc>
          <w:tcPr>
            <w:tcW w:w="4329" w:type="pct"/>
            <w:vAlign w:val="center"/>
          </w:tcPr>
          <w:p w14:paraId="7941846C" w14:textId="74FD7946" w:rsidR="001C3B35" w:rsidRPr="00CE081D" w:rsidRDefault="001C3B35" w:rsidP="00DE6851">
            <w:pPr>
              <w:spacing w:after="60"/>
              <w:contextualSpacing/>
              <w:rPr>
                <w:rFonts w:ascii="Tahoma" w:hAnsi="Tahoma" w:cs="Tahoma"/>
              </w:rPr>
            </w:pPr>
            <w:r w:rsidRPr="00CE081D">
              <w:rPr>
                <w:rFonts w:ascii="Tahoma" w:hAnsi="Tahoma" w:cs="Tahoma"/>
              </w:rPr>
              <w:t>UC-6</w:t>
            </w:r>
          </w:p>
        </w:tc>
      </w:tr>
      <w:tr w:rsidR="001C3B35" w:rsidRPr="00CE081D" w14:paraId="19A68F0C" w14:textId="77777777" w:rsidTr="00DE6851">
        <w:trPr>
          <w:cantSplit/>
          <w:trHeight w:val="72"/>
          <w:tblHeader/>
        </w:trPr>
        <w:tc>
          <w:tcPr>
            <w:tcW w:w="671" w:type="pct"/>
            <w:shd w:val="clear" w:color="auto" w:fill="D9D9D9" w:themeFill="background1" w:themeFillShade="D9"/>
            <w:vAlign w:val="center"/>
          </w:tcPr>
          <w:p w14:paraId="54F2FB56" w14:textId="77777777" w:rsidR="001C3B35" w:rsidRPr="00CE081D" w:rsidRDefault="001C3B35" w:rsidP="00DE6851">
            <w:pPr>
              <w:rPr>
                <w:rFonts w:ascii="Tahoma" w:hAnsi="Tahoma" w:cs="Tahoma"/>
                <w:b/>
                <w:iCs/>
              </w:rPr>
            </w:pPr>
            <w:r w:rsidRPr="00CE081D">
              <w:rPr>
                <w:rFonts w:ascii="Tahoma" w:hAnsi="Tahoma" w:cs="Tahoma"/>
                <w:b/>
                <w:iCs/>
              </w:rPr>
              <w:t>Normal Scenarios</w:t>
            </w:r>
          </w:p>
        </w:tc>
        <w:tc>
          <w:tcPr>
            <w:tcW w:w="4329" w:type="pct"/>
            <w:vAlign w:val="center"/>
          </w:tcPr>
          <w:p w14:paraId="09CBE6B1" w14:textId="200971E2" w:rsidR="001C3B35" w:rsidRPr="00CE081D" w:rsidRDefault="001C3B35" w:rsidP="000B23E1">
            <w:pPr>
              <w:pStyle w:val="UseCase1"/>
              <w:numPr>
                <w:ilvl w:val="0"/>
                <w:numId w:val="26"/>
              </w:numPr>
              <w:ind w:left="383"/>
              <w:rPr>
                <w:rFonts w:ascii="Tahoma" w:hAnsi="Tahoma" w:cs="Tahoma"/>
                <w:b w:val="0"/>
                <w:sz w:val="20"/>
                <w:szCs w:val="20"/>
              </w:rPr>
            </w:pPr>
            <w:r w:rsidRPr="00CE081D">
              <w:rPr>
                <w:rFonts w:ascii="Tahoma" w:hAnsi="Tahoma" w:cs="Tahoma"/>
                <w:b w:val="0"/>
                <w:sz w:val="20"/>
                <w:szCs w:val="20"/>
              </w:rPr>
              <w:t>Application send request to server for getting survey metadata</w:t>
            </w:r>
          </w:p>
          <w:p w14:paraId="6E5DC0BB" w14:textId="72690696" w:rsidR="001C3B35" w:rsidRPr="00CE081D" w:rsidRDefault="001C3B35" w:rsidP="000B23E1">
            <w:pPr>
              <w:pStyle w:val="UseCase1"/>
              <w:numPr>
                <w:ilvl w:val="0"/>
                <w:numId w:val="26"/>
              </w:numPr>
              <w:ind w:left="383"/>
              <w:rPr>
                <w:rFonts w:ascii="Tahoma" w:hAnsi="Tahoma" w:cs="Tahoma"/>
                <w:b w:val="0"/>
                <w:sz w:val="20"/>
                <w:szCs w:val="20"/>
              </w:rPr>
            </w:pPr>
            <w:r w:rsidRPr="00CE081D">
              <w:rPr>
                <w:rFonts w:ascii="Tahoma" w:hAnsi="Tahoma" w:cs="Tahoma"/>
                <w:b w:val="0"/>
                <w:sz w:val="20"/>
                <w:szCs w:val="20"/>
              </w:rPr>
              <w:t xml:space="preserve">Backend send </w:t>
            </w:r>
            <w:r w:rsidR="00DE6851" w:rsidRPr="00CE081D">
              <w:rPr>
                <w:rFonts w:ascii="Tahoma" w:hAnsi="Tahoma" w:cs="Tahoma"/>
                <w:b w:val="0"/>
                <w:sz w:val="20"/>
                <w:szCs w:val="20"/>
              </w:rPr>
              <w:t>survey</w:t>
            </w:r>
            <w:r w:rsidRPr="00CE081D">
              <w:rPr>
                <w:rFonts w:ascii="Tahoma" w:hAnsi="Tahoma" w:cs="Tahoma"/>
                <w:b w:val="0"/>
                <w:sz w:val="20"/>
                <w:szCs w:val="20"/>
              </w:rPr>
              <w:t xml:space="preserve"> </w:t>
            </w:r>
            <w:r w:rsidR="00DE6851" w:rsidRPr="00CE081D">
              <w:rPr>
                <w:rFonts w:ascii="Tahoma" w:hAnsi="Tahoma" w:cs="Tahoma"/>
                <w:b w:val="0"/>
                <w:sz w:val="20"/>
                <w:szCs w:val="20"/>
              </w:rPr>
              <w:t>meta</w:t>
            </w:r>
            <w:r w:rsidRPr="00CE081D">
              <w:rPr>
                <w:rFonts w:ascii="Tahoma" w:hAnsi="Tahoma" w:cs="Tahoma"/>
                <w:b w:val="0"/>
                <w:sz w:val="20"/>
                <w:szCs w:val="20"/>
              </w:rPr>
              <w:t>data</w:t>
            </w:r>
          </w:p>
          <w:p w14:paraId="5B887BD5" w14:textId="77777777" w:rsidR="001C3B35" w:rsidRPr="00CE081D" w:rsidRDefault="001C3B35" w:rsidP="00DE6851">
            <w:pPr>
              <w:pStyle w:val="UseCase1"/>
              <w:numPr>
                <w:ilvl w:val="0"/>
                <w:numId w:val="26"/>
              </w:numPr>
              <w:ind w:left="383"/>
              <w:rPr>
                <w:rFonts w:ascii="Tahoma" w:hAnsi="Tahoma" w:cs="Tahoma"/>
                <w:b w:val="0"/>
                <w:sz w:val="20"/>
                <w:szCs w:val="20"/>
              </w:rPr>
            </w:pPr>
            <w:r w:rsidRPr="00CE081D">
              <w:rPr>
                <w:rFonts w:ascii="Tahoma" w:hAnsi="Tahoma" w:cs="Tahoma"/>
                <w:b w:val="0"/>
                <w:sz w:val="20"/>
                <w:szCs w:val="20"/>
              </w:rPr>
              <w:t xml:space="preserve">Application saves </w:t>
            </w:r>
            <w:r w:rsidR="00DE6851" w:rsidRPr="00CE081D">
              <w:rPr>
                <w:rFonts w:ascii="Tahoma" w:hAnsi="Tahoma" w:cs="Tahoma"/>
                <w:b w:val="0"/>
                <w:sz w:val="20"/>
                <w:szCs w:val="20"/>
              </w:rPr>
              <w:t>survey</w:t>
            </w:r>
            <w:r w:rsidRPr="00CE081D">
              <w:rPr>
                <w:rFonts w:ascii="Tahoma" w:hAnsi="Tahoma" w:cs="Tahoma"/>
                <w:b w:val="0"/>
                <w:sz w:val="20"/>
                <w:szCs w:val="20"/>
              </w:rPr>
              <w:t xml:space="preserve"> </w:t>
            </w:r>
            <w:r w:rsidR="00DE6851" w:rsidRPr="00CE081D">
              <w:rPr>
                <w:rFonts w:ascii="Tahoma" w:hAnsi="Tahoma" w:cs="Tahoma"/>
                <w:b w:val="0"/>
                <w:sz w:val="20"/>
                <w:szCs w:val="20"/>
              </w:rPr>
              <w:t>meta</w:t>
            </w:r>
            <w:r w:rsidRPr="00CE081D">
              <w:rPr>
                <w:rFonts w:ascii="Tahoma" w:hAnsi="Tahoma" w:cs="Tahoma"/>
                <w:b w:val="0"/>
                <w:sz w:val="20"/>
                <w:szCs w:val="20"/>
              </w:rPr>
              <w:t>data to database</w:t>
            </w:r>
          </w:p>
          <w:p w14:paraId="20312D60" w14:textId="1E038EF8" w:rsidR="00DE6851" w:rsidRPr="00CE081D" w:rsidRDefault="00DE6851" w:rsidP="00DE6851">
            <w:pPr>
              <w:pStyle w:val="UseCase1"/>
              <w:numPr>
                <w:ilvl w:val="0"/>
                <w:numId w:val="26"/>
              </w:numPr>
              <w:ind w:left="383"/>
              <w:rPr>
                <w:rFonts w:ascii="Tahoma" w:hAnsi="Tahoma" w:cs="Tahoma"/>
                <w:b w:val="0"/>
                <w:sz w:val="20"/>
                <w:szCs w:val="20"/>
              </w:rPr>
            </w:pPr>
            <w:r w:rsidRPr="00CE081D">
              <w:rPr>
                <w:rFonts w:ascii="Tahoma" w:hAnsi="Tahoma" w:cs="Tahoma"/>
                <w:b w:val="0"/>
                <w:sz w:val="20"/>
                <w:szCs w:val="20"/>
              </w:rPr>
              <w:t>UC-8 will be triggered</w:t>
            </w:r>
          </w:p>
        </w:tc>
      </w:tr>
      <w:tr w:rsidR="001C3B35" w:rsidRPr="00CE081D" w14:paraId="4FB23E21" w14:textId="77777777" w:rsidTr="00DE6851">
        <w:trPr>
          <w:cantSplit/>
          <w:trHeight w:val="72"/>
          <w:tblHeader/>
        </w:trPr>
        <w:tc>
          <w:tcPr>
            <w:tcW w:w="671" w:type="pct"/>
            <w:shd w:val="clear" w:color="auto" w:fill="D9D9D9" w:themeFill="background1" w:themeFillShade="D9"/>
            <w:vAlign w:val="center"/>
          </w:tcPr>
          <w:p w14:paraId="25CA8AAA" w14:textId="77777777" w:rsidR="001C3B35" w:rsidRPr="00CE081D" w:rsidRDefault="001C3B35" w:rsidP="00DE6851">
            <w:pPr>
              <w:rPr>
                <w:rFonts w:ascii="Tahoma" w:hAnsi="Tahoma" w:cs="Tahoma"/>
                <w:b/>
                <w:iCs/>
              </w:rPr>
            </w:pPr>
            <w:r w:rsidRPr="00CE081D">
              <w:rPr>
                <w:rFonts w:ascii="Tahoma" w:hAnsi="Tahoma" w:cs="Tahoma"/>
                <w:b/>
                <w:iCs/>
              </w:rPr>
              <w:t>UI Validation</w:t>
            </w:r>
          </w:p>
        </w:tc>
        <w:tc>
          <w:tcPr>
            <w:tcW w:w="4329" w:type="pct"/>
            <w:vAlign w:val="center"/>
          </w:tcPr>
          <w:p w14:paraId="66366449" w14:textId="205BC481" w:rsidR="001C3B35" w:rsidRPr="00CE081D" w:rsidRDefault="00AB7CB8" w:rsidP="00AB7CB8">
            <w:pPr>
              <w:spacing w:after="60"/>
              <w:contextualSpacing/>
              <w:rPr>
                <w:rFonts w:ascii="Tahoma" w:hAnsi="Tahoma" w:cs="Tahoma"/>
              </w:rPr>
            </w:pPr>
            <w:r w:rsidRPr="00CE081D">
              <w:rPr>
                <w:rFonts w:ascii="Tahoma" w:hAnsi="Tahoma" w:cs="Tahoma"/>
              </w:rPr>
              <w:t>-</w:t>
            </w:r>
          </w:p>
        </w:tc>
      </w:tr>
      <w:tr w:rsidR="001C3B35" w:rsidRPr="00CE081D" w14:paraId="5898895E" w14:textId="77777777" w:rsidTr="00DE6851">
        <w:trPr>
          <w:cantSplit/>
          <w:trHeight w:val="72"/>
          <w:tblHeader/>
        </w:trPr>
        <w:tc>
          <w:tcPr>
            <w:tcW w:w="671" w:type="pct"/>
            <w:shd w:val="clear" w:color="auto" w:fill="D9D9D9" w:themeFill="background1" w:themeFillShade="D9"/>
            <w:vAlign w:val="center"/>
          </w:tcPr>
          <w:p w14:paraId="04064A43" w14:textId="77777777" w:rsidR="001C3B35" w:rsidRPr="00CE081D" w:rsidRDefault="001C3B35" w:rsidP="00DE6851">
            <w:pPr>
              <w:rPr>
                <w:rFonts w:ascii="Tahoma" w:hAnsi="Tahoma" w:cs="Tahoma"/>
                <w:b/>
                <w:iCs/>
              </w:rPr>
            </w:pPr>
            <w:r w:rsidRPr="00CE081D">
              <w:rPr>
                <w:rFonts w:ascii="Tahoma" w:hAnsi="Tahoma" w:cs="Tahoma"/>
                <w:b/>
                <w:iCs/>
              </w:rPr>
              <w:t>Business Rules</w:t>
            </w:r>
          </w:p>
        </w:tc>
        <w:tc>
          <w:tcPr>
            <w:tcW w:w="4329" w:type="pct"/>
            <w:vAlign w:val="center"/>
          </w:tcPr>
          <w:p w14:paraId="005BB0C1" w14:textId="1A6021C6" w:rsidR="001C3B35" w:rsidRPr="00CE081D" w:rsidRDefault="00AB7CB8" w:rsidP="00837F2E">
            <w:pPr>
              <w:pStyle w:val="ListParagraph"/>
              <w:numPr>
                <w:ilvl w:val="0"/>
                <w:numId w:val="54"/>
              </w:numPr>
              <w:spacing w:after="60"/>
              <w:ind w:left="383"/>
              <w:contextualSpacing/>
              <w:rPr>
                <w:rFonts w:ascii="Tahoma" w:hAnsi="Tahoma" w:cs="Tahoma"/>
              </w:rPr>
            </w:pPr>
            <w:r w:rsidRPr="00CE081D">
              <w:rPr>
                <w:rFonts w:ascii="Tahoma" w:hAnsi="Tahoma" w:cs="Tahoma"/>
              </w:rPr>
              <w:t>Authentication token must valid</w:t>
            </w:r>
          </w:p>
        </w:tc>
      </w:tr>
      <w:tr w:rsidR="001C3B35" w:rsidRPr="00CE081D" w14:paraId="4BB6A119" w14:textId="77777777" w:rsidTr="00DE6851">
        <w:trPr>
          <w:cantSplit/>
          <w:trHeight w:val="72"/>
          <w:tblHeader/>
        </w:trPr>
        <w:tc>
          <w:tcPr>
            <w:tcW w:w="671" w:type="pct"/>
            <w:shd w:val="clear" w:color="auto" w:fill="D9D9D9" w:themeFill="background1" w:themeFillShade="D9"/>
            <w:vAlign w:val="center"/>
          </w:tcPr>
          <w:p w14:paraId="6EDAD043" w14:textId="77777777" w:rsidR="001C3B35" w:rsidRPr="00CE081D" w:rsidRDefault="001C3B35" w:rsidP="00DE6851">
            <w:pPr>
              <w:rPr>
                <w:rFonts w:ascii="Tahoma" w:hAnsi="Tahoma" w:cs="Tahoma"/>
                <w:b/>
                <w:iCs/>
              </w:rPr>
            </w:pPr>
            <w:r w:rsidRPr="00CE081D">
              <w:rPr>
                <w:rFonts w:ascii="Tahoma" w:hAnsi="Tahoma" w:cs="Tahoma"/>
                <w:b/>
                <w:iCs/>
              </w:rPr>
              <w:t>Success Result</w:t>
            </w:r>
          </w:p>
        </w:tc>
        <w:tc>
          <w:tcPr>
            <w:tcW w:w="4329" w:type="pct"/>
            <w:vAlign w:val="center"/>
          </w:tcPr>
          <w:p w14:paraId="1F34E80B" w14:textId="484177ED" w:rsidR="001C3B35" w:rsidRPr="00CE081D" w:rsidRDefault="00AB7CB8" w:rsidP="00AB7CB8">
            <w:pPr>
              <w:spacing w:after="60"/>
              <w:contextualSpacing/>
              <w:rPr>
                <w:rFonts w:ascii="Tahoma" w:hAnsi="Tahoma" w:cs="Tahoma"/>
              </w:rPr>
            </w:pPr>
            <w:r w:rsidRPr="00CE081D">
              <w:rPr>
                <w:rFonts w:ascii="Tahoma" w:hAnsi="Tahoma" w:cs="Tahoma"/>
              </w:rPr>
              <w:t>-</w:t>
            </w:r>
          </w:p>
        </w:tc>
      </w:tr>
      <w:tr w:rsidR="001C3B35" w:rsidRPr="00CE081D" w14:paraId="312259F3" w14:textId="77777777" w:rsidTr="00DE6851">
        <w:trPr>
          <w:cantSplit/>
          <w:trHeight w:val="522"/>
          <w:tblHeader/>
        </w:trPr>
        <w:tc>
          <w:tcPr>
            <w:tcW w:w="671" w:type="pct"/>
            <w:shd w:val="clear" w:color="auto" w:fill="D9D9D9" w:themeFill="background1" w:themeFillShade="D9"/>
            <w:vAlign w:val="center"/>
          </w:tcPr>
          <w:p w14:paraId="384F1147" w14:textId="77777777" w:rsidR="001C3B35" w:rsidRPr="00CE081D" w:rsidRDefault="001C3B35" w:rsidP="00DE6851">
            <w:pPr>
              <w:rPr>
                <w:rFonts w:ascii="Tahoma" w:hAnsi="Tahoma" w:cs="Tahoma"/>
                <w:b/>
                <w:iCs/>
              </w:rPr>
            </w:pPr>
            <w:r w:rsidRPr="00CE081D">
              <w:rPr>
                <w:rFonts w:ascii="Tahoma" w:hAnsi="Tahoma" w:cs="Tahoma"/>
                <w:b/>
                <w:iCs/>
              </w:rPr>
              <w:t>Minimal Result</w:t>
            </w:r>
          </w:p>
        </w:tc>
        <w:tc>
          <w:tcPr>
            <w:tcW w:w="4329" w:type="pct"/>
            <w:vAlign w:val="center"/>
          </w:tcPr>
          <w:p w14:paraId="4C56986D" w14:textId="77777777" w:rsidR="001C3B35" w:rsidRPr="00CE081D" w:rsidRDefault="001C3B35" w:rsidP="00DE6851">
            <w:pPr>
              <w:spacing w:after="60"/>
              <w:ind w:left="23"/>
              <w:contextualSpacing/>
              <w:rPr>
                <w:rFonts w:ascii="Tahoma" w:hAnsi="Tahoma" w:cs="Tahoma"/>
              </w:rPr>
            </w:pPr>
            <w:r w:rsidRPr="00CE081D">
              <w:rPr>
                <w:rFonts w:ascii="Tahoma" w:hAnsi="Tahoma" w:cs="Tahoma"/>
              </w:rPr>
              <w:t>-</w:t>
            </w:r>
          </w:p>
        </w:tc>
      </w:tr>
      <w:tr w:rsidR="001C3B35" w:rsidRPr="00CE081D" w14:paraId="5C505C4A" w14:textId="77777777" w:rsidTr="00DE6851">
        <w:trPr>
          <w:cantSplit/>
          <w:trHeight w:val="72"/>
          <w:tblHeader/>
        </w:trPr>
        <w:tc>
          <w:tcPr>
            <w:tcW w:w="671" w:type="pct"/>
            <w:shd w:val="clear" w:color="auto" w:fill="D9D9D9" w:themeFill="background1" w:themeFillShade="D9"/>
            <w:vAlign w:val="center"/>
          </w:tcPr>
          <w:p w14:paraId="0DE19CA4" w14:textId="77777777" w:rsidR="001C3B35" w:rsidRPr="00CE081D" w:rsidRDefault="001C3B35" w:rsidP="00DE6851">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2342FF7E" w14:textId="77777777" w:rsidR="001C3B35" w:rsidRPr="00CE081D" w:rsidRDefault="001C3B35" w:rsidP="00DE6851">
            <w:pPr>
              <w:spacing w:after="60"/>
              <w:contextualSpacing/>
              <w:rPr>
                <w:rFonts w:ascii="Tahoma" w:hAnsi="Tahoma" w:cs="Tahoma"/>
              </w:rPr>
            </w:pPr>
            <w:r w:rsidRPr="00CE081D">
              <w:rPr>
                <w:rFonts w:ascii="Tahoma" w:hAnsi="Tahoma" w:cs="Tahoma"/>
              </w:rPr>
              <w:t>Service unavailable, please contact your administrator”</w:t>
            </w:r>
          </w:p>
        </w:tc>
      </w:tr>
      <w:tr w:rsidR="001C3B35" w:rsidRPr="00CE081D" w14:paraId="5ED30661" w14:textId="77777777" w:rsidTr="00DE6851">
        <w:trPr>
          <w:cantSplit/>
          <w:trHeight w:val="72"/>
          <w:tblHeader/>
        </w:trPr>
        <w:tc>
          <w:tcPr>
            <w:tcW w:w="671" w:type="pct"/>
            <w:shd w:val="clear" w:color="auto" w:fill="D9D9D9" w:themeFill="background1" w:themeFillShade="D9"/>
            <w:vAlign w:val="center"/>
          </w:tcPr>
          <w:p w14:paraId="11F162B8" w14:textId="77777777" w:rsidR="001C3B35" w:rsidRPr="00CE081D" w:rsidRDefault="001C3B35" w:rsidP="00DE6851">
            <w:pPr>
              <w:rPr>
                <w:rFonts w:ascii="Tahoma" w:hAnsi="Tahoma" w:cs="Tahoma"/>
                <w:b/>
                <w:iCs/>
              </w:rPr>
            </w:pPr>
            <w:r w:rsidRPr="00CE081D">
              <w:rPr>
                <w:rFonts w:ascii="Tahoma" w:hAnsi="Tahoma" w:cs="Tahoma"/>
                <w:b/>
                <w:iCs/>
              </w:rPr>
              <w:t>UI Image</w:t>
            </w:r>
          </w:p>
        </w:tc>
        <w:tc>
          <w:tcPr>
            <w:tcW w:w="4329" w:type="pct"/>
            <w:vAlign w:val="center"/>
          </w:tcPr>
          <w:p w14:paraId="7464EC88" w14:textId="14D245F0" w:rsidR="001C3B35" w:rsidRPr="00CE081D" w:rsidRDefault="002C3EB5" w:rsidP="002C3EB5">
            <w:pPr>
              <w:spacing w:after="60"/>
              <w:contextualSpacing/>
              <w:rPr>
                <w:rFonts w:ascii="Tahoma" w:hAnsi="Tahoma" w:cs="Tahoma"/>
              </w:rPr>
            </w:pPr>
            <w:r w:rsidRPr="00CE081D">
              <w:rPr>
                <w:rFonts w:ascii="Tahoma" w:hAnsi="Tahoma" w:cs="Tahoma"/>
              </w:rPr>
              <w:t>-</w:t>
            </w:r>
          </w:p>
        </w:tc>
      </w:tr>
      <w:tr w:rsidR="001C3B35" w:rsidRPr="00CE081D" w14:paraId="46DFFAAE" w14:textId="77777777" w:rsidTr="00DE6851">
        <w:trPr>
          <w:cantSplit/>
          <w:trHeight w:val="72"/>
          <w:tblHeader/>
        </w:trPr>
        <w:tc>
          <w:tcPr>
            <w:tcW w:w="671" w:type="pct"/>
            <w:shd w:val="clear" w:color="auto" w:fill="D9D9D9" w:themeFill="background1" w:themeFillShade="D9"/>
            <w:vAlign w:val="center"/>
          </w:tcPr>
          <w:p w14:paraId="60A8A382" w14:textId="77777777" w:rsidR="001C3B35" w:rsidRPr="00CE081D" w:rsidRDefault="001C3B35" w:rsidP="00DE6851">
            <w:pPr>
              <w:rPr>
                <w:rFonts w:ascii="Tahoma" w:hAnsi="Tahoma" w:cs="Tahoma"/>
                <w:b/>
                <w:iCs/>
              </w:rPr>
            </w:pPr>
            <w:r w:rsidRPr="00CE081D">
              <w:rPr>
                <w:rFonts w:ascii="Tahoma" w:hAnsi="Tahoma" w:cs="Tahoma"/>
                <w:b/>
                <w:iCs/>
              </w:rPr>
              <w:t>Frequency of Usage</w:t>
            </w:r>
          </w:p>
        </w:tc>
        <w:tc>
          <w:tcPr>
            <w:tcW w:w="4329" w:type="pct"/>
            <w:vAlign w:val="center"/>
          </w:tcPr>
          <w:p w14:paraId="40959E20" w14:textId="77777777" w:rsidR="001C3B35" w:rsidRPr="00CE081D" w:rsidRDefault="001C3B35" w:rsidP="00DE6851">
            <w:pPr>
              <w:spacing w:after="60"/>
              <w:contextualSpacing/>
              <w:rPr>
                <w:rFonts w:ascii="Tahoma" w:hAnsi="Tahoma" w:cs="Tahoma"/>
              </w:rPr>
            </w:pPr>
            <w:r w:rsidRPr="00CE081D">
              <w:rPr>
                <w:rFonts w:ascii="Tahoma" w:hAnsi="Tahoma" w:cs="Tahoma"/>
              </w:rPr>
              <w:t>Often</w:t>
            </w:r>
          </w:p>
        </w:tc>
      </w:tr>
      <w:tr w:rsidR="001C3B35" w:rsidRPr="00CE081D" w14:paraId="1EB44F8E" w14:textId="77777777" w:rsidTr="00DE6851">
        <w:trPr>
          <w:cantSplit/>
          <w:trHeight w:val="453"/>
          <w:tblHeader/>
        </w:trPr>
        <w:tc>
          <w:tcPr>
            <w:tcW w:w="671" w:type="pct"/>
            <w:shd w:val="clear" w:color="auto" w:fill="D9D9D9" w:themeFill="background1" w:themeFillShade="D9"/>
            <w:vAlign w:val="center"/>
          </w:tcPr>
          <w:p w14:paraId="19A0C2E0" w14:textId="77777777" w:rsidR="001C3B35" w:rsidRPr="00CE081D" w:rsidRDefault="001C3B35" w:rsidP="00DE6851">
            <w:pPr>
              <w:rPr>
                <w:rFonts w:ascii="Tahoma" w:hAnsi="Tahoma" w:cs="Tahoma"/>
                <w:b/>
                <w:iCs/>
              </w:rPr>
            </w:pPr>
            <w:r w:rsidRPr="00CE081D">
              <w:rPr>
                <w:rFonts w:ascii="Tahoma" w:hAnsi="Tahoma" w:cs="Tahoma"/>
                <w:b/>
                <w:iCs/>
              </w:rPr>
              <w:lastRenderedPageBreak/>
              <w:t>Notes</w:t>
            </w:r>
          </w:p>
        </w:tc>
        <w:tc>
          <w:tcPr>
            <w:tcW w:w="4329" w:type="pct"/>
            <w:vAlign w:val="center"/>
          </w:tcPr>
          <w:p w14:paraId="4760C0CC" w14:textId="77777777" w:rsidR="001C3B35" w:rsidRPr="00CE081D" w:rsidRDefault="001C3B35" w:rsidP="00DE6851">
            <w:pPr>
              <w:spacing w:after="60"/>
              <w:contextualSpacing/>
              <w:rPr>
                <w:rFonts w:ascii="Tahoma" w:hAnsi="Tahoma" w:cs="Tahoma"/>
              </w:rPr>
            </w:pPr>
            <w:r w:rsidRPr="00CE081D">
              <w:rPr>
                <w:rFonts w:ascii="Tahoma" w:hAnsi="Tahoma" w:cs="Tahoma"/>
              </w:rPr>
              <w:t>API used for this use case is :</w:t>
            </w:r>
          </w:p>
          <w:p w14:paraId="65D13F81" w14:textId="2E48C66B" w:rsidR="001C3B35" w:rsidRPr="00CE081D" w:rsidRDefault="00AB7CB8" w:rsidP="00DE6851">
            <w:pPr>
              <w:spacing w:after="60"/>
              <w:contextualSpacing/>
              <w:rPr>
                <w:rFonts w:ascii="Tahoma" w:hAnsi="Tahoma" w:cs="Tahoma"/>
              </w:rPr>
            </w:pPr>
            <w:proofErr w:type="spellStart"/>
            <w:r w:rsidRPr="00CE081D">
              <w:rPr>
                <w:rFonts w:ascii="Tahoma" w:hAnsi="Tahoma" w:cs="Tahoma"/>
              </w:rPr>
              <w:t>getSurvey</w:t>
            </w:r>
            <w:proofErr w:type="spellEnd"/>
            <w:r w:rsidR="001C3B35" w:rsidRPr="00CE081D">
              <w:rPr>
                <w:rFonts w:ascii="Tahoma" w:hAnsi="Tahoma" w:cs="Tahoma"/>
              </w:rPr>
              <w:t>(</w:t>
            </w:r>
            <w:r w:rsidRPr="00CE081D">
              <w:rPr>
                <w:rFonts w:ascii="Tahoma" w:hAnsi="Tahoma" w:cs="Tahoma"/>
              </w:rPr>
              <w:t xml:space="preserve">token, </w:t>
            </w:r>
            <w:proofErr w:type="spellStart"/>
            <w:r w:rsidRPr="00CE081D">
              <w:rPr>
                <w:rFonts w:ascii="Tahoma" w:hAnsi="Tahoma" w:cs="Tahoma"/>
              </w:rPr>
              <w:t>surveyID</w:t>
            </w:r>
            <w:proofErr w:type="spellEnd"/>
            <w:r w:rsidR="001C3B35" w:rsidRPr="00CE081D">
              <w:rPr>
                <w:rFonts w:ascii="Tahoma" w:hAnsi="Tahoma" w:cs="Tahoma"/>
              </w:rPr>
              <w:t>)</w:t>
            </w:r>
          </w:p>
          <w:p w14:paraId="277E1932" w14:textId="474A0D8B" w:rsidR="001C3B35" w:rsidRPr="00CE081D" w:rsidRDefault="00A25260" w:rsidP="000B23E1">
            <w:pPr>
              <w:pStyle w:val="ListParagraph"/>
              <w:numPr>
                <w:ilvl w:val="0"/>
                <w:numId w:val="22"/>
              </w:numPr>
              <w:spacing w:after="60"/>
              <w:contextualSpacing/>
              <w:rPr>
                <w:rFonts w:ascii="Tahoma" w:hAnsi="Tahoma" w:cs="Tahoma"/>
              </w:rPr>
            </w:pPr>
            <w:r w:rsidRPr="00CE081D">
              <w:rPr>
                <w:rFonts w:ascii="Tahoma" w:hAnsi="Tahoma" w:cs="Tahoma"/>
              </w:rPr>
              <w:t>token(String) : user authentication token</w:t>
            </w:r>
          </w:p>
          <w:p w14:paraId="39C740C2" w14:textId="6AEA4723" w:rsidR="00AB7CB8" w:rsidRPr="00CE081D" w:rsidRDefault="00AB7CB8" w:rsidP="000B23E1">
            <w:pPr>
              <w:pStyle w:val="ListParagraph"/>
              <w:numPr>
                <w:ilvl w:val="0"/>
                <w:numId w:val="22"/>
              </w:numPr>
              <w:spacing w:after="60"/>
              <w:contextualSpacing/>
              <w:rPr>
                <w:rFonts w:ascii="Tahoma" w:hAnsi="Tahoma" w:cs="Tahoma"/>
              </w:rPr>
            </w:pPr>
            <w:proofErr w:type="spellStart"/>
            <w:r w:rsidRPr="00CE081D">
              <w:rPr>
                <w:rFonts w:ascii="Tahoma" w:hAnsi="Tahoma" w:cs="Tahoma"/>
              </w:rPr>
              <w:t>surveyID</w:t>
            </w:r>
            <w:proofErr w:type="spellEnd"/>
            <w:r w:rsidRPr="00CE081D">
              <w:rPr>
                <w:rFonts w:ascii="Tahoma" w:hAnsi="Tahoma" w:cs="Tahoma"/>
              </w:rPr>
              <w:t>(String) : optional survey ID, for getting specific survey ID detail</w:t>
            </w:r>
          </w:p>
          <w:p w14:paraId="2B996B22" w14:textId="77777777" w:rsidR="001C3B35" w:rsidRPr="00CE081D" w:rsidRDefault="001C3B35" w:rsidP="00DE6851">
            <w:pPr>
              <w:spacing w:after="60"/>
              <w:contextualSpacing/>
              <w:rPr>
                <w:rFonts w:ascii="Tahoma" w:hAnsi="Tahoma" w:cs="Tahoma"/>
              </w:rPr>
            </w:pPr>
            <w:r w:rsidRPr="00CE081D">
              <w:rPr>
                <w:rFonts w:ascii="Tahoma" w:hAnsi="Tahoma" w:cs="Tahoma"/>
              </w:rPr>
              <w:t>and the response will be :</w:t>
            </w:r>
          </w:p>
          <w:p w14:paraId="37AFB445" w14:textId="77777777" w:rsidR="001C3B35" w:rsidRPr="00CE081D" w:rsidRDefault="001C3B35" w:rsidP="000B23E1">
            <w:pPr>
              <w:pStyle w:val="ListParagraph"/>
              <w:numPr>
                <w:ilvl w:val="0"/>
                <w:numId w:val="22"/>
              </w:numPr>
              <w:spacing w:after="60"/>
              <w:contextualSpacing/>
              <w:rPr>
                <w:rFonts w:ascii="Tahoma" w:hAnsi="Tahoma" w:cs="Tahoma"/>
              </w:rPr>
            </w:pPr>
            <w:proofErr w:type="spellStart"/>
            <w:r w:rsidRPr="00CE081D">
              <w:rPr>
                <w:rFonts w:ascii="Tahoma" w:hAnsi="Tahoma" w:cs="Tahoma"/>
              </w:rPr>
              <w:t>statusCode</w:t>
            </w:r>
            <w:proofErr w:type="spellEnd"/>
            <w:r w:rsidRPr="00CE081D">
              <w:rPr>
                <w:rFonts w:ascii="Tahoma" w:hAnsi="Tahoma" w:cs="Tahoma"/>
              </w:rPr>
              <w:t>(String) : “OK” / “ERROR”</w:t>
            </w:r>
          </w:p>
          <w:p w14:paraId="38B7FF0E" w14:textId="77777777" w:rsidR="001C3B35" w:rsidRPr="00CE081D" w:rsidRDefault="001C3B35" w:rsidP="000B23E1">
            <w:pPr>
              <w:pStyle w:val="ListParagraph"/>
              <w:numPr>
                <w:ilvl w:val="0"/>
                <w:numId w:val="22"/>
              </w:numPr>
              <w:spacing w:after="60"/>
              <w:contextualSpacing/>
              <w:rPr>
                <w:rFonts w:ascii="Tahoma" w:hAnsi="Tahoma" w:cs="Tahoma"/>
              </w:rPr>
            </w:pPr>
            <w:proofErr w:type="spellStart"/>
            <w:r w:rsidRPr="00CE081D">
              <w:rPr>
                <w:rFonts w:ascii="Tahoma" w:hAnsi="Tahoma" w:cs="Tahoma"/>
              </w:rPr>
              <w:t>statusMessage</w:t>
            </w:r>
            <w:proofErr w:type="spellEnd"/>
            <w:r w:rsidRPr="00CE081D">
              <w:rPr>
                <w:rFonts w:ascii="Tahoma" w:hAnsi="Tahoma" w:cs="Tahoma"/>
              </w:rPr>
              <w:t>(String)</w:t>
            </w:r>
          </w:p>
          <w:p w14:paraId="6AAD8766" w14:textId="77777777" w:rsidR="00AB7CB8" w:rsidRPr="00CE081D" w:rsidRDefault="00AB7CB8" w:rsidP="000B23E1">
            <w:pPr>
              <w:pStyle w:val="ListParagraph"/>
              <w:numPr>
                <w:ilvl w:val="0"/>
                <w:numId w:val="22"/>
              </w:numPr>
              <w:spacing w:after="60"/>
              <w:contextualSpacing/>
              <w:rPr>
                <w:rFonts w:ascii="Tahoma" w:hAnsi="Tahoma" w:cs="Tahoma"/>
              </w:rPr>
            </w:pPr>
            <w:r w:rsidRPr="00CE081D">
              <w:rPr>
                <w:rFonts w:ascii="Tahoma" w:hAnsi="Tahoma" w:cs="Tahoma"/>
              </w:rPr>
              <w:t>survey(</w:t>
            </w:r>
            <w:proofErr w:type="spellStart"/>
            <w:r w:rsidRPr="00CE081D">
              <w:rPr>
                <w:rFonts w:ascii="Tahoma" w:hAnsi="Tahoma" w:cs="Tahoma"/>
              </w:rPr>
              <w:t>arrayOfDictionary</w:t>
            </w:r>
            <w:proofErr w:type="spellEnd"/>
            <w:r w:rsidRPr="00CE081D">
              <w:rPr>
                <w:rFonts w:ascii="Tahoma" w:hAnsi="Tahoma" w:cs="Tahoma"/>
              </w:rPr>
              <w:t>) : [{“code”: String, “groups”: [{“</w:t>
            </w:r>
            <w:proofErr w:type="spellStart"/>
            <w:r w:rsidRPr="00CE081D">
              <w:rPr>
                <w:rFonts w:ascii="Tahoma" w:hAnsi="Tahoma" w:cs="Tahoma"/>
              </w:rPr>
              <w:t>seqno</w:t>
            </w:r>
            <w:proofErr w:type="spellEnd"/>
            <w:r w:rsidRPr="00CE081D">
              <w:rPr>
                <w:rFonts w:ascii="Tahoma" w:hAnsi="Tahoma" w:cs="Tahoma"/>
              </w:rPr>
              <w:t xml:space="preserve">”: </w:t>
            </w:r>
            <w:proofErr w:type="spellStart"/>
            <w:r w:rsidRPr="00CE081D">
              <w:rPr>
                <w:rFonts w:ascii="Tahoma" w:hAnsi="Tahoma" w:cs="Tahoma"/>
              </w:rPr>
              <w:t>Int</w:t>
            </w:r>
            <w:proofErr w:type="spellEnd"/>
            <w:r w:rsidRPr="00CE081D">
              <w:rPr>
                <w:rFonts w:ascii="Tahoma" w:hAnsi="Tahoma" w:cs="Tahoma"/>
              </w:rPr>
              <w:t>, “code”: String, “name”: String, “questions: Output Questions”}]}]</w:t>
            </w:r>
          </w:p>
          <w:p w14:paraId="1E716C40" w14:textId="77777777" w:rsidR="00AB7CB8" w:rsidRPr="00CE081D" w:rsidRDefault="000B23E1" w:rsidP="000B23E1">
            <w:pPr>
              <w:spacing w:after="60"/>
              <w:contextualSpacing/>
              <w:rPr>
                <w:rFonts w:ascii="Tahoma" w:hAnsi="Tahoma" w:cs="Tahoma"/>
              </w:rPr>
            </w:pPr>
            <w:r w:rsidRPr="00CE081D">
              <w:rPr>
                <w:rFonts w:ascii="Tahoma" w:hAnsi="Tahoma" w:cs="Tahoma"/>
              </w:rPr>
              <w:t>Output Questions will be described as follow :</w:t>
            </w:r>
          </w:p>
          <w:p w14:paraId="0CD008C8" w14:textId="20DB7613" w:rsidR="000B23E1" w:rsidRPr="00CE081D" w:rsidRDefault="000B23E1" w:rsidP="000B23E1">
            <w:pPr>
              <w:pStyle w:val="ListParagraph"/>
              <w:numPr>
                <w:ilvl w:val="0"/>
                <w:numId w:val="27"/>
              </w:numPr>
              <w:spacing w:after="60"/>
              <w:contextualSpacing/>
              <w:rPr>
                <w:rFonts w:ascii="Tahoma" w:hAnsi="Tahoma" w:cs="Tahoma"/>
              </w:rPr>
            </w:pPr>
            <w:proofErr w:type="spellStart"/>
            <w:r w:rsidRPr="00CE081D">
              <w:rPr>
                <w:rFonts w:ascii="Tahoma" w:hAnsi="Tahoma" w:cs="Tahoma"/>
              </w:rPr>
              <w:t>seqno</w:t>
            </w:r>
            <w:proofErr w:type="spellEnd"/>
            <w:r w:rsidRPr="00CE081D">
              <w:rPr>
                <w:rFonts w:ascii="Tahoma" w:hAnsi="Tahoma" w:cs="Tahoma"/>
              </w:rPr>
              <w:t>(</w:t>
            </w:r>
            <w:proofErr w:type="spellStart"/>
            <w:r w:rsidRPr="00CE081D">
              <w:rPr>
                <w:rFonts w:ascii="Tahoma" w:hAnsi="Tahoma" w:cs="Tahoma"/>
              </w:rPr>
              <w:t>Int</w:t>
            </w:r>
            <w:proofErr w:type="spellEnd"/>
            <w:r w:rsidRPr="00CE081D">
              <w:rPr>
                <w:rFonts w:ascii="Tahoma" w:hAnsi="Tahoma" w:cs="Tahoma"/>
              </w:rPr>
              <w:t>)</w:t>
            </w:r>
          </w:p>
          <w:p w14:paraId="6FAB87BE" w14:textId="079768FA" w:rsidR="000B23E1" w:rsidRPr="00CE081D" w:rsidRDefault="00227565" w:rsidP="000B23E1">
            <w:pPr>
              <w:pStyle w:val="ListParagraph"/>
              <w:numPr>
                <w:ilvl w:val="0"/>
                <w:numId w:val="27"/>
              </w:numPr>
              <w:spacing w:after="60"/>
              <w:contextualSpacing/>
              <w:rPr>
                <w:rFonts w:ascii="Tahoma" w:hAnsi="Tahoma" w:cs="Tahoma"/>
              </w:rPr>
            </w:pPr>
            <w:proofErr w:type="spellStart"/>
            <w:r w:rsidRPr="00CE081D">
              <w:rPr>
                <w:rFonts w:ascii="Tahoma" w:hAnsi="Tahoma" w:cs="Tahoma"/>
              </w:rPr>
              <w:t>questionID</w:t>
            </w:r>
            <w:proofErr w:type="spellEnd"/>
            <w:r w:rsidR="000B23E1" w:rsidRPr="00CE081D">
              <w:rPr>
                <w:rFonts w:ascii="Tahoma" w:hAnsi="Tahoma" w:cs="Tahoma"/>
              </w:rPr>
              <w:t>(</w:t>
            </w:r>
            <w:proofErr w:type="spellStart"/>
            <w:r w:rsidRPr="00CE081D">
              <w:rPr>
                <w:rFonts w:ascii="Tahoma" w:hAnsi="Tahoma" w:cs="Tahoma"/>
              </w:rPr>
              <w:t>Int</w:t>
            </w:r>
            <w:proofErr w:type="spellEnd"/>
            <w:r w:rsidR="000B23E1" w:rsidRPr="00CE081D">
              <w:rPr>
                <w:rFonts w:ascii="Tahoma" w:hAnsi="Tahoma" w:cs="Tahoma"/>
              </w:rPr>
              <w:t>)</w:t>
            </w:r>
          </w:p>
          <w:p w14:paraId="25CE6C5C" w14:textId="59F9A38F" w:rsidR="000B23E1" w:rsidRPr="00CE081D" w:rsidRDefault="000B23E1" w:rsidP="000B23E1">
            <w:pPr>
              <w:pStyle w:val="ListParagraph"/>
              <w:numPr>
                <w:ilvl w:val="0"/>
                <w:numId w:val="27"/>
              </w:numPr>
              <w:spacing w:after="60"/>
              <w:contextualSpacing/>
              <w:rPr>
                <w:rFonts w:ascii="Tahoma" w:hAnsi="Tahoma" w:cs="Tahoma"/>
              </w:rPr>
            </w:pPr>
            <w:r w:rsidRPr="00CE081D">
              <w:rPr>
                <w:rFonts w:ascii="Tahoma" w:hAnsi="Tahoma" w:cs="Tahoma"/>
              </w:rPr>
              <w:t>name(String)</w:t>
            </w:r>
          </w:p>
          <w:p w14:paraId="0EB6D6AF" w14:textId="17F88E02" w:rsidR="000B23E1" w:rsidRPr="00CE081D" w:rsidRDefault="000B23E1" w:rsidP="000B23E1">
            <w:pPr>
              <w:pStyle w:val="ListParagraph"/>
              <w:numPr>
                <w:ilvl w:val="0"/>
                <w:numId w:val="27"/>
              </w:numPr>
              <w:spacing w:after="60"/>
              <w:contextualSpacing/>
              <w:rPr>
                <w:rFonts w:ascii="Tahoma" w:hAnsi="Tahoma" w:cs="Tahoma"/>
              </w:rPr>
            </w:pPr>
            <w:r w:rsidRPr="00CE081D">
              <w:rPr>
                <w:rFonts w:ascii="Tahoma" w:hAnsi="Tahoma" w:cs="Tahoma"/>
              </w:rPr>
              <w:t>hint(String)</w:t>
            </w:r>
          </w:p>
          <w:p w14:paraId="2322073D" w14:textId="77777777" w:rsidR="000B23E1" w:rsidRPr="00CE081D" w:rsidRDefault="000B23E1" w:rsidP="000B23E1">
            <w:pPr>
              <w:pStyle w:val="ListParagraph"/>
              <w:numPr>
                <w:ilvl w:val="0"/>
                <w:numId w:val="27"/>
              </w:numPr>
              <w:spacing w:after="60"/>
              <w:contextualSpacing/>
              <w:rPr>
                <w:rFonts w:ascii="Tahoma" w:hAnsi="Tahoma" w:cs="Tahoma"/>
              </w:rPr>
            </w:pPr>
            <w:r w:rsidRPr="00CE081D">
              <w:rPr>
                <w:rFonts w:ascii="Tahoma" w:hAnsi="Tahoma" w:cs="Tahoma"/>
              </w:rPr>
              <w:t>note(Boolean)</w:t>
            </w:r>
          </w:p>
          <w:p w14:paraId="65BC64CD" w14:textId="77777777" w:rsidR="000B23E1" w:rsidRPr="00CE081D" w:rsidRDefault="000B23E1" w:rsidP="000B23E1">
            <w:pPr>
              <w:pStyle w:val="ListParagraph"/>
              <w:numPr>
                <w:ilvl w:val="0"/>
                <w:numId w:val="27"/>
              </w:numPr>
              <w:spacing w:after="60"/>
              <w:contextualSpacing/>
              <w:rPr>
                <w:rFonts w:ascii="Tahoma" w:hAnsi="Tahoma" w:cs="Tahoma"/>
              </w:rPr>
            </w:pPr>
            <w:r w:rsidRPr="00CE081D">
              <w:rPr>
                <w:rFonts w:ascii="Tahoma" w:hAnsi="Tahoma" w:cs="Tahoma"/>
              </w:rPr>
              <w:t xml:space="preserve">type(Question Type </w:t>
            </w:r>
            <w:proofErr w:type="spellStart"/>
            <w:r w:rsidRPr="00CE081D">
              <w:rPr>
                <w:rFonts w:ascii="Tahoma" w:hAnsi="Tahoma" w:cs="Tahoma"/>
              </w:rPr>
              <w:t>Enum</w:t>
            </w:r>
            <w:proofErr w:type="spellEnd"/>
            <w:r w:rsidRPr="00CE081D">
              <w:rPr>
                <w:rFonts w:ascii="Tahoma" w:hAnsi="Tahoma" w:cs="Tahoma"/>
              </w:rPr>
              <w:t>)</w:t>
            </w:r>
          </w:p>
          <w:p w14:paraId="06CFC049" w14:textId="77777777" w:rsidR="000B23E1" w:rsidRPr="00CE081D" w:rsidRDefault="000B23E1" w:rsidP="000B23E1">
            <w:pPr>
              <w:pStyle w:val="ListParagraph"/>
              <w:numPr>
                <w:ilvl w:val="0"/>
                <w:numId w:val="27"/>
              </w:numPr>
              <w:spacing w:after="60"/>
              <w:contextualSpacing/>
              <w:rPr>
                <w:rFonts w:ascii="Tahoma" w:hAnsi="Tahoma" w:cs="Tahoma"/>
              </w:rPr>
            </w:pPr>
            <w:r w:rsidRPr="00CE081D">
              <w:rPr>
                <w:rFonts w:ascii="Tahoma" w:hAnsi="Tahoma" w:cs="Tahoma"/>
              </w:rPr>
              <w:t>required(Boolean)</w:t>
            </w:r>
          </w:p>
          <w:p w14:paraId="7BD69B30" w14:textId="2246A6E4" w:rsidR="000B23E1" w:rsidRPr="00CE081D" w:rsidRDefault="000B23E1" w:rsidP="000B23E1">
            <w:pPr>
              <w:pStyle w:val="ListParagraph"/>
              <w:numPr>
                <w:ilvl w:val="0"/>
                <w:numId w:val="27"/>
              </w:numPr>
              <w:spacing w:after="60"/>
              <w:contextualSpacing/>
              <w:rPr>
                <w:rFonts w:ascii="Tahoma" w:hAnsi="Tahoma" w:cs="Tahoma"/>
              </w:rPr>
            </w:pPr>
            <w:proofErr w:type="spellStart"/>
            <w:r w:rsidRPr="00CE081D">
              <w:rPr>
                <w:rFonts w:ascii="Tahoma" w:hAnsi="Tahoma" w:cs="Tahoma"/>
              </w:rPr>
              <w:t>min_value</w:t>
            </w:r>
            <w:proofErr w:type="spellEnd"/>
            <w:r w:rsidRPr="00CE081D">
              <w:rPr>
                <w:rFonts w:ascii="Tahoma" w:hAnsi="Tahoma" w:cs="Tahoma"/>
              </w:rPr>
              <w:t>(</w:t>
            </w:r>
            <w:proofErr w:type="spellStart"/>
            <w:r w:rsidRPr="00CE081D">
              <w:rPr>
                <w:rFonts w:ascii="Tahoma" w:hAnsi="Tahoma" w:cs="Tahoma"/>
              </w:rPr>
              <w:t>Int</w:t>
            </w:r>
            <w:proofErr w:type="spellEnd"/>
            <w:r w:rsidRPr="00CE081D">
              <w:rPr>
                <w:rFonts w:ascii="Tahoma" w:hAnsi="Tahoma" w:cs="Tahoma"/>
              </w:rPr>
              <w:t>)</w:t>
            </w:r>
          </w:p>
          <w:p w14:paraId="5CFC93CA" w14:textId="77777777" w:rsidR="000B23E1" w:rsidRPr="00CE081D" w:rsidRDefault="000B23E1" w:rsidP="000B23E1">
            <w:pPr>
              <w:pStyle w:val="ListParagraph"/>
              <w:numPr>
                <w:ilvl w:val="0"/>
                <w:numId w:val="27"/>
              </w:numPr>
              <w:spacing w:after="60"/>
              <w:contextualSpacing/>
              <w:rPr>
                <w:rFonts w:ascii="Tahoma" w:hAnsi="Tahoma" w:cs="Tahoma"/>
              </w:rPr>
            </w:pPr>
            <w:proofErr w:type="spellStart"/>
            <w:r w:rsidRPr="00CE081D">
              <w:rPr>
                <w:rFonts w:ascii="Tahoma" w:hAnsi="Tahoma" w:cs="Tahoma"/>
              </w:rPr>
              <w:t>max_value</w:t>
            </w:r>
            <w:proofErr w:type="spellEnd"/>
            <w:r w:rsidRPr="00CE081D">
              <w:rPr>
                <w:rFonts w:ascii="Tahoma" w:hAnsi="Tahoma" w:cs="Tahoma"/>
              </w:rPr>
              <w:t>(</w:t>
            </w:r>
            <w:proofErr w:type="spellStart"/>
            <w:r w:rsidRPr="00CE081D">
              <w:rPr>
                <w:rFonts w:ascii="Tahoma" w:hAnsi="Tahoma" w:cs="Tahoma"/>
              </w:rPr>
              <w:t>Int</w:t>
            </w:r>
            <w:proofErr w:type="spellEnd"/>
            <w:r w:rsidRPr="00CE081D">
              <w:rPr>
                <w:rFonts w:ascii="Tahoma" w:hAnsi="Tahoma" w:cs="Tahoma"/>
              </w:rPr>
              <w:t>)</w:t>
            </w:r>
          </w:p>
          <w:p w14:paraId="2385A1F6" w14:textId="77777777" w:rsidR="000B23E1" w:rsidRPr="00CE081D" w:rsidRDefault="000B23E1" w:rsidP="000B23E1">
            <w:pPr>
              <w:pStyle w:val="ListParagraph"/>
              <w:numPr>
                <w:ilvl w:val="0"/>
                <w:numId w:val="27"/>
              </w:numPr>
              <w:spacing w:after="60"/>
              <w:contextualSpacing/>
              <w:rPr>
                <w:rFonts w:ascii="Tahoma" w:hAnsi="Tahoma" w:cs="Tahoma"/>
              </w:rPr>
            </w:pPr>
            <w:r w:rsidRPr="00CE081D">
              <w:rPr>
                <w:rFonts w:ascii="Tahoma" w:hAnsi="Tahoma" w:cs="Tahoma"/>
              </w:rPr>
              <w:t>list(String separated by comma) : “option 1”, “option 2”, “option 3”</w:t>
            </w:r>
          </w:p>
          <w:p w14:paraId="2F0A328C" w14:textId="77777777" w:rsidR="00AB1F17" w:rsidRPr="00CE081D" w:rsidRDefault="000B23E1" w:rsidP="00AB1F17">
            <w:pPr>
              <w:pStyle w:val="ListParagraph"/>
              <w:numPr>
                <w:ilvl w:val="0"/>
                <w:numId w:val="27"/>
              </w:numPr>
              <w:spacing w:after="60"/>
              <w:contextualSpacing/>
              <w:rPr>
                <w:rFonts w:ascii="Tahoma" w:hAnsi="Tahoma" w:cs="Tahoma"/>
              </w:rPr>
            </w:pPr>
            <w:proofErr w:type="spellStart"/>
            <w:r w:rsidRPr="00CE081D">
              <w:rPr>
                <w:rFonts w:ascii="Tahoma" w:hAnsi="Tahoma" w:cs="Tahoma"/>
              </w:rPr>
              <w:t>resolusi</w:t>
            </w:r>
            <w:proofErr w:type="spellEnd"/>
            <w:r w:rsidRPr="00CE081D">
              <w:rPr>
                <w:rFonts w:ascii="Tahoma" w:hAnsi="Tahoma" w:cs="Tahoma"/>
              </w:rPr>
              <w:t>(</w:t>
            </w:r>
            <w:proofErr w:type="spellStart"/>
            <w:r w:rsidRPr="00CE081D">
              <w:rPr>
                <w:rFonts w:ascii="Tahoma" w:hAnsi="Tahoma" w:cs="Tahoma"/>
              </w:rPr>
              <w:t>Resolusi</w:t>
            </w:r>
            <w:proofErr w:type="spellEnd"/>
            <w:r w:rsidRPr="00CE081D">
              <w:rPr>
                <w:rFonts w:ascii="Tahoma" w:hAnsi="Tahoma" w:cs="Tahoma"/>
              </w:rPr>
              <w:t xml:space="preserve"> </w:t>
            </w:r>
            <w:proofErr w:type="spellStart"/>
            <w:r w:rsidRPr="00CE081D">
              <w:rPr>
                <w:rFonts w:ascii="Tahoma" w:hAnsi="Tahoma" w:cs="Tahoma"/>
              </w:rPr>
              <w:t>Enum</w:t>
            </w:r>
            <w:proofErr w:type="spellEnd"/>
            <w:r w:rsidRPr="00CE081D">
              <w:rPr>
                <w:rFonts w:ascii="Tahoma" w:hAnsi="Tahoma" w:cs="Tahoma"/>
              </w:rPr>
              <w:t>)</w:t>
            </w:r>
          </w:p>
          <w:p w14:paraId="70A6FA3E" w14:textId="3541E646" w:rsidR="000B23E1" w:rsidRPr="00CE081D" w:rsidRDefault="00AB1F17" w:rsidP="00AB1F17">
            <w:pPr>
              <w:spacing w:after="60"/>
              <w:contextualSpacing/>
              <w:rPr>
                <w:rFonts w:ascii="Tahoma" w:hAnsi="Tahoma" w:cs="Tahoma"/>
              </w:rPr>
            </w:pPr>
            <w:r w:rsidRPr="00CE081D">
              <w:rPr>
                <w:rFonts w:ascii="Tahoma" w:hAnsi="Tahoma" w:cs="Tahoma"/>
              </w:rPr>
              <w:t xml:space="preserve"> </w:t>
            </w:r>
            <w:r w:rsidR="000B23E1" w:rsidRPr="00CE081D">
              <w:rPr>
                <w:rFonts w:ascii="Tahoma" w:hAnsi="Tahoma" w:cs="Tahoma"/>
              </w:rPr>
              <w:t xml:space="preserve">Question Type </w:t>
            </w:r>
            <w:proofErr w:type="spellStart"/>
            <w:r w:rsidR="000B23E1" w:rsidRPr="00CE081D">
              <w:rPr>
                <w:rFonts w:ascii="Tahoma" w:hAnsi="Tahoma" w:cs="Tahoma"/>
              </w:rPr>
              <w:t>Enum</w:t>
            </w:r>
            <w:proofErr w:type="spellEnd"/>
            <w:r w:rsidR="000B23E1" w:rsidRPr="00CE081D">
              <w:rPr>
                <w:rFonts w:ascii="Tahoma" w:hAnsi="Tahoma" w:cs="Tahoma"/>
              </w:rPr>
              <w:t xml:space="preserve"> will be consist of :</w:t>
            </w:r>
          </w:p>
          <w:p w14:paraId="7E5015F3" w14:textId="77777777" w:rsidR="000B23E1" w:rsidRPr="00CE081D" w:rsidRDefault="000B23E1" w:rsidP="000B23E1">
            <w:pPr>
              <w:pStyle w:val="ListParagraph"/>
              <w:numPr>
                <w:ilvl w:val="0"/>
                <w:numId w:val="28"/>
              </w:numPr>
              <w:spacing w:after="60"/>
              <w:contextualSpacing/>
              <w:rPr>
                <w:rFonts w:ascii="Tahoma" w:hAnsi="Tahoma" w:cs="Tahoma"/>
              </w:rPr>
            </w:pPr>
            <w:r w:rsidRPr="00CE081D">
              <w:rPr>
                <w:rFonts w:ascii="Tahoma" w:hAnsi="Tahoma" w:cs="Tahoma"/>
              </w:rPr>
              <w:t>Text : 1</w:t>
            </w:r>
          </w:p>
          <w:p w14:paraId="48CE83D4" w14:textId="77777777" w:rsidR="000B23E1" w:rsidRPr="00CE081D" w:rsidRDefault="000B23E1" w:rsidP="000B23E1">
            <w:pPr>
              <w:pStyle w:val="ListParagraph"/>
              <w:numPr>
                <w:ilvl w:val="0"/>
                <w:numId w:val="28"/>
              </w:numPr>
              <w:spacing w:after="60"/>
              <w:contextualSpacing/>
              <w:rPr>
                <w:rFonts w:ascii="Tahoma" w:hAnsi="Tahoma" w:cs="Tahoma"/>
              </w:rPr>
            </w:pPr>
            <w:r w:rsidRPr="00CE081D">
              <w:rPr>
                <w:rFonts w:ascii="Tahoma" w:hAnsi="Tahoma" w:cs="Tahoma"/>
              </w:rPr>
              <w:t>Numeric : 2</w:t>
            </w:r>
          </w:p>
          <w:p w14:paraId="76AD4FFF" w14:textId="77777777" w:rsidR="000B23E1" w:rsidRPr="00CE081D" w:rsidRDefault="000B23E1" w:rsidP="000B23E1">
            <w:pPr>
              <w:pStyle w:val="ListParagraph"/>
              <w:numPr>
                <w:ilvl w:val="0"/>
                <w:numId w:val="28"/>
              </w:numPr>
              <w:spacing w:after="60"/>
              <w:contextualSpacing/>
              <w:rPr>
                <w:rFonts w:ascii="Tahoma" w:hAnsi="Tahoma" w:cs="Tahoma"/>
              </w:rPr>
            </w:pPr>
            <w:r w:rsidRPr="00CE081D">
              <w:rPr>
                <w:rFonts w:ascii="Tahoma" w:hAnsi="Tahoma" w:cs="Tahoma"/>
              </w:rPr>
              <w:t>Selection : 3</w:t>
            </w:r>
          </w:p>
          <w:p w14:paraId="27D5DE94" w14:textId="77777777" w:rsidR="000B23E1" w:rsidRPr="00CE081D" w:rsidRDefault="000B23E1" w:rsidP="000B23E1">
            <w:pPr>
              <w:pStyle w:val="ListParagraph"/>
              <w:numPr>
                <w:ilvl w:val="0"/>
                <w:numId w:val="28"/>
              </w:numPr>
              <w:spacing w:after="60"/>
              <w:contextualSpacing/>
              <w:rPr>
                <w:rFonts w:ascii="Tahoma" w:hAnsi="Tahoma" w:cs="Tahoma"/>
              </w:rPr>
            </w:pPr>
            <w:r w:rsidRPr="00CE081D">
              <w:rPr>
                <w:rFonts w:ascii="Tahoma" w:hAnsi="Tahoma" w:cs="Tahoma"/>
              </w:rPr>
              <w:t>Date : 4</w:t>
            </w:r>
          </w:p>
          <w:p w14:paraId="73FE8FEA" w14:textId="77777777" w:rsidR="000B23E1" w:rsidRPr="00CE081D" w:rsidRDefault="000B23E1" w:rsidP="000B23E1">
            <w:pPr>
              <w:pStyle w:val="ListParagraph"/>
              <w:numPr>
                <w:ilvl w:val="0"/>
                <w:numId w:val="28"/>
              </w:numPr>
              <w:spacing w:after="60"/>
              <w:contextualSpacing/>
              <w:rPr>
                <w:rFonts w:ascii="Tahoma" w:hAnsi="Tahoma" w:cs="Tahoma"/>
              </w:rPr>
            </w:pPr>
            <w:r w:rsidRPr="00CE081D">
              <w:rPr>
                <w:rFonts w:ascii="Tahoma" w:hAnsi="Tahoma" w:cs="Tahoma"/>
              </w:rPr>
              <w:t>Photo : 5</w:t>
            </w:r>
          </w:p>
          <w:p w14:paraId="44A42674" w14:textId="77777777" w:rsidR="000B23E1" w:rsidRPr="00CE081D" w:rsidRDefault="000B23E1" w:rsidP="000B23E1">
            <w:pPr>
              <w:pStyle w:val="ListParagraph"/>
              <w:numPr>
                <w:ilvl w:val="0"/>
                <w:numId w:val="28"/>
              </w:numPr>
              <w:spacing w:after="60"/>
              <w:contextualSpacing/>
              <w:rPr>
                <w:rFonts w:ascii="Tahoma" w:hAnsi="Tahoma" w:cs="Tahoma"/>
              </w:rPr>
            </w:pPr>
            <w:r w:rsidRPr="00CE081D">
              <w:rPr>
                <w:rFonts w:ascii="Tahoma" w:hAnsi="Tahoma" w:cs="Tahoma"/>
              </w:rPr>
              <w:t>Attachment : 6</w:t>
            </w:r>
          </w:p>
          <w:p w14:paraId="7B1823B5" w14:textId="77777777" w:rsidR="000B23E1" w:rsidRPr="00CE081D" w:rsidRDefault="000B23E1" w:rsidP="000B23E1">
            <w:pPr>
              <w:spacing w:after="60"/>
              <w:contextualSpacing/>
              <w:rPr>
                <w:rFonts w:ascii="Tahoma" w:hAnsi="Tahoma" w:cs="Tahoma"/>
              </w:rPr>
            </w:pPr>
            <w:proofErr w:type="spellStart"/>
            <w:r w:rsidRPr="00CE081D">
              <w:rPr>
                <w:rFonts w:ascii="Tahoma" w:hAnsi="Tahoma" w:cs="Tahoma"/>
              </w:rPr>
              <w:t>Resolusi</w:t>
            </w:r>
            <w:proofErr w:type="spellEnd"/>
            <w:r w:rsidRPr="00CE081D">
              <w:rPr>
                <w:rFonts w:ascii="Tahoma" w:hAnsi="Tahoma" w:cs="Tahoma"/>
              </w:rPr>
              <w:t xml:space="preserve"> </w:t>
            </w:r>
            <w:proofErr w:type="spellStart"/>
            <w:r w:rsidRPr="00CE081D">
              <w:rPr>
                <w:rFonts w:ascii="Tahoma" w:hAnsi="Tahoma" w:cs="Tahoma"/>
              </w:rPr>
              <w:t>Enum</w:t>
            </w:r>
            <w:proofErr w:type="spellEnd"/>
            <w:r w:rsidRPr="00CE081D">
              <w:rPr>
                <w:rFonts w:ascii="Tahoma" w:hAnsi="Tahoma" w:cs="Tahoma"/>
              </w:rPr>
              <w:t xml:space="preserve"> will be consist of :</w:t>
            </w:r>
          </w:p>
          <w:p w14:paraId="4494474B" w14:textId="77777777" w:rsidR="000B23E1" w:rsidRPr="00CE081D" w:rsidRDefault="000B23E1" w:rsidP="000B23E1">
            <w:pPr>
              <w:pStyle w:val="ListParagraph"/>
              <w:numPr>
                <w:ilvl w:val="0"/>
                <w:numId w:val="29"/>
              </w:numPr>
              <w:spacing w:after="60"/>
              <w:contextualSpacing/>
              <w:rPr>
                <w:rFonts w:ascii="Tahoma" w:hAnsi="Tahoma" w:cs="Tahoma"/>
              </w:rPr>
            </w:pPr>
            <w:r w:rsidRPr="00CE081D">
              <w:rPr>
                <w:rFonts w:ascii="Tahoma" w:hAnsi="Tahoma" w:cs="Tahoma"/>
              </w:rPr>
              <w:t>Low : 0</w:t>
            </w:r>
          </w:p>
          <w:p w14:paraId="4F11632C" w14:textId="77777777" w:rsidR="000B23E1" w:rsidRPr="00CE081D" w:rsidRDefault="000B23E1" w:rsidP="000B23E1">
            <w:pPr>
              <w:pStyle w:val="ListParagraph"/>
              <w:numPr>
                <w:ilvl w:val="0"/>
                <w:numId w:val="29"/>
              </w:numPr>
              <w:spacing w:after="60"/>
              <w:contextualSpacing/>
              <w:rPr>
                <w:rFonts w:ascii="Tahoma" w:hAnsi="Tahoma" w:cs="Tahoma"/>
              </w:rPr>
            </w:pPr>
            <w:r w:rsidRPr="00CE081D">
              <w:rPr>
                <w:rFonts w:ascii="Tahoma" w:hAnsi="Tahoma" w:cs="Tahoma"/>
              </w:rPr>
              <w:t>Medium : 1</w:t>
            </w:r>
          </w:p>
          <w:p w14:paraId="6AA38864" w14:textId="4387DCD1" w:rsidR="000B23E1" w:rsidRPr="00CE081D" w:rsidRDefault="000B23E1" w:rsidP="000B23E1">
            <w:pPr>
              <w:pStyle w:val="ListParagraph"/>
              <w:numPr>
                <w:ilvl w:val="0"/>
                <w:numId w:val="29"/>
              </w:numPr>
              <w:spacing w:after="60"/>
              <w:contextualSpacing/>
              <w:rPr>
                <w:rFonts w:ascii="Tahoma" w:hAnsi="Tahoma" w:cs="Tahoma"/>
              </w:rPr>
            </w:pPr>
            <w:r w:rsidRPr="00CE081D">
              <w:rPr>
                <w:rFonts w:ascii="Tahoma" w:hAnsi="Tahoma" w:cs="Tahoma"/>
              </w:rPr>
              <w:t>High : 2</w:t>
            </w:r>
          </w:p>
        </w:tc>
      </w:tr>
    </w:tbl>
    <w:p w14:paraId="5406082D" w14:textId="73380039" w:rsidR="00DE6851" w:rsidRPr="00CE081D" w:rsidRDefault="00DE6851" w:rsidP="00DE6851">
      <w:pPr>
        <w:pStyle w:val="Heading3"/>
        <w:rPr>
          <w:rFonts w:ascii="Tahoma" w:hAnsi="Tahoma" w:cs="Tahoma"/>
        </w:rPr>
      </w:pPr>
      <w:bookmarkStart w:id="92" w:name="_Toc465763572"/>
      <w:r w:rsidRPr="00CE081D">
        <w:rPr>
          <w:rFonts w:ascii="Tahoma" w:hAnsi="Tahoma" w:cs="Tahoma"/>
        </w:rPr>
        <w:t>Fetch Report</w:t>
      </w:r>
      <w:r w:rsidR="0068799A" w:rsidRPr="00CE081D">
        <w:rPr>
          <w:rFonts w:ascii="Tahoma" w:hAnsi="Tahoma" w:cs="Tahoma"/>
        </w:rPr>
        <w:t xml:space="preserve"> Status</w:t>
      </w:r>
      <w:bookmarkEnd w:id="92"/>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DE6851" w:rsidRPr="00CE081D" w14:paraId="7B7C672C" w14:textId="77777777" w:rsidTr="00DE6851">
        <w:trPr>
          <w:cantSplit/>
          <w:trHeight w:val="72"/>
          <w:tblHeader/>
        </w:trPr>
        <w:tc>
          <w:tcPr>
            <w:tcW w:w="671" w:type="pct"/>
            <w:shd w:val="clear" w:color="auto" w:fill="D9D9D9" w:themeFill="background1" w:themeFillShade="D9"/>
            <w:vAlign w:val="center"/>
          </w:tcPr>
          <w:p w14:paraId="06748C1B" w14:textId="77777777" w:rsidR="00DE6851" w:rsidRPr="00CE081D" w:rsidRDefault="00DE6851" w:rsidP="00DE6851">
            <w:pPr>
              <w:rPr>
                <w:rFonts w:ascii="Tahoma" w:hAnsi="Tahoma" w:cs="Tahoma"/>
                <w:b/>
                <w:iCs/>
              </w:rPr>
            </w:pPr>
            <w:r w:rsidRPr="00CE081D">
              <w:rPr>
                <w:rFonts w:ascii="Tahoma" w:hAnsi="Tahoma" w:cs="Tahoma"/>
                <w:b/>
              </w:rPr>
              <w:t>UC ID</w:t>
            </w:r>
          </w:p>
        </w:tc>
        <w:tc>
          <w:tcPr>
            <w:tcW w:w="4329" w:type="pct"/>
            <w:vAlign w:val="center"/>
          </w:tcPr>
          <w:p w14:paraId="402F8E8C" w14:textId="21F2238D" w:rsidR="00DE6851" w:rsidRPr="00CE081D" w:rsidRDefault="00DE6851" w:rsidP="00DE6851">
            <w:pPr>
              <w:spacing w:after="60"/>
              <w:contextualSpacing/>
              <w:rPr>
                <w:rFonts w:ascii="Tahoma" w:hAnsi="Tahoma" w:cs="Tahoma"/>
                <w:iCs/>
              </w:rPr>
            </w:pPr>
            <w:r w:rsidRPr="00CE081D">
              <w:rPr>
                <w:rFonts w:ascii="Tahoma" w:hAnsi="Tahoma" w:cs="Tahoma"/>
                <w:iCs/>
              </w:rPr>
              <w:t>UC-8</w:t>
            </w:r>
          </w:p>
        </w:tc>
      </w:tr>
      <w:tr w:rsidR="00DE6851" w:rsidRPr="00CE081D" w14:paraId="2D804F83" w14:textId="77777777" w:rsidTr="00DE6851">
        <w:trPr>
          <w:cantSplit/>
          <w:trHeight w:val="72"/>
          <w:tblHeader/>
        </w:trPr>
        <w:tc>
          <w:tcPr>
            <w:tcW w:w="671" w:type="pct"/>
            <w:shd w:val="clear" w:color="auto" w:fill="D9D9D9" w:themeFill="background1" w:themeFillShade="D9"/>
            <w:vAlign w:val="center"/>
          </w:tcPr>
          <w:p w14:paraId="6E8F0CC6" w14:textId="77777777" w:rsidR="00DE6851" w:rsidRPr="00CE081D" w:rsidRDefault="00DE6851" w:rsidP="00DE6851">
            <w:pPr>
              <w:rPr>
                <w:rFonts w:ascii="Tahoma" w:hAnsi="Tahoma" w:cs="Tahoma"/>
                <w:b/>
                <w:iCs/>
              </w:rPr>
            </w:pPr>
            <w:r w:rsidRPr="00CE081D">
              <w:rPr>
                <w:rFonts w:ascii="Tahoma" w:hAnsi="Tahoma" w:cs="Tahoma"/>
                <w:b/>
                <w:iCs/>
              </w:rPr>
              <w:t>Description</w:t>
            </w:r>
          </w:p>
        </w:tc>
        <w:tc>
          <w:tcPr>
            <w:tcW w:w="4329" w:type="pct"/>
            <w:vAlign w:val="center"/>
          </w:tcPr>
          <w:p w14:paraId="00EA09A2" w14:textId="466D843E" w:rsidR="00DE6851" w:rsidRPr="00CE081D" w:rsidRDefault="00DE6851" w:rsidP="00DE6851">
            <w:pPr>
              <w:spacing w:after="60"/>
              <w:contextualSpacing/>
              <w:rPr>
                <w:rFonts w:ascii="Tahoma" w:hAnsi="Tahoma" w:cs="Tahoma"/>
              </w:rPr>
            </w:pPr>
            <w:r w:rsidRPr="00CE081D">
              <w:rPr>
                <w:rFonts w:ascii="Tahoma" w:hAnsi="Tahoma" w:cs="Tahoma"/>
              </w:rPr>
              <w:t>Use Case for fetching report</w:t>
            </w:r>
            <w:r w:rsidR="0068799A" w:rsidRPr="00CE081D">
              <w:rPr>
                <w:rFonts w:ascii="Tahoma" w:hAnsi="Tahoma" w:cs="Tahoma"/>
              </w:rPr>
              <w:t xml:space="preserve"> status</w:t>
            </w:r>
          </w:p>
        </w:tc>
      </w:tr>
      <w:tr w:rsidR="00DE6851" w:rsidRPr="00CE081D" w14:paraId="57810030" w14:textId="77777777" w:rsidTr="00DE6851">
        <w:trPr>
          <w:cantSplit/>
          <w:trHeight w:val="72"/>
          <w:tblHeader/>
        </w:trPr>
        <w:tc>
          <w:tcPr>
            <w:tcW w:w="671" w:type="pct"/>
            <w:shd w:val="clear" w:color="auto" w:fill="D9D9D9" w:themeFill="background1" w:themeFillShade="D9"/>
            <w:vAlign w:val="center"/>
          </w:tcPr>
          <w:p w14:paraId="2E772F41" w14:textId="77777777" w:rsidR="00DE6851" w:rsidRPr="00CE081D" w:rsidRDefault="00DE6851" w:rsidP="00DE6851">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2D5CADB7" w14:textId="1F954931" w:rsidR="00DE6851" w:rsidRPr="00CE081D" w:rsidRDefault="0064590A" w:rsidP="00DE6851">
            <w:pPr>
              <w:spacing w:after="60"/>
              <w:contextualSpacing/>
              <w:rPr>
                <w:rFonts w:ascii="Tahoma" w:hAnsi="Tahoma" w:cs="Tahoma"/>
              </w:rPr>
            </w:pPr>
            <w:r w:rsidRPr="00CE081D">
              <w:rPr>
                <w:rFonts w:ascii="Tahoma" w:hAnsi="Tahoma" w:cs="Tahoma"/>
              </w:rPr>
              <w:t>FR-2</w:t>
            </w:r>
            <w:r w:rsidR="000F0024" w:rsidRPr="00CE081D">
              <w:rPr>
                <w:rFonts w:ascii="Tahoma" w:hAnsi="Tahoma" w:cs="Tahoma"/>
              </w:rPr>
              <w:t xml:space="preserve"> - The app shall display list of projects based on user</w:t>
            </w:r>
          </w:p>
        </w:tc>
      </w:tr>
      <w:tr w:rsidR="00DE6851" w:rsidRPr="00CE081D" w14:paraId="7A662BE2" w14:textId="77777777" w:rsidTr="00DE6851">
        <w:trPr>
          <w:cantSplit/>
          <w:trHeight w:val="72"/>
          <w:tblHeader/>
        </w:trPr>
        <w:tc>
          <w:tcPr>
            <w:tcW w:w="671" w:type="pct"/>
            <w:shd w:val="clear" w:color="auto" w:fill="D9D9D9" w:themeFill="background1" w:themeFillShade="D9"/>
            <w:vAlign w:val="center"/>
          </w:tcPr>
          <w:p w14:paraId="0AF10433" w14:textId="77777777" w:rsidR="00DE6851" w:rsidRPr="00CE081D" w:rsidRDefault="00DE6851" w:rsidP="00DE6851">
            <w:pPr>
              <w:rPr>
                <w:rFonts w:ascii="Tahoma" w:hAnsi="Tahoma" w:cs="Tahoma"/>
                <w:b/>
                <w:iCs/>
              </w:rPr>
            </w:pPr>
            <w:r w:rsidRPr="00CE081D">
              <w:rPr>
                <w:rFonts w:ascii="Tahoma" w:hAnsi="Tahoma" w:cs="Tahoma"/>
                <w:b/>
                <w:iCs/>
              </w:rPr>
              <w:t>Actor</w:t>
            </w:r>
          </w:p>
        </w:tc>
        <w:tc>
          <w:tcPr>
            <w:tcW w:w="4329" w:type="pct"/>
            <w:vAlign w:val="center"/>
          </w:tcPr>
          <w:p w14:paraId="5B3AD0B9" w14:textId="432C0792" w:rsidR="00DE6851" w:rsidRPr="00CE081D" w:rsidRDefault="0098350A" w:rsidP="00DE6851">
            <w:pPr>
              <w:spacing w:after="60"/>
              <w:contextualSpacing/>
              <w:rPr>
                <w:rFonts w:ascii="Tahoma" w:hAnsi="Tahoma" w:cs="Tahoma"/>
              </w:rPr>
            </w:pPr>
            <w:r w:rsidRPr="00CE081D">
              <w:rPr>
                <w:rFonts w:ascii="Tahoma" w:hAnsi="Tahoma" w:cs="Tahoma"/>
              </w:rPr>
              <w:t>Application</w:t>
            </w:r>
          </w:p>
        </w:tc>
      </w:tr>
      <w:tr w:rsidR="00DE6851" w:rsidRPr="00CE081D" w14:paraId="6CF20E26" w14:textId="77777777" w:rsidTr="00DE6851">
        <w:trPr>
          <w:cantSplit/>
          <w:trHeight w:val="550"/>
          <w:tblHeader/>
        </w:trPr>
        <w:tc>
          <w:tcPr>
            <w:tcW w:w="671" w:type="pct"/>
            <w:shd w:val="clear" w:color="auto" w:fill="D9D9D9" w:themeFill="background1" w:themeFillShade="D9"/>
            <w:vAlign w:val="center"/>
          </w:tcPr>
          <w:p w14:paraId="3CAE85C5" w14:textId="77777777" w:rsidR="00DE6851" w:rsidRPr="00CE081D" w:rsidRDefault="00DE6851" w:rsidP="00DE6851">
            <w:pPr>
              <w:rPr>
                <w:rFonts w:ascii="Tahoma" w:hAnsi="Tahoma" w:cs="Tahoma"/>
                <w:b/>
                <w:iCs/>
              </w:rPr>
            </w:pPr>
            <w:r w:rsidRPr="00CE081D">
              <w:rPr>
                <w:rFonts w:ascii="Tahoma" w:hAnsi="Tahoma" w:cs="Tahoma"/>
                <w:b/>
                <w:iCs/>
              </w:rPr>
              <w:t>Pre-Condition</w:t>
            </w:r>
          </w:p>
        </w:tc>
        <w:tc>
          <w:tcPr>
            <w:tcW w:w="4329" w:type="pct"/>
            <w:vAlign w:val="center"/>
          </w:tcPr>
          <w:p w14:paraId="3B740509" w14:textId="4FBE33E3" w:rsidR="00DE6851" w:rsidRPr="00CE081D" w:rsidRDefault="00DE6851" w:rsidP="00DE6851">
            <w:pPr>
              <w:spacing w:after="60"/>
              <w:contextualSpacing/>
              <w:rPr>
                <w:rFonts w:ascii="Tahoma" w:hAnsi="Tahoma" w:cs="Tahoma"/>
              </w:rPr>
            </w:pPr>
            <w:r w:rsidRPr="00CE081D">
              <w:rPr>
                <w:rFonts w:ascii="Tahoma" w:hAnsi="Tahoma" w:cs="Tahoma"/>
              </w:rPr>
              <w:t>User has passed UC-7</w:t>
            </w:r>
          </w:p>
        </w:tc>
      </w:tr>
      <w:tr w:rsidR="00DE6851" w:rsidRPr="00CE081D" w14:paraId="77232B51" w14:textId="77777777" w:rsidTr="00DE6851">
        <w:trPr>
          <w:cantSplit/>
          <w:trHeight w:val="72"/>
          <w:tblHeader/>
        </w:trPr>
        <w:tc>
          <w:tcPr>
            <w:tcW w:w="671" w:type="pct"/>
            <w:shd w:val="clear" w:color="auto" w:fill="D9D9D9" w:themeFill="background1" w:themeFillShade="D9"/>
            <w:vAlign w:val="center"/>
          </w:tcPr>
          <w:p w14:paraId="1D15A684" w14:textId="77777777" w:rsidR="00DE6851" w:rsidRPr="00CE081D" w:rsidRDefault="00DE6851" w:rsidP="00DE6851">
            <w:pPr>
              <w:rPr>
                <w:rFonts w:ascii="Tahoma" w:hAnsi="Tahoma" w:cs="Tahoma"/>
                <w:b/>
                <w:iCs/>
              </w:rPr>
            </w:pPr>
            <w:r w:rsidRPr="00CE081D">
              <w:rPr>
                <w:rFonts w:ascii="Tahoma" w:hAnsi="Tahoma" w:cs="Tahoma"/>
                <w:b/>
                <w:iCs/>
              </w:rPr>
              <w:t>Trigger</w:t>
            </w:r>
          </w:p>
        </w:tc>
        <w:tc>
          <w:tcPr>
            <w:tcW w:w="4329" w:type="pct"/>
            <w:vAlign w:val="center"/>
          </w:tcPr>
          <w:p w14:paraId="62A1E035" w14:textId="1B793997" w:rsidR="00DE6851" w:rsidRPr="00CE081D" w:rsidRDefault="00DE6851" w:rsidP="00DE6851">
            <w:pPr>
              <w:spacing w:after="60"/>
              <w:contextualSpacing/>
              <w:rPr>
                <w:rFonts w:ascii="Tahoma" w:hAnsi="Tahoma" w:cs="Tahoma"/>
              </w:rPr>
            </w:pPr>
            <w:r w:rsidRPr="00CE081D">
              <w:rPr>
                <w:rFonts w:ascii="Tahoma" w:hAnsi="Tahoma" w:cs="Tahoma"/>
              </w:rPr>
              <w:t>UC-7</w:t>
            </w:r>
          </w:p>
        </w:tc>
      </w:tr>
      <w:tr w:rsidR="00DE6851" w:rsidRPr="00CE081D" w14:paraId="5C9CD56C" w14:textId="77777777" w:rsidTr="00DE6851">
        <w:trPr>
          <w:cantSplit/>
          <w:trHeight w:val="72"/>
          <w:tblHeader/>
        </w:trPr>
        <w:tc>
          <w:tcPr>
            <w:tcW w:w="671" w:type="pct"/>
            <w:shd w:val="clear" w:color="auto" w:fill="D9D9D9" w:themeFill="background1" w:themeFillShade="D9"/>
            <w:vAlign w:val="center"/>
          </w:tcPr>
          <w:p w14:paraId="1B41A901" w14:textId="77777777" w:rsidR="00DE6851" w:rsidRPr="00CE081D" w:rsidRDefault="00DE6851" w:rsidP="00DE6851">
            <w:pPr>
              <w:rPr>
                <w:rFonts w:ascii="Tahoma" w:hAnsi="Tahoma" w:cs="Tahoma"/>
                <w:b/>
                <w:iCs/>
              </w:rPr>
            </w:pPr>
            <w:r w:rsidRPr="00CE081D">
              <w:rPr>
                <w:rFonts w:ascii="Tahoma" w:hAnsi="Tahoma" w:cs="Tahoma"/>
                <w:b/>
                <w:iCs/>
              </w:rPr>
              <w:t>Normal Scenarios</w:t>
            </w:r>
          </w:p>
        </w:tc>
        <w:tc>
          <w:tcPr>
            <w:tcW w:w="4329" w:type="pct"/>
            <w:vAlign w:val="center"/>
          </w:tcPr>
          <w:p w14:paraId="2DE2030B" w14:textId="368EEA25" w:rsidR="00A25260" w:rsidRPr="00CE081D" w:rsidRDefault="00A25260" w:rsidP="00A25260">
            <w:pPr>
              <w:pStyle w:val="UseCase1"/>
              <w:numPr>
                <w:ilvl w:val="0"/>
                <w:numId w:val="5"/>
              </w:numPr>
              <w:rPr>
                <w:rFonts w:ascii="Tahoma" w:hAnsi="Tahoma" w:cs="Tahoma"/>
                <w:b w:val="0"/>
                <w:sz w:val="20"/>
                <w:szCs w:val="20"/>
              </w:rPr>
            </w:pPr>
            <w:r w:rsidRPr="00CE081D">
              <w:rPr>
                <w:rFonts w:ascii="Tahoma" w:hAnsi="Tahoma" w:cs="Tahoma"/>
                <w:b w:val="0"/>
                <w:sz w:val="20"/>
                <w:szCs w:val="20"/>
              </w:rPr>
              <w:t>Application send request to server for getting report data</w:t>
            </w:r>
          </w:p>
          <w:p w14:paraId="529B88F9" w14:textId="1AC78650" w:rsidR="00A25260" w:rsidRPr="00CE081D" w:rsidRDefault="00A25260" w:rsidP="00A25260">
            <w:pPr>
              <w:pStyle w:val="UseCase1"/>
              <w:numPr>
                <w:ilvl w:val="0"/>
                <w:numId w:val="5"/>
              </w:numPr>
              <w:rPr>
                <w:rFonts w:ascii="Tahoma" w:hAnsi="Tahoma" w:cs="Tahoma"/>
                <w:b w:val="0"/>
                <w:sz w:val="20"/>
                <w:szCs w:val="20"/>
              </w:rPr>
            </w:pPr>
            <w:r w:rsidRPr="00CE081D">
              <w:rPr>
                <w:rFonts w:ascii="Tahoma" w:hAnsi="Tahoma" w:cs="Tahoma"/>
                <w:b w:val="0"/>
                <w:sz w:val="20"/>
                <w:szCs w:val="20"/>
              </w:rPr>
              <w:t>Backend send report data</w:t>
            </w:r>
          </w:p>
          <w:p w14:paraId="33E29957" w14:textId="6F05C0D1" w:rsidR="00A25260" w:rsidRPr="00CE081D" w:rsidRDefault="00A25260" w:rsidP="00A25260">
            <w:pPr>
              <w:pStyle w:val="UseCase1"/>
              <w:numPr>
                <w:ilvl w:val="0"/>
                <w:numId w:val="5"/>
              </w:numPr>
              <w:rPr>
                <w:rFonts w:ascii="Tahoma" w:hAnsi="Tahoma" w:cs="Tahoma"/>
                <w:b w:val="0"/>
                <w:sz w:val="20"/>
                <w:szCs w:val="20"/>
              </w:rPr>
            </w:pPr>
            <w:r w:rsidRPr="00CE081D">
              <w:rPr>
                <w:rFonts w:ascii="Tahoma" w:hAnsi="Tahoma" w:cs="Tahoma"/>
                <w:b w:val="0"/>
                <w:sz w:val="20"/>
                <w:szCs w:val="20"/>
              </w:rPr>
              <w:t>Application saves report data to database</w:t>
            </w:r>
          </w:p>
          <w:p w14:paraId="3B5F9325" w14:textId="08EFFB5E" w:rsidR="00DE6851" w:rsidRPr="00CE081D" w:rsidRDefault="00FD08E6" w:rsidP="00A25260">
            <w:pPr>
              <w:pStyle w:val="UseCase1"/>
              <w:numPr>
                <w:ilvl w:val="0"/>
                <w:numId w:val="5"/>
              </w:numPr>
              <w:rPr>
                <w:rFonts w:ascii="Tahoma" w:hAnsi="Tahoma" w:cs="Tahoma"/>
                <w:b w:val="0"/>
                <w:sz w:val="20"/>
                <w:szCs w:val="20"/>
              </w:rPr>
            </w:pPr>
            <w:r w:rsidRPr="00CE081D">
              <w:rPr>
                <w:rFonts w:ascii="Tahoma" w:hAnsi="Tahoma" w:cs="Tahoma"/>
                <w:b w:val="0"/>
                <w:sz w:val="20"/>
                <w:szCs w:val="20"/>
              </w:rPr>
              <w:t>Application refresh all view with new data</w:t>
            </w:r>
          </w:p>
        </w:tc>
      </w:tr>
      <w:tr w:rsidR="00DE6851" w:rsidRPr="00CE081D" w14:paraId="768BB1BE" w14:textId="77777777" w:rsidTr="00DE6851">
        <w:trPr>
          <w:cantSplit/>
          <w:trHeight w:val="72"/>
          <w:tblHeader/>
        </w:trPr>
        <w:tc>
          <w:tcPr>
            <w:tcW w:w="671" w:type="pct"/>
            <w:shd w:val="clear" w:color="auto" w:fill="D9D9D9" w:themeFill="background1" w:themeFillShade="D9"/>
            <w:vAlign w:val="center"/>
          </w:tcPr>
          <w:p w14:paraId="07B4680E" w14:textId="77777777" w:rsidR="00DE6851" w:rsidRPr="00CE081D" w:rsidRDefault="00DE6851" w:rsidP="00DE6851">
            <w:pPr>
              <w:rPr>
                <w:rFonts w:ascii="Tahoma" w:hAnsi="Tahoma" w:cs="Tahoma"/>
                <w:b/>
                <w:iCs/>
              </w:rPr>
            </w:pPr>
            <w:r w:rsidRPr="00CE081D">
              <w:rPr>
                <w:rFonts w:ascii="Tahoma" w:hAnsi="Tahoma" w:cs="Tahoma"/>
                <w:b/>
                <w:iCs/>
              </w:rPr>
              <w:t>UI Validation</w:t>
            </w:r>
          </w:p>
        </w:tc>
        <w:tc>
          <w:tcPr>
            <w:tcW w:w="4329" w:type="pct"/>
            <w:vAlign w:val="center"/>
          </w:tcPr>
          <w:p w14:paraId="2F089011" w14:textId="28D559D6" w:rsidR="00DE6851" w:rsidRPr="00CE081D" w:rsidRDefault="00A25260" w:rsidP="00A25260">
            <w:pPr>
              <w:spacing w:after="60"/>
              <w:contextualSpacing/>
              <w:rPr>
                <w:rFonts w:ascii="Tahoma" w:hAnsi="Tahoma" w:cs="Tahoma"/>
              </w:rPr>
            </w:pPr>
            <w:r w:rsidRPr="00CE081D">
              <w:rPr>
                <w:rFonts w:ascii="Tahoma" w:hAnsi="Tahoma" w:cs="Tahoma"/>
              </w:rPr>
              <w:t>-</w:t>
            </w:r>
          </w:p>
        </w:tc>
      </w:tr>
      <w:tr w:rsidR="00DE6851" w:rsidRPr="00CE081D" w14:paraId="466BEDFE" w14:textId="77777777" w:rsidTr="00DE6851">
        <w:trPr>
          <w:cantSplit/>
          <w:trHeight w:val="72"/>
          <w:tblHeader/>
        </w:trPr>
        <w:tc>
          <w:tcPr>
            <w:tcW w:w="671" w:type="pct"/>
            <w:shd w:val="clear" w:color="auto" w:fill="D9D9D9" w:themeFill="background1" w:themeFillShade="D9"/>
            <w:vAlign w:val="center"/>
          </w:tcPr>
          <w:p w14:paraId="682EB07F" w14:textId="77777777" w:rsidR="00DE6851" w:rsidRPr="00CE081D" w:rsidRDefault="00DE6851" w:rsidP="00DE6851">
            <w:pPr>
              <w:rPr>
                <w:rFonts w:ascii="Tahoma" w:hAnsi="Tahoma" w:cs="Tahoma"/>
                <w:b/>
                <w:iCs/>
              </w:rPr>
            </w:pPr>
            <w:r w:rsidRPr="00CE081D">
              <w:rPr>
                <w:rFonts w:ascii="Tahoma" w:hAnsi="Tahoma" w:cs="Tahoma"/>
                <w:b/>
                <w:iCs/>
              </w:rPr>
              <w:lastRenderedPageBreak/>
              <w:t>Business Rules</w:t>
            </w:r>
          </w:p>
        </w:tc>
        <w:tc>
          <w:tcPr>
            <w:tcW w:w="4329" w:type="pct"/>
            <w:vAlign w:val="center"/>
          </w:tcPr>
          <w:p w14:paraId="781F1B59" w14:textId="77777777" w:rsidR="00AB1F17" w:rsidRPr="00CE081D" w:rsidRDefault="00AB1F17" w:rsidP="00AB1F17">
            <w:pPr>
              <w:pStyle w:val="ListParagraph"/>
              <w:numPr>
                <w:ilvl w:val="0"/>
                <w:numId w:val="59"/>
              </w:numPr>
              <w:spacing w:after="60"/>
              <w:ind w:left="383"/>
              <w:contextualSpacing/>
              <w:rPr>
                <w:rFonts w:ascii="Tahoma" w:hAnsi="Tahoma" w:cs="Tahoma"/>
              </w:rPr>
            </w:pPr>
            <w:r w:rsidRPr="00CE081D">
              <w:rPr>
                <w:rFonts w:ascii="Tahoma" w:hAnsi="Tahoma" w:cs="Tahoma"/>
              </w:rPr>
              <w:t>If the question is accepted, that question must be presented with green font color. This indicates that the question is already accepted, but user can edit the answer if necessarily.</w:t>
            </w:r>
          </w:p>
          <w:p w14:paraId="6235D652" w14:textId="32BD7EC6" w:rsidR="00AB1F17" w:rsidRPr="00CE081D" w:rsidRDefault="00AB1F17" w:rsidP="00AB1F17">
            <w:pPr>
              <w:pStyle w:val="ListParagraph"/>
              <w:numPr>
                <w:ilvl w:val="0"/>
                <w:numId w:val="59"/>
              </w:numPr>
              <w:spacing w:after="60"/>
              <w:ind w:left="383"/>
              <w:contextualSpacing/>
              <w:rPr>
                <w:rFonts w:ascii="Tahoma" w:hAnsi="Tahoma" w:cs="Tahoma"/>
              </w:rPr>
            </w:pPr>
            <w:r w:rsidRPr="00CE081D">
              <w:rPr>
                <w:rFonts w:ascii="Tahoma" w:hAnsi="Tahoma" w:cs="Tahoma"/>
              </w:rPr>
              <w:t xml:space="preserve">If the question is filled, that question must be presented with blue font color. This </w:t>
            </w:r>
            <w:proofErr w:type="spellStart"/>
            <w:r w:rsidRPr="00CE081D">
              <w:rPr>
                <w:rFonts w:ascii="Tahoma" w:hAnsi="Tahoma" w:cs="Tahoma"/>
              </w:rPr>
              <w:t>indidcates</w:t>
            </w:r>
            <w:proofErr w:type="spellEnd"/>
            <w:r w:rsidRPr="00CE081D">
              <w:rPr>
                <w:rFonts w:ascii="Tahoma" w:hAnsi="Tahoma" w:cs="Tahoma"/>
              </w:rPr>
              <w:t xml:space="preserve"> that the question is already accepted in other device, but user can edit the answer if necessarily.</w:t>
            </w:r>
          </w:p>
        </w:tc>
      </w:tr>
      <w:tr w:rsidR="00DE6851" w:rsidRPr="00CE081D" w14:paraId="687A1A05" w14:textId="77777777" w:rsidTr="00DE6851">
        <w:trPr>
          <w:cantSplit/>
          <w:trHeight w:val="72"/>
          <w:tblHeader/>
        </w:trPr>
        <w:tc>
          <w:tcPr>
            <w:tcW w:w="671" w:type="pct"/>
            <w:shd w:val="clear" w:color="auto" w:fill="D9D9D9" w:themeFill="background1" w:themeFillShade="D9"/>
            <w:vAlign w:val="center"/>
          </w:tcPr>
          <w:p w14:paraId="3595F9D3" w14:textId="1C216F75" w:rsidR="00DE6851" w:rsidRPr="00CE081D" w:rsidRDefault="00DE6851" w:rsidP="00DE6851">
            <w:pPr>
              <w:rPr>
                <w:rFonts w:ascii="Tahoma" w:hAnsi="Tahoma" w:cs="Tahoma"/>
                <w:b/>
                <w:iCs/>
              </w:rPr>
            </w:pPr>
            <w:r w:rsidRPr="00CE081D">
              <w:rPr>
                <w:rFonts w:ascii="Tahoma" w:hAnsi="Tahoma" w:cs="Tahoma"/>
                <w:b/>
                <w:iCs/>
              </w:rPr>
              <w:t>Success Result</w:t>
            </w:r>
          </w:p>
        </w:tc>
        <w:tc>
          <w:tcPr>
            <w:tcW w:w="4329" w:type="pct"/>
            <w:vAlign w:val="center"/>
          </w:tcPr>
          <w:p w14:paraId="22711D34" w14:textId="706E17EC" w:rsidR="00DE6851" w:rsidRPr="00CE081D" w:rsidRDefault="00A25260" w:rsidP="00A25260">
            <w:pPr>
              <w:spacing w:after="60"/>
              <w:contextualSpacing/>
              <w:rPr>
                <w:rFonts w:ascii="Tahoma" w:hAnsi="Tahoma" w:cs="Tahoma"/>
              </w:rPr>
            </w:pPr>
            <w:r w:rsidRPr="00CE081D">
              <w:rPr>
                <w:rFonts w:ascii="Tahoma" w:hAnsi="Tahoma" w:cs="Tahoma"/>
              </w:rPr>
              <w:t>-</w:t>
            </w:r>
          </w:p>
        </w:tc>
      </w:tr>
      <w:tr w:rsidR="00DE6851" w:rsidRPr="00CE081D" w14:paraId="6604D2EC" w14:textId="77777777" w:rsidTr="00DE6851">
        <w:trPr>
          <w:cantSplit/>
          <w:trHeight w:val="522"/>
          <w:tblHeader/>
        </w:trPr>
        <w:tc>
          <w:tcPr>
            <w:tcW w:w="671" w:type="pct"/>
            <w:shd w:val="clear" w:color="auto" w:fill="D9D9D9" w:themeFill="background1" w:themeFillShade="D9"/>
            <w:vAlign w:val="center"/>
          </w:tcPr>
          <w:p w14:paraId="2F45329F" w14:textId="77777777" w:rsidR="00DE6851" w:rsidRPr="00CE081D" w:rsidRDefault="00DE6851" w:rsidP="00DE6851">
            <w:pPr>
              <w:rPr>
                <w:rFonts w:ascii="Tahoma" w:hAnsi="Tahoma" w:cs="Tahoma"/>
                <w:b/>
                <w:iCs/>
              </w:rPr>
            </w:pPr>
            <w:r w:rsidRPr="00CE081D">
              <w:rPr>
                <w:rFonts w:ascii="Tahoma" w:hAnsi="Tahoma" w:cs="Tahoma"/>
                <w:b/>
                <w:iCs/>
              </w:rPr>
              <w:t>Minimal Result</w:t>
            </w:r>
          </w:p>
        </w:tc>
        <w:tc>
          <w:tcPr>
            <w:tcW w:w="4329" w:type="pct"/>
            <w:vAlign w:val="center"/>
          </w:tcPr>
          <w:p w14:paraId="0CB3BA75" w14:textId="77777777" w:rsidR="00DE6851" w:rsidRPr="00CE081D" w:rsidRDefault="00DE6851" w:rsidP="00DE6851">
            <w:pPr>
              <w:spacing w:after="60"/>
              <w:ind w:left="23"/>
              <w:contextualSpacing/>
              <w:rPr>
                <w:rFonts w:ascii="Tahoma" w:hAnsi="Tahoma" w:cs="Tahoma"/>
              </w:rPr>
            </w:pPr>
            <w:r w:rsidRPr="00CE081D">
              <w:rPr>
                <w:rFonts w:ascii="Tahoma" w:hAnsi="Tahoma" w:cs="Tahoma"/>
              </w:rPr>
              <w:t>-</w:t>
            </w:r>
          </w:p>
        </w:tc>
      </w:tr>
      <w:tr w:rsidR="00DE6851" w:rsidRPr="00CE081D" w14:paraId="78BF06E2" w14:textId="77777777" w:rsidTr="00DE6851">
        <w:trPr>
          <w:cantSplit/>
          <w:trHeight w:val="72"/>
          <w:tblHeader/>
        </w:trPr>
        <w:tc>
          <w:tcPr>
            <w:tcW w:w="671" w:type="pct"/>
            <w:shd w:val="clear" w:color="auto" w:fill="D9D9D9" w:themeFill="background1" w:themeFillShade="D9"/>
            <w:vAlign w:val="center"/>
          </w:tcPr>
          <w:p w14:paraId="621C9F51" w14:textId="77777777" w:rsidR="00DE6851" w:rsidRPr="00CE081D" w:rsidRDefault="00DE6851" w:rsidP="00DE6851">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7F18E2BA" w14:textId="77777777" w:rsidR="00DE6851" w:rsidRPr="00CE081D" w:rsidRDefault="00DE6851" w:rsidP="00DE6851">
            <w:pPr>
              <w:spacing w:after="60"/>
              <w:contextualSpacing/>
              <w:rPr>
                <w:rFonts w:ascii="Tahoma" w:hAnsi="Tahoma" w:cs="Tahoma"/>
              </w:rPr>
            </w:pPr>
            <w:r w:rsidRPr="00CE081D">
              <w:rPr>
                <w:rFonts w:ascii="Tahoma" w:hAnsi="Tahoma" w:cs="Tahoma"/>
              </w:rPr>
              <w:t>Service unavailable, please contact your administrator”</w:t>
            </w:r>
          </w:p>
        </w:tc>
      </w:tr>
      <w:tr w:rsidR="00DE6851" w:rsidRPr="00CE081D" w14:paraId="28F7539B" w14:textId="77777777" w:rsidTr="00DE6851">
        <w:trPr>
          <w:cantSplit/>
          <w:trHeight w:val="72"/>
          <w:tblHeader/>
        </w:trPr>
        <w:tc>
          <w:tcPr>
            <w:tcW w:w="671" w:type="pct"/>
            <w:shd w:val="clear" w:color="auto" w:fill="D9D9D9" w:themeFill="background1" w:themeFillShade="D9"/>
            <w:vAlign w:val="center"/>
          </w:tcPr>
          <w:p w14:paraId="5377FC1E" w14:textId="77777777" w:rsidR="00DE6851" w:rsidRPr="00CE081D" w:rsidRDefault="00DE6851" w:rsidP="00DE6851">
            <w:pPr>
              <w:rPr>
                <w:rFonts w:ascii="Tahoma" w:hAnsi="Tahoma" w:cs="Tahoma"/>
                <w:b/>
                <w:iCs/>
              </w:rPr>
            </w:pPr>
            <w:r w:rsidRPr="00CE081D">
              <w:rPr>
                <w:rFonts w:ascii="Tahoma" w:hAnsi="Tahoma" w:cs="Tahoma"/>
                <w:b/>
                <w:iCs/>
              </w:rPr>
              <w:t>UI Image</w:t>
            </w:r>
          </w:p>
        </w:tc>
        <w:tc>
          <w:tcPr>
            <w:tcW w:w="4329" w:type="pct"/>
            <w:vAlign w:val="center"/>
          </w:tcPr>
          <w:p w14:paraId="3D0FFA05" w14:textId="758A8984" w:rsidR="00DE6851" w:rsidRPr="00CE081D" w:rsidRDefault="00FD08E6" w:rsidP="00FD08E6">
            <w:pPr>
              <w:spacing w:after="60"/>
              <w:contextualSpacing/>
              <w:jc w:val="center"/>
              <w:rPr>
                <w:rFonts w:ascii="Tahoma" w:hAnsi="Tahoma" w:cs="Tahoma"/>
              </w:rPr>
            </w:pPr>
            <w:r w:rsidRPr="00CE081D">
              <w:rPr>
                <w:rFonts w:ascii="Tahoma" w:hAnsi="Tahoma" w:cs="Tahoma"/>
                <w:noProof/>
              </w:rPr>
              <w:drawing>
                <wp:inline distT="0" distB="0" distL="0" distR="0" wp14:anchorId="5ECA8C7B" wp14:editId="1B7C2A85">
                  <wp:extent cx="2025000" cy="3600000"/>
                  <wp:effectExtent l="0" t="0" r="762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25000" cy="3600000"/>
                          </a:xfrm>
                          <a:prstGeom prst="rect">
                            <a:avLst/>
                          </a:prstGeom>
                        </pic:spPr>
                      </pic:pic>
                    </a:graphicData>
                  </a:graphic>
                </wp:inline>
              </w:drawing>
            </w:r>
          </w:p>
        </w:tc>
      </w:tr>
      <w:tr w:rsidR="00DE6851" w:rsidRPr="00CE081D" w14:paraId="67E504CB" w14:textId="77777777" w:rsidTr="00DE6851">
        <w:trPr>
          <w:cantSplit/>
          <w:trHeight w:val="72"/>
          <w:tblHeader/>
        </w:trPr>
        <w:tc>
          <w:tcPr>
            <w:tcW w:w="671" w:type="pct"/>
            <w:shd w:val="clear" w:color="auto" w:fill="D9D9D9" w:themeFill="background1" w:themeFillShade="D9"/>
            <w:vAlign w:val="center"/>
          </w:tcPr>
          <w:p w14:paraId="334F2738" w14:textId="77777777" w:rsidR="00DE6851" w:rsidRPr="00CE081D" w:rsidRDefault="00DE6851" w:rsidP="00DE6851">
            <w:pPr>
              <w:rPr>
                <w:rFonts w:ascii="Tahoma" w:hAnsi="Tahoma" w:cs="Tahoma"/>
                <w:b/>
                <w:iCs/>
              </w:rPr>
            </w:pPr>
            <w:r w:rsidRPr="00CE081D">
              <w:rPr>
                <w:rFonts w:ascii="Tahoma" w:hAnsi="Tahoma" w:cs="Tahoma"/>
                <w:b/>
                <w:iCs/>
              </w:rPr>
              <w:t>Frequency of Usage</w:t>
            </w:r>
          </w:p>
        </w:tc>
        <w:tc>
          <w:tcPr>
            <w:tcW w:w="4329" w:type="pct"/>
            <w:vAlign w:val="center"/>
          </w:tcPr>
          <w:p w14:paraId="7EA054E0" w14:textId="77777777" w:rsidR="00DE6851" w:rsidRPr="00CE081D" w:rsidRDefault="00DE6851" w:rsidP="00DE6851">
            <w:pPr>
              <w:spacing w:after="60"/>
              <w:contextualSpacing/>
              <w:rPr>
                <w:rFonts w:ascii="Tahoma" w:hAnsi="Tahoma" w:cs="Tahoma"/>
              </w:rPr>
            </w:pPr>
            <w:r w:rsidRPr="00CE081D">
              <w:rPr>
                <w:rFonts w:ascii="Tahoma" w:hAnsi="Tahoma" w:cs="Tahoma"/>
              </w:rPr>
              <w:t>Often</w:t>
            </w:r>
          </w:p>
        </w:tc>
      </w:tr>
      <w:tr w:rsidR="00DE6851" w:rsidRPr="00CE081D" w14:paraId="758CD0B5" w14:textId="77777777" w:rsidTr="00DE6851">
        <w:trPr>
          <w:cantSplit/>
          <w:trHeight w:val="453"/>
          <w:tblHeader/>
        </w:trPr>
        <w:tc>
          <w:tcPr>
            <w:tcW w:w="671" w:type="pct"/>
            <w:shd w:val="clear" w:color="auto" w:fill="D9D9D9" w:themeFill="background1" w:themeFillShade="D9"/>
            <w:vAlign w:val="center"/>
          </w:tcPr>
          <w:p w14:paraId="57F5BD7B" w14:textId="77777777" w:rsidR="00DE6851" w:rsidRPr="00CE081D" w:rsidRDefault="00DE6851" w:rsidP="00DE6851">
            <w:pPr>
              <w:rPr>
                <w:rFonts w:ascii="Tahoma" w:hAnsi="Tahoma" w:cs="Tahoma"/>
                <w:b/>
                <w:iCs/>
              </w:rPr>
            </w:pPr>
            <w:r w:rsidRPr="00CE081D">
              <w:rPr>
                <w:rFonts w:ascii="Tahoma" w:hAnsi="Tahoma" w:cs="Tahoma"/>
                <w:b/>
                <w:iCs/>
              </w:rPr>
              <w:lastRenderedPageBreak/>
              <w:t>Notes</w:t>
            </w:r>
          </w:p>
        </w:tc>
        <w:tc>
          <w:tcPr>
            <w:tcW w:w="4329" w:type="pct"/>
            <w:vAlign w:val="center"/>
          </w:tcPr>
          <w:p w14:paraId="0972FA71" w14:textId="77777777" w:rsidR="00DE6851" w:rsidRPr="00CE081D" w:rsidRDefault="00DE6851" w:rsidP="00DE6851">
            <w:pPr>
              <w:spacing w:after="60"/>
              <w:contextualSpacing/>
              <w:rPr>
                <w:rFonts w:ascii="Tahoma" w:hAnsi="Tahoma" w:cs="Tahoma"/>
              </w:rPr>
            </w:pPr>
            <w:r w:rsidRPr="00CE081D">
              <w:rPr>
                <w:rFonts w:ascii="Tahoma" w:hAnsi="Tahoma" w:cs="Tahoma"/>
              </w:rPr>
              <w:t>API used for this use case is :</w:t>
            </w:r>
          </w:p>
          <w:p w14:paraId="1AFE83F7" w14:textId="1B091C04" w:rsidR="00DE6851" w:rsidRPr="00CE081D" w:rsidRDefault="00A25260" w:rsidP="00DE6851">
            <w:pPr>
              <w:spacing w:after="60"/>
              <w:contextualSpacing/>
              <w:rPr>
                <w:rFonts w:ascii="Tahoma" w:hAnsi="Tahoma" w:cs="Tahoma"/>
              </w:rPr>
            </w:pPr>
            <w:proofErr w:type="spellStart"/>
            <w:r w:rsidRPr="00CE081D">
              <w:rPr>
                <w:rFonts w:ascii="Tahoma" w:hAnsi="Tahoma" w:cs="Tahoma"/>
              </w:rPr>
              <w:t>getReportStatus</w:t>
            </w:r>
            <w:proofErr w:type="spellEnd"/>
            <w:r w:rsidR="00DE6851" w:rsidRPr="00CE081D">
              <w:rPr>
                <w:rFonts w:ascii="Tahoma" w:hAnsi="Tahoma" w:cs="Tahoma"/>
              </w:rPr>
              <w:t>(</w:t>
            </w:r>
            <w:r w:rsidRPr="00CE081D">
              <w:rPr>
                <w:rFonts w:ascii="Tahoma" w:hAnsi="Tahoma" w:cs="Tahoma"/>
              </w:rPr>
              <w:t xml:space="preserve">token, </w:t>
            </w:r>
            <w:proofErr w:type="spellStart"/>
            <w:r w:rsidRPr="00CE081D">
              <w:rPr>
                <w:rFonts w:ascii="Tahoma" w:hAnsi="Tahoma" w:cs="Tahoma"/>
              </w:rPr>
              <w:t>reportID</w:t>
            </w:r>
            <w:proofErr w:type="spellEnd"/>
            <w:r w:rsidR="00DE6851" w:rsidRPr="00CE081D">
              <w:rPr>
                <w:rFonts w:ascii="Tahoma" w:hAnsi="Tahoma" w:cs="Tahoma"/>
              </w:rPr>
              <w:t>)</w:t>
            </w:r>
          </w:p>
          <w:p w14:paraId="10509134" w14:textId="77777777" w:rsidR="00A25260" w:rsidRPr="00CE081D" w:rsidRDefault="00A25260" w:rsidP="00A25260">
            <w:pPr>
              <w:pStyle w:val="ListParagraph"/>
              <w:numPr>
                <w:ilvl w:val="0"/>
                <w:numId w:val="22"/>
              </w:numPr>
              <w:spacing w:after="60"/>
              <w:contextualSpacing/>
              <w:rPr>
                <w:rFonts w:ascii="Tahoma" w:hAnsi="Tahoma" w:cs="Tahoma"/>
              </w:rPr>
            </w:pPr>
            <w:r w:rsidRPr="00CE081D">
              <w:rPr>
                <w:rFonts w:ascii="Tahoma" w:hAnsi="Tahoma" w:cs="Tahoma"/>
              </w:rPr>
              <w:t>token(String) : user authentication token</w:t>
            </w:r>
          </w:p>
          <w:p w14:paraId="7DDF3999" w14:textId="04A9FBDF" w:rsidR="00A25260" w:rsidRPr="00CE081D" w:rsidRDefault="00A25260" w:rsidP="00A25260">
            <w:pPr>
              <w:pStyle w:val="ListParagraph"/>
              <w:numPr>
                <w:ilvl w:val="0"/>
                <w:numId w:val="22"/>
              </w:numPr>
              <w:spacing w:after="60"/>
              <w:contextualSpacing/>
              <w:rPr>
                <w:rFonts w:ascii="Tahoma" w:hAnsi="Tahoma" w:cs="Tahoma"/>
              </w:rPr>
            </w:pPr>
            <w:proofErr w:type="spellStart"/>
            <w:r w:rsidRPr="00CE081D">
              <w:rPr>
                <w:rFonts w:ascii="Tahoma" w:hAnsi="Tahoma" w:cs="Tahoma"/>
              </w:rPr>
              <w:t>reportID</w:t>
            </w:r>
            <w:proofErr w:type="spellEnd"/>
            <w:r w:rsidRPr="00CE081D">
              <w:rPr>
                <w:rFonts w:ascii="Tahoma" w:hAnsi="Tahoma" w:cs="Tahoma"/>
              </w:rPr>
              <w:t>(String) : optional report ID, for getting specific report ID detail</w:t>
            </w:r>
          </w:p>
          <w:p w14:paraId="3407EB59" w14:textId="77777777" w:rsidR="00DE6851" w:rsidRPr="00CE081D" w:rsidRDefault="00DE6851" w:rsidP="00DE6851">
            <w:pPr>
              <w:spacing w:after="60"/>
              <w:contextualSpacing/>
              <w:rPr>
                <w:rFonts w:ascii="Tahoma" w:hAnsi="Tahoma" w:cs="Tahoma"/>
              </w:rPr>
            </w:pPr>
            <w:r w:rsidRPr="00CE081D">
              <w:rPr>
                <w:rFonts w:ascii="Tahoma" w:hAnsi="Tahoma" w:cs="Tahoma"/>
              </w:rPr>
              <w:t>and the response will be :</w:t>
            </w:r>
          </w:p>
          <w:p w14:paraId="2EDC8402" w14:textId="77777777" w:rsidR="00DE6851" w:rsidRPr="00CE081D" w:rsidRDefault="00DE6851" w:rsidP="00DE6851">
            <w:pPr>
              <w:pStyle w:val="ListParagraph"/>
              <w:numPr>
                <w:ilvl w:val="0"/>
                <w:numId w:val="22"/>
              </w:numPr>
              <w:spacing w:after="60"/>
              <w:contextualSpacing/>
              <w:rPr>
                <w:rFonts w:ascii="Tahoma" w:hAnsi="Tahoma" w:cs="Tahoma"/>
              </w:rPr>
            </w:pPr>
            <w:proofErr w:type="spellStart"/>
            <w:r w:rsidRPr="00CE081D">
              <w:rPr>
                <w:rFonts w:ascii="Tahoma" w:hAnsi="Tahoma" w:cs="Tahoma"/>
              </w:rPr>
              <w:t>statusCode</w:t>
            </w:r>
            <w:proofErr w:type="spellEnd"/>
            <w:r w:rsidRPr="00CE081D">
              <w:rPr>
                <w:rFonts w:ascii="Tahoma" w:hAnsi="Tahoma" w:cs="Tahoma"/>
              </w:rPr>
              <w:t>(String) : “OK” / “ERROR”</w:t>
            </w:r>
          </w:p>
          <w:p w14:paraId="08303D15" w14:textId="77777777" w:rsidR="00DE6851" w:rsidRPr="00CE081D" w:rsidRDefault="00DE6851" w:rsidP="00DE6851">
            <w:pPr>
              <w:pStyle w:val="ListParagraph"/>
              <w:numPr>
                <w:ilvl w:val="0"/>
                <w:numId w:val="22"/>
              </w:numPr>
              <w:spacing w:after="60"/>
              <w:contextualSpacing/>
              <w:rPr>
                <w:rFonts w:ascii="Tahoma" w:hAnsi="Tahoma" w:cs="Tahoma"/>
              </w:rPr>
            </w:pPr>
            <w:proofErr w:type="spellStart"/>
            <w:r w:rsidRPr="00CE081D">
              <w:rPr>
                <w:rFonts w:ascii="Tahoma" w:hAnsi="Tahoma" w:cs="Tahoma"/>
              </w:rPr>
              <w:t>statusMessage</w:t>
            </w:r>
            <w:proofErr w:type="spellEnd"/>
            <w:r w:rsidRPr="00CE081D">
              <w:rPr>
                <w:rFonts w:ascii="Tahoma" w:hAnsi="Tahoma" w:cs="Tahoma"/>
              </w:rPr>
              <w:t>(String)</w:t>
            </w:r>
          </w:p>
          <w:p w14:paraId="17699578" w14:textId="5F58B3C6" w:rsidR="00A25260" w:rsidRPr="00CE081D" w:rsidRDefault="00A25260" w:rsidP="00A25260">
            <w:pPr>
              <w:pStyle w:val="ListParagraph"/>
              <w:numPr>
                <w:ilvl w:val="0"/>
                <w:numId w:val="22"/>
              </w:numPr>
              <w:spacing w:after="60"/>
              <w:contextualSpacing/>
              <w:rPr>
                <w:rFonts w:ascii="Tahoma" w:hAnsi="Tahoma" w:cs="Tahoma"/>
              </w:rPr>
            </w:pPr>
            <w:r w:rsidRPr="00CE081D">
              <w:rPr>
                <w:rFonts w:ascii="Tahoma" w:hAnsi="Tahoma" w:cs="Tahoma"/>
              </w:rPr>
              <w:t>reports(</w:t>
            </w:r>
            <w:proofErr w:type="spellStart"/>
            <w:r w:rsidRPr="00CE081D">
              <w:rPr>
                <w:rFonts w:ascii="Tahoma" w:hAnsi="Tahoma" w:cs="Tahoma"/>
              </w:rPr>
              <w:t>arrayOfDictionary</w:t>
            </w:r>
            <w:proofErr w:type="spellEnd"/>
            <w:r w:rsidRPr="00CE081D">
              <w:rPr>
                <w:rFonts w:ascii="Tahoma" w:hAnsi="Tahoma" w:cs="Tahoma"/>
              </w:rPr>
              <w:t>) : [{“</w:t>
            </w:r>
            <w:proofErr w:type="spellStart"/>
            <w:r w:rsidRPr="00CE081D">
              <w:rPr>
                <w:rFonts w:ascii="Tahoma" w:hAnsi="Tahoma" w:cs="Tahoma"/>
              </w:rPr>
              <w:t>reportID</w:t>
            </w:r>
            <w:proofErr w:type="spellEnd"/>
            <w:r w:rsidRPr="00CE081D">
              <w:rPr>
                <w:rFonts w:ascii="Tahoma" w:hAnsi="Tahoma" w:cs="Tahoma"/>
              </w:rPr>
              <w:t>”: String,</w:t>
            </w:r>
            <w:r w:rsidR="00AB1F17" w:rsidRPr="00CE081D">
              <w:rPr>
                <w:rFonts w:ascii="Tahoma" w:hAnsi="Tahoma" w:cs="Tahoma"/>
              </w:rPr>
              <w:t xml:space="preserve"> “</w:t>
            </w:r>
            <w:proofErr w:type="spellStart"/>
            <w:r w:rsidR="00AB1F17" w:rsidRPr="00CE081D">
              <w:rPr>
                <w:rFonts w:ascii="Tahoma" w:hAnsi="Tahoma" w:cs="Tahoma"/>
              </w:rPr>
              <w:t>projectID</w:t>
            </w:r>
            <w:proofErr w:type="spellEnd"/>
            <w:r w:rsidR="00AB1F17" w:rsidRPr="00CE081D">
              <w:rPr>
                <w:rFonts w:ascii="Tahoma" w:hAnsi="Tahoma" w:cs="Tahoma"/>
              </w:rPr>
              <w:t xml:space="preserve">”: </w:t>
            </w:r>
            <w:proofErr w:type="spellStart"/>
            <w:r w:rsidR="00AB1F17" w:rsidRPr="00CE081D">
              <w:rPr>
                <w:rFonts w:ascii="Tahoma" w:hAnsi="Tahoma" w:cs="Tahoma"/>
              </w:rPr>
              <w:t>Int</w:t>
            </w:r>
            <w:proofErr w:type="spellEnd"/>
            <w:r w:rsidR="00AB1F17" w:rsidRPr="00CE081D">
              <w:rPr>
                <w:rFonts w:ascii="Tahoma" w:hAnsi="Tahoma" w:cs="Tahoma"/>
              </w:rPr>
              <w:t>,</w:t>
            </w:r>
            <w:r w:rsidRPr="00CE081D">
              <w:rPr>
                <w:rFonts w:ascii="Tahoma" w:hAnsi="Tahoma" w:cs="Tahoma"/>
              </w:rPr>
              <w:t xml:space="preserve"> “status”: Report Status </w:t>
            </w:r>
            <w:proofErr w:type="spellStart"/>
            <w:r w:rsidRPr="00CE081D">
              <w:rPr>
                <w:rFonts w:ascii="Tahoma" w:hAnsi="Tahoma" w:cs="Tahoma"/>
              </w:rPr>
              <w:t>Enum</w:t>
            </w:r>
            <w:proofErr w:type="spellEnd"/>
            <w:r w:rsidRPr="00CE081D">
              <w:rPr>
                <w:rFonts w:ascii="Tahoma" w:hAnsi="Tahoma" w:cs="Tahoma"/>
              </w:rPr>
              <w:t>, “</w:t>
            </w:r>
            <w:r w:rsidR="00AB1F17" w:rsidRPr="00CE081D">
              <w:rPr>
                <w:rFonts w:ascii="Tahoma" w:hAnsi="Tahoma" w:cs="Tahoma"/>
              </w:rPr>
              <w:t>question</w:t>
            </w:r>
            <w:r w:rsidRPr="00CE081D">
              <w:rPr>
                <w:rFonts w:ascii="Tahoma" w:hAnsi="Tahoma" w:cs="Tahoma"/>
              </w:rPr>
              <w:t>” Question }]</w:t>
            </w:r>
          </w:p>
          <w:p w14:paraId="784DB29F" w14:textId="54737933" w:rsidR="00A25260" w:rsidRPr="00CE081D" w:rsidRDefault="002F110E" w:rsidP="002F110E">
            <w:pPr>
              <w:spacing w:after="60"/>
              <w:contextualSpacing/>
              <w:rPr>
                <w:rFonts w:ascii="Tahoma" w:hAnsi="Tahoma" w:cs="Tahoma"/>
              </w:rPr>
            </w:pPr>
            <w:r w:rsidRPr="00CE081D">
              <w:rPr>
                <w:rFonts w:ascii="Tahoma" w:hAnsi="Tahoma" w:cs="Tahoma"/>
              </w:rPr>
              <w:t>Question Reject will be described as follow :</w:t>
            </w:r>
          </w:p>
          <w:p w14:paraId="6CFD898B" w14:textId="77777777" w:rsidR="002F110E" w:rsidRPr="00CE081D" w:rsidRDefault="002F110E" w:rsidP="002F110E">
            <w:pPr>
              <w:pStyle w:val="ListParagraph"/>
              <w:numPr>
                <w:ilvl w:val="0"/>
                <w:numId w:val="30"/>
              </w:numPr>
              <w:spacing w:after="60"/>
              <w:contextualSpacing/>
              <w:rPr>
                <w:rFonts w:ascii="Tahoma" w:hAnsi="Tahoma" w:cs="Tahoma"/>
              </w:rPr>
            </w:pPr>
            <w:r w:rsidRPr="00CE081D">
              <w:rPr>
                <w:rFonts w:ascii="Tahoma" w:hAnsi="Tahoma" w:cs="Tahoma"/>
              </w:rPr>
              <w:t>code(String)</w:t>
            </w:r>
          </w:p>
          <w:p w14:paraId="21DF5263" w14:textId="35A86A6C" w:rsidR="002F110E" w:rsidRPr="00CE081D" w:rsidRDefault="002F110E" w:rsidP="002F110E">
            <w:pPr>
              <w:pStyle w:val="ListParagraph"/>
              <w:numPr>
                <w:ilvl w:val="0"/>
                <w:numId w:val="30"/>
              </w:numPr>
              <w:spacing w:after="60"/>
              <w:contextualSpacing/>
              <w:rPr>
                <w:rFonts w:ascii="Tahoma" w:hAnsi="Tahoma" w:cs="Tahoma"/>
              </w:rPr>
            </w:pPr>
            <w:r w:rsidRPr="00CE081D">
              <w:rPr>
                <w:rFonts w:ascii="Tahoma" w:hAnsi="Tahoma" w:cs="Tahoma"/>
              </w:rPr>
              <w:t>remarks(String)</w:t>
            </w:r>
          </w:p>
          <w:p w14:paraId="68F58FFD" w14:textId="77777777" w:rsidR="00AB1F17" w:rsidRPr="00CE081D" w:rsidRDefault="00AB1F17" w:rsidP="002F110E">
            <w:pPr>
              <w:pStyle w:val="ListParagraph"/>
              <w:numPr>
                <w:ilvl w:val="0"/>
                <w:numId w:val="30"/>
              </w:numPr>
              <w:spacing w:after="60"/>
              <w:contextualSpacing/>
              <w:rPr>
                <w:rFonts w:ascii="Tahoma" w:hAnsi="Tahoma" w:cs="Tahoma"/>
              </w:rPr>
            </w:pPr>
            <w:r w:rsidRPr="00CE081D">
              <w:rPr>
                <w:rFonts w:ascii="Tahoma" w:hAnsi="Tahoma" w:cs="Tahoma"/>
              </w:rPr>
              <w:t>accept(Boolean)</w:t>
            </w:r>
          </w:p>
          <w:p w14:paraId="2FA1CDAE" w14:textId="2C93AB79" w:rsidR="00AB1F17" w:rsidRPr="00CE081D" w:rsidRDefault="00AB1F17" w:rsidP="002F110E">
            <w:pPr>
              <w:pStyle w:val="ListParagraph"/>
              <w:numPr>
                <w:ilvl w:val="0"/>
                <w:numId w:val="30"/>
              </w:numPr>
              <w:spacing w:after="60"/>
              <w:contextualSpacing/>
              <w:rPr>
                <w:rFonts w:ascii="Tahoma" w:hAnsi="Tahoma" w:cs="Tahoma"/>
              </w:rPr>
            </w:pPr>
            <w:r w:rsidRPr="00CE081D">
              <w:rPr>
                <w:rFonts w:ascii="Tahoma" w:hAnsi="Tahoma" w:cs="Tahoma"/>
              </w:rPr>
              <w:t>filled(Boolean)</w:t>
            </w:r>
          </w:p>
          <w:p w14:paraId="19078DC6" w14:textId="77777777" w:rsidR="002F110E" w:rsidRPr="00CE081D" w:rsidRDefault="002F110E" w:rsidP="002F110E">
            <w:pPr>
              <w:spacing w:after="60"/>
              <w:contextualSpacing/>
              <w:rPr>
                <w:rFonts w:ascii="Tahoma" w:hAnsi="Tahoma" w:cs="Tahoma"/>
              </w:rPr>
            </w:pPr>
            <w:r w:rsidRPr="00CE081D">
              <w:rPr>
                <w:rFonts w:ascii="Tahoma" w:hAnsi="Tahoma" w:cs="Tahoma"/>
              </w:rPr>
              <w:t xml:space="preserve">Report Status </w:t>
            </w:r>
            <w:proofErr w:type="spellStart"/>
            <w:r w:rsidRPr="00CE081D">
              <w:rPr>
                <w:rFonts w:ascii="Tahoma" w:hAnsi="Tahoma" w:cs="Tahoma"/>
              </w:rPr>
              <w:t>Enum</w:t>
            </w:r>
            <w:proofErr w:type="spellEnd"/>
            <w:r w:rsidRPr="00CE081D">
              <w:rPr>
                <w:rFonts w:ascii="Tahoma" w:hAnsi="Tahoma" w:cs="Tahoma"/>
              </w:rPr>
              <w:t xml:space="preserve"> will be consist of :</w:t>
            </w:r>
          </w:p>
          <w:p w14:paraId="5E2DC432" w14:textId="52674124" w:rsidR="002F110E" w:rsidRPr="00CE081D" w:rsidRDefault="002F110E" w:rsidP="002F110E">
            <w:pPr>
              <w:pStyle w:val="ListParagraph"/>
              <w:numPr>
                <w:ilvl w:val="0"/>
                <w:numId w:val="31"/>
              </w:numPr>
              <w:spacing w:after="60"/>
              <w:contextualSpacing/>
              <w:rPr>
                <w:rFonts w:ascii="Tahoma" w:hAnsi="Tahoma" w:cs="Tahoma"/>
              </w:rPr>
            </w:pPr>
            <w:r w:rsidRPr="00CE081D">
              <w:rPr>
                <w:rFonts w:ascii="Tahoma" w:hAnsi="Tahoma" w:cs="Tahoma"/>
              </w:rPr>
              <w:t>Submit In Progress : 0</w:t>
            </w:r>
          </w:p>
          <w:p w14:paraId="56DD460C" w14:textId="144BD063" w:rsidR="002F110E" w:rsidRPr="00CE081D" w:rsidRDefault="002F110E" w:rsidP="002F110E">
            <w:pPr>
              <w:pStyle w:val="ListParagraph"/>
              <w:numPr>
                <w:ilvl w:val="0"/>
                <w:numId w:val="31"/>
              </w:numPr>
              <w:spacing w:after="60"/>
              <w:contextualSpacing/>
              <w:rPr>
                <w:rFonts w:ascii="Tahoma" w:hAnsi="Tahoma" w:cs="Tahoma"/>
              </w:rPr>
            </w:pPr>
            <w:r w:rsidRPr="00CE081D">
              <w:rPr>
                <w:rFonts w:ascii="Tahoma" w:hAnsi="Tahoma" w:cs="Tahoma"/>
              </w:rPr>
              <w:t>Draft : 1</w:t>
            </w:r>
          </w:p>
          <w:p w14:paraId="3B8619D1" w14:textId="6A96050C" w:rsidR="002F110E" w:rsidRPr="00CE081D" w:rsidRDefault="002F110E" w:rsidP="002F110E">
            <w:pPr>
              <w:pStyle w:val="ListParagraph"/>
              <w:numPr>
                <w:ilvl w:val="0"/>
                <w:numId w:val="31"/>
              </w:numPr>
              <w:spacing w:after="60"/>
              <w:contextualSpacing/>
              <w:rPr>
                <w:rFonts w:ascii="Tahoma" w:hAnsi="Tahoma" w:cs="Tahoma"/>
              </w:rPr>
            </w:pPr>
            <w:r w:rsidRPr="00CE081D">
              <w:rPr>
                <w:rFonts w:ascii="Tahoma" w:hAnsi="Tahoma" w:cs="Tahoma"/>
              </w:rPr>
              <w:t>Waiting Acceptance : 2</w:t>
            </w:r>
          </w:p>
          <w:p w14:paraId="184C93D3" w14:textId="58FDCD26" w:rsidR="002F110E" w:rsidRPr="00CE081D" w:rsidRDefault="002F110E" w:rsidP="002F110E">
            <w:pPr>
              <w:pStyle w:val="ListParagraph"/>
              <w:numPr>
                <w:ilvl w:val="0"/>
                <w:numId w:val="31"/>
              </w:numPr>
              <w:spacing w:after="60"/>
              <w:contextualSpacing/>
              <w:rPr>
                <w:rFonts w:ascii="Tahoma" w:hAnsi="Tahoma" w:cs="Tahoma"/>
              </w:rPr>
            </w:pPr>
            <w:r w:rsidRPr="00CE081D">
              <w:rPr>
                <w:rFonts w:ascii="Tahoma" w:hAnsi="Tahoma" w:cs="Tahoma"/>
              </w:rPr>
              <w:t xml:space="preserve">Waiting </w:t>
            </w:r>
            <w:proofErr w:type="spellStart"/>
            <w:r w:rsidRPr="00CE081D">
              <w:rPr>
                <w:rFonts w:ascii="Tahoma" w:hAnsi="Tahoma" w:cs="Tahoma"/>
              </w:rPr>
              <w:t>Protelindo</w:t>
            </w:r>
            <w:proofErr w:type="spellEnd"/>
            <w:r w:rsidRPr="00CE081D">
              <w:rPr>
                <w:rFonts w:ascii="Tahoma" w:hAnsi="Tahoma" w:cs="Tahoma"/>
              </w:rPr>
              <w:t xml:space="preserve"> Acceptance : 3</w:t>
            </w:r>
          </w:p>
          <w:p w14:paraId="03F1997C" w14:textId="335E699C" w:rsidR="002F110E" w:rsidRPr="00CE081D" w:rsidRDefault="002F110E" w:rsidP="00B00101">
            <w:pPr>
              <w:pStyle w:val="ListParagraph"/>
              <w:numPr>
                <w:ilvl w:val="0"/>
                <w:numId w:val="31"/>
              </w:numPr>
              <w:spacing w:after="60"/>
              <w:contextualSpacing/>
              <w:rPr>
                <w:rFonts w:ascii="Tahoma" w:hAnsi="Tahoma" w:cs="Tahoma"/>
              </w:rPr>
            </w:pPr>
            <w:r w:rsidRPr="00CE081D">
              <w:rPr>
                <w:rFonts w:ascii="Tahoma" w:hAnsi="Tahoma" w:cs="Tahoma"/>
              </w:rPr>
              <w:t>Accepted : 4</w:t>
            </w:r>
          </w:p>
          <w:p w14:paraId="36E2BA37" w14:textId="343DE7C9" w:rsidR="002F110E" w:rsidRPr="00CE081D" w:rsidRDefault="002F110E" w:rsidP="002F110E">
            <w:pPr>
              <w:pStyle w:val="ListParagraph"/>
              <w:numPr>
                <w:ilvl w:val="0"/>
                <w:numId w:val="31"/>
              </w:numPr>
              <w:spacing w:after="60"/>
              <w:contextualSpacing/>
              <w:rPr>
                <w:rFonts w:ascii="Tahoma" w:hAnsi="Tahoma" w:cs="Tahoma"/>
              </w:rPr>
            </w:pPr>
            <w:r w:rsidRPr="00CE081D">
              <w:rPr>
                <w:rFonts w:ascii="Tahoma" w:hAnsi="Tahoma" w:cs="Tahoma"/>
              </w:rPr>
              <w:t>R</w:t>
            </w:r>
            <w:r w:rsidR="00B00101" w:rsidRPr="00CE081D">
              <w:rPr>
                <w:rFonts w:ascii="Tahoma" w:hAnsi="Tahoma" w:cs="Tahoma"/>
              </w:rPr>
              <w:t>eject : 5</w:t>
            </w:r>
          </w:p>
          <w:p w14:paraId="54A6EE2F" w14:textId="6B7763D3" w:rsidR="002F110E" w:rsidRPr="00CE081D" w:rsidRDefault="00B00101" w:rsidP="002F110E">
            <w:pPr>
              <w:pStyle w:val="ListParagraph"/>
              <w:numPr>
                <w:ilvl w:val="0"/>
                <w:numId w:val="31"/>
              </w:numPr>
              <w:spacing w:after="60"/>
              <w:contextualSpacing/>
              <w:rPr>
                <w:rFonts w:ascii="Tahoma" w:hAnsi="Tahoma" w:cs="Tahoma"/>
              </w:rPr>
            </w:pPr>
            <w:r w:rsidRPr="00CE081D">
              <w:rPr>
                <w:rFonts w:ascii="Tahoma" w:hAnsi="Tahoma" w:cs="Tahoma"/>
              </w:rPr>
              <w:t xml:space="preserve">Reject by </w:t>
            </w:r>
            <w:proofErr w:type="spellStart"/>
            <w:r w:rsidRPr="00CE081D">
              <w:rPr>
                <w:rFonts w:ascii="Tahoma" w:hAnsi="Tahoma" w:cs="Tahoma"/>
              </w:rPr>
              <w:t>Protelindo</w:t>
            </w:r>
            <w:proofErr w:type="spellEnd"/>
            <w:r w:rsidRPr="00CE081D">
              <w:rPr>
                <w:rFonts w:ascii="Tahoma" w:hAnsi="Tahoma" w:cs="Tahoma"/>
              </w:rPr>
              <w:t xml:space="preserve"> : 6</w:t>
            </w:r>
          </w:p>
          <w:p w14:paraId="5CC10FED" w14:textId="0C9A52DD" w:rsidR="002F110E" w:rsidRPr="00CE081D" w:rsidRDefault="002F110E" w:rsidP="002F110E">
            <w:pPr>
              <w:spacing w:after="60"/>
              <w:contextualSpacing/>
              <w:rPr>
                <w:rFonts w:ascii="Tahoma" w:hAnsi="Tahoma" w:cs="Tahoma"/>
              </w:rPr>
            </w:pPr>
          </w:p>
        </w:tc>
      </w:tr>
    </w:tbl>
    <w:p w14:paraId="362FB940" w14:textId="6D5C4DD8" w:rsidR="00DE6851" w:rsidRPr="00CE081D" w:rsidRDefault="00DE6851" w:rsidP="00DE6851">
      <w:pPr>
        <w:rPr>
          <w:rFonts w:ascii="Tahoma" w:hAnsi="Tahoma" w:cs="Tahoma"/>
        </w:rPr>
      </w:pPr>
    </w:p>
    <w:p w14:paraId="5D77295F" w14:textId="08EC8547" w:rsidR="0064590A" w:rsidRPr="00CE081D" w:rsidRDefault="004F778B" w:rsidP="0064590A">
      <w:pPr>
        <w:pStyle w:val="Heading3"/>
        <w:rPr>
          <w:rFonts w:ascii="Tahoma" w:hAnsi="Tahoma" w:cs="Tahoma"/>
        </w:rPr>
      </w:pPr>
      <w:bookmarkStart w:id="93" w:name="_Toc465763573"/>
      <w:r w:rsidRPr="00CE081D">
        <w:rPr>
          <w:rFonts w:ascii="Tahoma" w:hAnsi="Tahoma" w:cs="Tahoma"/>
        </w:rPr>
        <w:t>Open Map View</w:t>
      </w:r>
      <w:bookmarkEnd w:id="93"/>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64590A" w:rsidRPr="00CE081D" w14:paraId="07601E46" w14:textId="77777777" w:rsidTr="00B00101">
        <w:trPr>
          <w:cantSplit/>
          <w:trHeight w:val="201"/>
          <w:tblHeader/>
        </w:trPr>
        <w:tc>
          <w:tcPr>
            <w:tcW w:w="671" w:type="pct"/>
            <w:shd w:val="clear" w:color="auto" w:fill="D9D9D9" w:themeFill="background1" w:themeFillShade="D9"/>
            <w:vAlign w:val="center"/>
          </w:tcPr>
          <w:p w14:paraId="3F7B1593" w14:textId="77777777" w:rsidR="0064590A" w:rsidRPr="00CE081D" w:rsidRDefault="0064590A" w:rsidP="00521B26">
            <w:pPr>
              <w:rPr>
                <w:rFonts w:ascii="Tahoma" w:hAnsi="Tahoma" w:cs="Tahoma"/>
                <w:b/>
                <w:iCs/>
              </w:rPr>
            </w:pPr>
            <w:r w:rsidRPr="00CE081D">
              <w:rPr>
                <w:rFonts w:ascii="Tahoma" w:hAnsi="Tahoma" w:cs="Tahoma"/>
                <w:b/>
              </w:rPr>
              <w:t>UC ID</w:t>
            </w:r>
          </w:p>
        </w:tc>
        <w:tc>
          <w:tcPr>
            <w:tcW w:w="4329" w:type="pct"/>
            <w:vAlign w:val="center"/>
          </w:tcPr>
          <w:p w14:paraId="6FF7901A" w14:textId="466DB270" w:rsidR="0064590A" w:rsidRPr="00CE081D" w:rsidRDefault="0064590A" w:rsidP="00521B26">
            <w:pPr>
              <w:spacing w:after="60"/>
              <w:contextualSpacing/>
              <w:rPr>
                <w:rFonts w:ascii="Tahoma" w:hAnsi="Tahoma" w:cs="Tahoma"/>
                <w:iCs/>
              </w:rPr>
            </w:pPr>
            <w:r w:rsidRPr="00CE081D">
              <w:rPr>
                <w:rFonts w:ascii="Tahoma" w:hAnsi="Tahoma" w:cs="Tahoma"/>
                <w:iCs/>
              </w:rPr>
              <w:t>UC-</w:t>
            </w:r>
            <w:r w:rsidR="00FD08E6" w:rsidRPr="00CE081D">
              <w:rPr>
                <w:rFonts w:ascii="Tahoma" w:hAnsi="Tahoma" w:cs="Tahoma"/>
                <w:iCs/>
              </w:rPr>
              <w:t>9</w:t>
            </w:r>
          </w:p>
        </w:tc>
      </w:tr>
      <w:tr w:rsidR="0064590A" w:rsidRPr="00CE081D" w14:paraId="0E0EA279" w14:textId="77777777" w:rsidTr="00521B26">
        <w:trPr>
          <w:cantSplit/>
          <w:trHeight w:val="72"/>
          <w:tblHeader/>
        </w:trPr>
        <w:tc>
          <w:tcPr>
            <w:tcW w:w="671" w:type="pct"/>
            <w:shd w:val="clear" w:color="auto" w:fill="D9D9D9" w:themeFill="background1" w:themeFillShade="D9"/>
            <w:vAlign w:val="center"/>
          </w:tcPr>
          <w:p w14:paraId="0D761B68" w14:textId="77777777" w:rsidR="0064590A" w:rsidRPr="00CE081D" w:rsidRDefault="0064590A" w:rsidP="00521B26">
            <w:pPr>
              <w:rPr>
                <w:rFonts w:ascii="Tahoma" w:hAnsi="Tahoma" w:cs="Tahoma"/>
                <w:b/>
                <w:iCs/>
              </w:rPr>
            </w:pPr>
            <w:r w:rsidRPr="00CE081D">
              <w:rPr>
                <w:rFonts w:ascii="Tahoma" w:hAnsi="Tahoma" w:cs="Tahoma"/>
                <w:b/>
                <w:iCs/>
              </w:rPr>
              <w:t>Description</w:t>
            </w:r>
          </w:p>
        </w:tc>
        <w:tc>
          <w:tcPr>
            <w:tcW w:w="4329" w:type="pct"/>
            <w:vAlign w:val="center"/>
          </w:tcPr>
          <w:p w14:paraId="07060C33" w14:textId="42DA4254" w:rsidR="0064590A" w:rsidRPr="00CE081D" w:rsidRDefault="0064590A" w:rsidP="004F778B">
            <w:pPr>
              <w:spacing w:after="60"/>
              <w:contextualSpacing/>
              <w:rPr>
                <w:rFonts w:ascii="Tahoma" w:hAnsi="Tahoma" w:cs="Tahoma"/>
              </w:rPr>
            </w:pPr>
            <w:r w:rsidRPr="00CE081D">
              <w:rPr>
                <w:rFonts w:ascii="Tahoma" w:hAnsi="Tahoma" w:cs="Tahoma"/>
              </w:rPr>
              <w:t xml:space="preserve">Use Case </w:t>
            </w:r>
            <w:r w:rsidR="004F778B" w:rsidRPr="00CE081D">
              <w:rPr>
                <w:rFonts w:ascii="Tahoma" w:hAnsi="Tahoma" w:cs="Tahoma"/>
              </w:rPr>
              <w:t>opening map view</w:t>
            </w:r>
          </w:p>
        </w:tc>
      </w:tr>
      <w:tr w:rsidR="0064590A" w:rsidRPr="00CE081D" w14:paraId="7E29382B" w14:textId="77777777" w:rsidTr="00521B26">
        <w:trPr>
          <w:cantSplit/>
          <w:trHeight w:val="72"/>
          <w:tblHeader/>
        </w:trPr>
        <w:tc>
          <w:tcPr>
            <w:tcW w:w="671" w:type="pct"/>
            <w:shd w:val="clear" w:color="auto" w:fill="D9D9D9" w:themeFill="background1" w:themeFillShade="D9"/>
            <w:vAlign w:val="center"/>
          </w:tcPr>
          <w:p w14:paraId="627BBA4C" w14:textId="77777777" w:rsidR="0064590A" w:rsidRPr="00CE081D" w:rsidRDefault="0064590A" w:rsidP="00521B26">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3FA6D43F" w14:textId="69303684" w:rsidR="0064590A" w:rsidRPr="00CE081D" w:rsidRDefault="0064590A" w:rsidP="00521B26">
            <w:pPr>
              <w:spacing w:after="60"/>
              <w:contextualSpacing/>
              <w:rPr>
                <w:rFonts w:ascii="Tahoma" w:hAnsi="Tahoma" w:cs="Tahoma"/>
              </w:rPr>
            </w:pPr>
            <w:r w:rsidRPr="00CE081D">
              <w:rPr>
                <w:rFonts w:ascii="Tahoma" w:hAnsi="Tahoma" w:cs="Tahoma"/>
              </w:rPr>
              <w:t>FR-2</w:t>
            </w:r>
            <w:r w:rsidR="000F0024" w:rsidRPr="00CE081D">
              <w:rPr>
                <w:rFonts w:ascii="Tahoma" w:hAnsi="Tahoma" w:cs="Tahoma"/>
              </w:rPr>
              <w:t xml:space="preserve"> - The app shall display list of projects based on user</w:t>
            </w:r>
          </w:p>
        </w:tc>
      </w:tr>
      <w:tr w:rsidR="0064590A" w:rsidRPr="00CE081D" w14:paraId="4D13A812" w14:textId="77777777" w:rsidTr="00521B26">
        <w:trPr>
          <w:cantSplit/>
          <w:trHeight w:val="72"/>
          <w:tblHeader/>
        </w:trPr>
        <w:tc>
          <w:tcPr>
            <w:tcW w:w="671" w:type="pct"/>
            <w:shd w:val="clear" w:color="auto" w:fill="D9D9D9" w:themeFill="background1" w:themeFillShade="D9"/>
            <w:vAlign w:val="center"/>
          </w:tcPr>
          <w:p w14:paraId="0E5CCE2C" w14:textId="77777777" w:rsidR="0064590A" w:rsidRPr="00CE081D" w:rsidRDefault="0064590A" w:rsidP="00521B26">
            <w:pPr>
              <w:rPr>
                <w:rFonts w:ascii="Tahoma" w:hAnsi="Tahoma" w:cs="Tahoma"/>
                <w:b/>
                <w:iCs/>
              </w:rPr>
            </w:pPr>
            <w:r w:rsidRPr="00CE081D">
              <w:rPr>
                <w:rFonts w:ascii="Tahoma" w:hAnsi="Tahoma" w:cs="Tahoma"/>
                <w:b/>
                <w:iCs/>
              </w:rPr>
              <w:t>Actor</w:t>
            </w:r>
          </w:p>
        </w:tc>
        <w:tc>
          <w:tcPr>
            <w:tcW w:w="4329" w:type="pct"/>
            <w:vAlign w:val="center"/>
          </w:tcPr>
          <w:p w14:paraId="195E2DE7" w14:textId="77777777" w:rsidR="0064590A" w:rsidRPr="00CE081D" w:rsidRDefault="0064590A" w:rsidP="00521B26">
            <w:pPr>
              <w:spacing w:after="60"/>
              <w:contextualSpacing/>
              <w:rPr>
                <w:rFonts w:ascii="Tahoma" w:hAnsi="Tahoma" w:cs="Tahoma"/>
              </w:rPr>
            </w:pPr>
            <w:r w:rsidRPr="00CE081D">
              <w:rPr>
                <w:rFonts w:ascii="Tahoma" w:hAnsi="Tahoma" w:cs="Tahoma"/>
              </w:rPr>
              <w:t>User</w:t>
            </w:r>
          </w:p>
        </w:tc>
      </w:tr>
      <w:tr w:rsidR="0064590A" w:rsidRPr="00CE081D" w14:paraId="7BAFC149" w14:textId="77777777" w:rsidTr="00521B26">
        <w:trPr>
          <w:cantSplit/>
          <w:trHeight w:val="550"/>
          <w:tblHeader/>
        </w:trPr>
        <w:tc>
          <w:tcPr>
            <w:tcW w:w="671" w:type="pct"/>
            <w:shd w:val="clear" w:color="auto" w:fill="D9D9D9" w:themeFill="background1" w:themeFillShade="D9"/>
            <w:vAlign w:val="center"/>
          </w:tcPr>
          <w:p w14:paraId="06239A60" w14:textId="77777777" w:rsidR="0064590A" w:rsidRPr="00CE081D" w:rsidRDefault="0064590A" w:rsidP="00521B26">
            <w:pPr>
              <w:rPr>
                <w:rFonts w:ascii="Tahoma" w:hAnsi="Tahoma" w:cs="Tahoma"/>
                <w:b/>
                <w:iCs/>
              </w:rPr>
            </w:pPr>
            <w:r w:rsidRPr="00CE081D">
              <w:rPr>
                <w:rFonts w:ascii="Tahoma" w:hAnsi="Tahoma" w:cs="Tahoma"/>
                <w:b/>
                <w:iCs/>
              </w:rPr>
              <w:t>Pre-Condition</w:t>
            </w:r>
          </w:p>
        </w:tc>
        <w:tc>
          <w:tcPr>
            <w:tcW w:w="4329" w:type="pct"/>
            <w:vAlign w:val="center"/>
          </w:tcPr>
          <w:p w14:paraId="1EE61491" w14:textId="73251592" w:rsidR="0064590A" w:rsidRPr="00CE081D" w:rsidRDefault="00DE66F0" w:rsidP="00DE66F0">
            <w:pPr>
              <w:spacing w:after="60"/>
              <w:contextualSpacing/>
              <w:rPr>
                <w:rFonts w:ascii="Tahoma" w:hAnsi="Tahoma" w:cs="Tahoma"/>
              </w:rPr>
            </w:pPr>
            <w:r w:rsidRPr="00CE081D">
              <w:rPr>
                <w:rFonts w:ascii="Tahoma" w:hAnsi="Tahoma" w:cs="Tahoma"/>
              </w:rPr>
              <w:t>User has passed UC-</w:t>
            </w:r>
            <w:r w:rsidR="00FD08E6" w:rsidRPr="00CE081D">
              <w:rPr>
                <w:rFonts w:ascii="Tahoma" w:hAnsi="Tahoma" w:cs="Tahoma"/>
              </w:rPr>
              <w:t>8</w:t>
            </w:r>
          </w:p>
        </w:tc>
      </w:tr>
      <w:tr w:rsidR="0064590A" w:rsidRPr="00CE081D" w14:paraId="48267752" w14:textId="77777777" w:rsidTr="00521B26">
        <w:trPr>
          <w:cantSplit/>
          <w:trHeight w:val="72"/>
          <w:tblHeader/>
        </w:trPr>
        <w:tc>
          <w:tcPr>
            <w:tcW w:w="671" w:type="pct"/>
            <w:shd w:val="clear" w:color="auto" w:fill="D9D9D9" w:themeFill="background1" w:themeFillShade="D9"/>
            <w:vAlign w:val="center"/>
          </w:tcPr>
          <w:p w14:paraId="2096F9B8" w14:textId="5C081101" w:rsidR="0064590A" w:rsidRPr="00CE081D" w:rsidRDefault="0064590A" w:rsidP="00521B26">
            <w:pPr>
              <w:rPr>
                <w:rFonts w:ascii="Tahoma" w:hAnsi="Tahoma" w:cs="Tahoma"/>
                <w:b/>
                <w:iCs/>
              </w:rPr>
            </w:pPr>
            <w:r w:rsidRPr="00CE081D">
              <w:rPr>
                <w:rFonts w:ascii="Tahoma" w:hAnsi="Tahoma" w:cs="Tahoma"/>
                <w:b/>
                <w:iCs/>
              </w:rPr>
              <w:t>Trigger</w:t>
            </w:r>
          </w:p>
        </w:tc>
        <w:tc>
          <w:tcPr>
            <w:tcW w:w="4329" w:type="pct"/>
            <w:vAlign w:val="center"/>
          </w:tcPr>
          <w:p w14:paraId="5AF6C668" w14:textId="32FF5125" w:rsidR="0064590A" w:rsidRPr="00CE081D" w:rsidRDefault="0064590A" w:rsidP="00521B26">
            <w:pPr>
              <w:spacing w:after="60"/>
              <w:contextualSpacing/>
              <w:rPr>
                <w:rFonts w:ascii="Tahoma" w:hAnsi="Tahoma" w:cs="Tahoma"/>
              </w:rPr>
            </w:pPr>
            <w:r w:rsidRPr="00CE081D">
              <w:rPr>
                <w:rFonts w:ascii="Tahoma" w:hAnsi="Tahoma" w:cs="Tahoma"/>
              </w:rPr>
              <w:t>User tap red circle button on lower left corner</w:t>
            </w:r>
          </w:p>
        </w:tc>
      </w:tr>
      <w:tr w:rsidR="0064590A" w:rsidRPr="00CE081D" w14:paraId="240BD1C1" w14:textId="77777777" w:rsidTr="00521B26">
        <w:trPr>
          <w:cantSplit/>
          <w:trHeight w:val="72"/>
          <w:tblHeader/>
        </w:trPr>
        <w:tc>
          <w:tcPr>
            <w:tcW w:w="671" w:type="pct"/>
            <w:shd w:val="clear" w:color="auto" w:fill="D9D9D9" w:themeFill="background1" w:themeFillShade="D9"/>
            <w:vAlign w:val="center"/>
          </w:tcPr>
          <w:p w14:paraId="06BC6214" w14:textId="77777777" w:rsidR="0064590A" w:rsidRPr="00CE081D" w:rsidRDefault="0064590A" w:rsidP="00521B26">
            <w:pPr>
              <w:rPr>
                <w:rFonts w:ascii="Tahoma" w:hAnsi="Tahoma" w:cs="Tahoma"/>
                <w:b/>
                <w:iCs/>
              </w:rPr>
            </w:pPr>
            <w:r w:rsidRPr="00CE081D">
              <w:rPr>
                <w:rFonts w:ascii="Tahoma" w:hAnsi="Tahoma" w:cs="Tahoma"/>
                <w:b/>
                <w:iCs/>
              </w:rPr>
              <w:t>Normal Scenarios</w:t>
            </w:r>
          </w:p>
        </w:tc>
        <w:tc>
          <w:tcPr>
            <w:tcW w:w="4329" w:type="pct"/>
            <w:vAlign w:val="center"/>
          </w:tcPr>
          <w:p w14:paraId="57B70A1D" w14:textId="624AD50F" w:rsidR="0064590A" w:rsidRPr="00CE081D" w:rsidRDefault="004F778B" w:rsidP="004F778B">
            <w:pPr>
              <w:pStyle w:val="UseCase1"/>
              <w:rPr>
                <w:rFonts w:ascii="Tahoma" w:hAnsi="Tahoma" w:cs="Tahoma"/>
                <w:b w:val="0"/>
                <w:sz w:val="20"/>
                <w:szCs w:val="20"/>
              </w:rPr>
            </w:pPr>
            <w:r w:rsidRPr="00CE081D">
              <w:rPr>
                <w:rFonts w:ascii="Tahoma" w:hAnsi="Tahoma" w:cs="Tahoma"/>
                <w:b w:val="0"/>
                <w:sz w:val="20"/>
                <w:szCs w:val="20"/>
              </w:rPr>
              <w:t>Application display map view</w:t>
            </w:r>
          </w:p>
        </w:tc>
      </w:tr>
      <w:tr w:rsidR="0064590A" w:rsidRPr="00CE081D" w14:paraId="60046A87" w14:textId="77777777" w:rsidTr="00521B26">
        <w:trPr>
          <w:cantSplit/>
          <w:trHeight w:val="72"/>
          <w:tblHeader/>
        </w:trPr>
        <w:tc>
          <w:tcPr>
            <w:tcW w:w="671" w:type="pct"/>
            <w:shd w:val="clear" w:color="auto" w:fill="D9D9D9" w:themeFill="background1" w:themeFillShade="D9"/>
            <w:vAlign w:val="center"/>
          </w:tcPr>
          <w:p w14:paraId="747A9D12" w14:textId="1B6CB387" w:rsidR="0064590A" w:rsidRPr="00CE081D" w:rsidRDefault="0064590A" w:rsidP="00521B26">
            <w:pPr>
              <w:rPr>
                <w:rFonts w:ascii="Tahoma" w:hAnsi="Tahoma" w:cs="Tahoma"/>
                <w:b/>
                <w:iCs/>
              </w:rPr>
            </w:pPr>
            <w:r w:rsidRPr="00CE081D">
              <w:rPr>
                <w:rFonts w:ascii="Tahoma" w:hAnsi="Tahoma" w:cs="Tahoma"/>
                <w:b/>
                <w:iCs/>
              </w:rPr>
              <w:t>UI Validation</w:t>
            </w:r>
          </w:p>
        </w:tc>
        <w:tc>
          <w:tcPr>
            <w:tcW w:w="4329" w:type="pct"/>
            <w:vAlign w:val="center"/>
          </w:tcPr>
          <w:p w14:paraId="1EE8B214" w14:textId="77777777" w:rsidR="0064590A" w:rsidRPr="00CE081D" w:rsidRDefault="0064590A" w:rsidP="00521B26">
            <w:pPr>
              <w:spacing w:after="60"/>
              <w:contextualSpacing/>
              <w:rPr>
                <w:rFonts w:ascii="Tahoma" w:hAnsi="Tahoma" w:cs="Tahoma"/>
              </w:rPr>
            </w:pPr>
            <w:r w:rsidRPr="00CE081D">
              <w:rPr>
                <w:rFonts w:ascii="Tahoma" w:hAnsi="Tahoma" w:cs="Tahoma"/>
              </w:rPr>
              <w:t>-</w:t>
            </w:r>
          </w:p>
        </w:tc>
      </w:tr>
      <w:tr w:rsidR="0064590A" w:rsidRPr="00CE081D" w14:paraId="562B209E" w14:textId="77777777" w:rsidTr="00521B26">
        <w:trPr>
          <w:cantSplit/>
          <w:trHeight w:val="72"/>
          <w:tblHeader/>
        </w:trPr>
        <w:tc>
          <w:tcPr>
            <w:tcW w:w="671" w:type="pct"/>
            <w:shd w:val="clear" w:color="auto" w:fill="D9D9D9" w:themeFill="background1" w:themeFillShade="D9"/>
            <w:vAlign w:val="center"/>
          </w:tcPr>
          <w:p w14:paraId="24779EE7" w14:textId="77777777" w:rsidR="0064590A" w:rsidRPr="00CE081D" w:rsidRDefault="0064590A" w:rsidP="00521B26">
            <w:pPr>
              <w:rPr>
                <w:rFonts w:ascii="Tahoma" w:hAnsi="Tahoma" w:cs="Tahoma"/>
                <w:b/>
                <w:iCs/>
              </w:rPr>
            </w:pPr>
            <w:r w:rsidRPr="00CE081D">
              <w:rPr>
                <w:rFonts w:ascii="Tahoma" w:hAnsi="Tahoma" w:cs="Tahoma"/>
                <w:b/>
                <w:iCs/>
              </w:rPr>
              <w:t>Business Rules</w:t>
            </w:r>
          </w:p>
        </w:tc>
        <w:tc>
          <w:tcPr>
            <w:tcW w:w="4329" w:type="pct"/>
            <w:vAlign w:val="center"/>
          </w:tcPr>
          <w:p w14:paraId="5F1A3D9E" w14:textId="77777777" w:rsidR="0064590A" w:rsidRPr="00CE081D" w:rsidRDefault="004F778B" w:rsidP="00837F2E">
            <w:pPr>
              <w:pStyle w:val="ListParagraph"/>
              <w:numPr>
                <w:ilvl w:val="0"/>
                <w:numId w:val="51"/>
              </w:numPr>
              <w:spacing w:after="60"/>
              <w:ind w:left="383"/>
              <w:contextualSpacing/>
              <w:rPr>
                <w:rFonts w:ascii="Tahoma" w:hAnsi="Tahoma" w:cs="Tahoma"/>
              </w:rPr>
            </w:pPr>
            <w:r w:rsidRPr="00CE081D">
              <w:rPr>
                <w:rFonts w:ascii="Tahoma" w:hAnsi="Tahoma" w:cs="Tahoma"/>
              </w:rPr>
              <w:t>Opened map view will only display items from active tab in home view, for example if in home screen tab “Progress” is active, map view will only display “Progress” items</w:t>
            </w:r>
          </w:p>
          <w:p w14:paraId="70B985D6" w14:textId="77777777" w:rsidR="004F778B" w:rsidRPr="00CE081D" w:rsidRDefault="00F175D9" w:rsidP="00837F2E">
            <w:pPr>
              <w:pStyle w:val="ListParagraph"/>
              <w:numPr>
                <w:ilvl w:val="0"/>
                <w:numId w:val="51"/>
              </w:numPr>
              <w:spacing w:after="60"/>
              <w:ind w:left="383"/>
              <w:contextualSpacing/>
              <w:rPr>
                <w:rFonts w:ascii="Tahoma" w:hAnsi="Tahoma" w:cs="Tahoma"/>
              </w:rPr>
            </w:pPr>
            <w:r w:rsidRPr="00CE081D">
              <w:rPr>
                <w:rFonts w:ascii="Tahoma" w:hAnsi="Tahoma" w:cs="Tahoma"/>
              </w:rPr>
              <w:t>Map annotation / marker will display Site ID</w:t>
            </w:r>
          </w:p>
          <w:p w14:paraId="1C17BFF0" w14:textId="18505011" w:rsidR="00FD08E6" w:rsidRPr="00CE081D" w:rsidRDefault="00FD08E6" w:rsidP="00837F2E">
            <w:pPr>
              <w:pStyle w:val="ListParagraph"/>
              <w:numPr>
                <w:ilvl w:val="0"/>
                <w:numId w:val="51"/>
              </w:numPr>
              <w:spacing w:after="60"/>
              <w:ind w:left="383"/>
              <w:contextualSpacing/>
              <w:rPr>
                <w:rFonts w:ascii="Tahoma" w:hAnsi="Tahoma" w:cs="Tahoma"/>
              </w:rPr>
            </w:pPr>
            <w:r w:rsidRPr="00CE081D">
              <w:rPr>
                <w:rFonts w:ascii="Tahoma" w:hAnsi="Tahoma" w:cs="Tahoma"/>
              </w:rPr>
              <w:t>If one site has many projects, project detail will be presented as list view</w:t>
            </w:r>
          </w:p>
        </w:tc>
      </w:tr>
      <w:tr w:rsidR="0064590A" w:rsidRPr="00CE081D" w14:paraId="253A9339" w14:textId="77777777" w:rsidTr="00521B26">
        <w:trPr>
          <w:cantSplit/>
          <w:trHeight w:val="72"/>
          <w:tblHeader/>
        </w:trPr>
        <w:tc>
          <w:tcPr>
            <w:tcW w:w="671" w:type="pct"/>
            <w:shd w:val="clear" w:color="auto" w:fill="D9D9D9" w:themeFill="background1" w:themeFillShade="D9"/>
            <w:vAlign w:val="center"/>
          </w:tcPr>
          <w:p w14:paraId="4F8F43B6" w14:textId="77777777" w:rsidR="0064590A" w:rsidRPr="00CE081D" w:rsidRDefault="0064590A" w:rsidP="00521B26">
            <w:pPr>
              <w:rPr>
                <w:rFonts w:ascii="Tahoma" w:hAnsi="Tahoma" w:cs="Tahoma"/>
                <w:b/>
                <w:iCs/>
              </w:rPr>
            </w:pPr>
            <w:r w:rsidRPr="00CE081D">
              <w:rPr>
                <w:rFonts w:ascii="Tahoma" w:hAnsi="Tahoma" w:cs="Tahoma"/>
                <w:b/>
                <w:iCs/>
              </w:rPr>
              <w:t>Success Result</w:t>
            </w:r>
          </w:p>
        </w:tc>
        <w:tc>
          <w:tcPr>
            <w:tcW w:w="4329" w:type="pct"/>
            <w:vAlign w:val="center"/>
          </w:tcPr>
          <w:p w14:paraId="46256FB0" w14:textId="575CDBA0" w:rsidR="0064590A" w:rsidRPr="00CE081D" w:rsidRDefault="004F778B" w:rsidP="004F778B">
            <w:pPr>
              <w:spacing w:after="60"/>
              <w:contextualSpacing/>
              <w:rPr>
                <w:rFonts w:ascii="Tahoma" w:hAnsi="Tahoma" w:cs="Tahoma"/>
              </w:rPr>
            </w:pPr>
            <w:r w:rsidRPr="00CE081D">
              <w:rPr>
                <w:rFonts w:ascii="Tahoma" w:hAnsi="Tahoma" w:cs="Tahoma"/>
              </w:rPr>
              <w:t>Map view shown</w:t>
            </w:r>
          </w:p>
        </w:tc>
      </w:tr>
      <w:tr w:rsidR="0064590A" w:rsidRPr="00CE081D" w14:paraId="45F564ED" w14:textId="77777777" w:rsidTr="00521B26">
        <w:trPr>
          <w:cantSplit/>
          <w:trHeight w:val="522"/>
          <w:tblHeader/>
        </w:trPr>
        <w:tc>
          <w:tcPr>
            <w:tcW w:w="671" w:type="pct"/>
            <w:shd w:val="clear" w:color="auto" w:fill="D9D9D9" w:themeFill="background1" w:themeFillShade="D9"/>
            <w:vAlign w:val="center"/>
          </w:tcPr>
          <w:p w14:paraId="532EB4D8" w14:textId="77777777" w:rsidR="0064590A" w:rsidRPr="00CE081D" w:rsidRDefault="0064590A" w:rsidP="00521B26">
            <w:pPr>
              <w:rPr>
                <w:rFonts w:ascii="Tahoma" w:hAnsi="Tahoma" w:cs="Tahoma"/>
                <w:b/>
                <w:iCs/>
              </w:rPr>
            </w:pPr>
            <w:r w:rsidRPr="00CE081D">
              <w:rPr>
                <w:rFonts w:ascii="Tahoma" w:hAnsi="Tahoma" w:cs="Tahoma"/>
                <w:b/>
                <w:iCs/>
              </w:rPr>
              <w:t>Minimal Result</w:t>
            </w:r>
          </w:p>
        </w:tc>
        <w:tc>
          <w:tcPr>
            <w:tcW w:w="4329" w:type="pct"/>
            <w:vAlign w:val="center"/>
          </w:tcPr>
          <w:p w14:paraId="41DC92B8" w14:textId="7D8920B6" w:rsidR="0064590A" w:rsidRPr="00CE081D" w:rsidRDefault="004F778B" w:rsidP="00E13476">
            <w:pPr>
              <w:spacing w:after="60"/>
              <w:contextualSpacing/>
              <w:rPr>
                <w:rFonts w:ascii="Tahoma" w:hAnsi="Tahoma" w:cs="Tahoma"/>
              </w:rPr>
            </w:pPr>
            <w:r w:rsidRPr="00CE081D">
              <w:rPr>
                <w:rFonts w:ascii="Tahoma" w:hAnsi="Tahoma" w:cs="Tahoma"/>
              </w:rPr>
              <w:t>-</w:t>
            </w:r>
          </w:p>
        </w:tc>
      </w:tr>
      <w:tr w:rsidR="0064590A" w:rsidRPr="00CE081D" w14:paraId="714804F6" w14:textId="77777777" w:rsidTr="00521B26">
        <w:trPr>
          <w:cantSplit/>
          <w:trHeight w:val="72"/>
          <w:tblHeader/>
        </w:trPr>
        <w:tc>
          <w:tcPr>
            <w:tcW w:w="671" w:type="pct"/>
            <w:shd w:val="clear" w:color="auto" w:fill="D9D9D9" w:themeFill="background1" w:themeFillShade="D9"/>
            <w:vAlign w:val="center"/>
          </w:tcPr>
          <w:p w14:paraId="722DA7E5" w14:textId="77777777" w:rsidR="0064590A" w:rsidRPr="00CE081D" w:rsidRDefault="0064590A" w:rsidP="00521B26">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5C8EE730" w14:textId="56131105" w:rsidR="0064590A" w:rsidRPr="00CE081D" w:rsidRDefault="00337905" w:rsidP="00521B26">
            <w:pPr>
              <w:spacing w:after="60"/>
              <w:contextualSpacing/>
              <w:rPr>
                <w:rFonts w:ascii="Tahoma" w:hAnsi="Tahoma" w:cs="Tahoma"/>
              </w:rPr>
            </w:pPr>
            <w:r w:rsidRPr="00CE081D">
              <w:rPr>
                <w:rFonts w:ascii="Tahoma" w:hAnsi="Tahoma" w:cs="Tahoma"/>
              </w:rPr>
              <w:t>-</w:t>
            </w:r>
          </w:p>
        </w:tc>
      </w:tr>
      <w:tr w:rsidR="0064590A" w:rsidRPr="00CE081D" w14:paraId="1BF4AA8C" w14:textId="77777777" w:rsidTr="00521B26">
        <w:trPr>
          <w:cantSplit/>
          <w:trHeight w:val="72"/>
          <w:tblHeader/>
        </w:trPr>
        <w:tc>
          <w:tcPr>
            <w:tcW w:w="671" w:type="pct"/>
            <w:shd w:val="clear" w:color="auto" w:fill="D9D9D9" w:themeFill="background1" w:themeFillShade="D9"/>
            <w:vAlign w:val="center"/>
          </w:tcPr>
          <w:p w14:paraId="72F33A1D" w14:textId="77777777" w:rsidR="0064590A" w:rsidRPr="00CE081D" w:rsidRDefault="0064590A" w:rsidP="00521B26">
            <w:pPr>
              <w:rPr>
                <w:rFonts w:ascii="Tahoma" w:hAnsi="Tahoma" w:cs="Tahoma"/>
                <w:b/>
                <w:iCs/>
              </w:rPr>
            </w:pPr>
            <w:r w:rsidRPr="00CE081D">
              <w:rPr>
                <w:rFonts w:ascii="Tahoma" w:hAnsi="Tahoma" w:cs="Tahoma"/>
                <w:b/>
                <w:iCs/>
              </w:rPr>
              <w:lastRenderedPageBreak/>
              <w:t>UI Image</w:t>
            </w:r>
          </w:p>
        </w:tc>
        <w:tc>
          <w:tcPr>
            <w:tcW w:w="4329" w:type="pct"/>
            <w:vAlign w:val="center"/>
          </w:tcPr>
          <w:p w14:paraId="78096856" w14:textId="3B1B82E2" w:rsidR="0064590A" w:rsidRPr="00CE081D" w:rsidRDefault="008A4A15" w:rsidP="00521B26">
            <w:pPr>
              <w:spacing w:after="60"/>
              <w:contextualSpacing/>
              <w:jc w:val="center"/>
              <w:rPr>
                <w:rFonts w:ascii="Tahoma" w:hAnsi="Tahoma" w:cs="Tahoma"/>
              </w:rPr>
            </w:pPr>
            <w:r w:rsidRPr="00CE081D">
              <w:rPr>
                <w:rFonts w:ascii="Tahoma" w:hAnsi="Tahoma" w:cs="Tahoma"/>
                <w:noProof/>
              </w:rPr>
              <w:drawing>
                <wp:inline distT="0" distB="0" distL="0" distR="0" wp14:anchorId="486E4AC1" wp14:editId="6BC0E230">
                  <wp:extent cx="2023893" cy="3600000"/>
                  <wp:effectExtent l="0" t="0" r="8255" b="6985"/>
                  <wp:docPr id="3" name="Picture 3" descr="../../../Downloads/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nknow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23893" cy="3600000"/>
                          </a:xfrm>
                          <a:prstGeom prst="rect">
                            <a:avLst/>
                          </a:prstGeom>
                          <a:noFill/>
                          <a:ln>
                            <a:noFill/>
                          </a:ln>
                        </pic:spPr>
                      </pic:pic>
                    </a:graphicData>
                  </a:graphic>
                </wp:inline>
              </w:drawing>
            </w:r>
          </w:p>
        </w:tc>
      </w:tr>
      <w:tr w:rsidR="0064590A" w:rsidRPr="00CE081D" w14:paraId="758E4C48" w14:textId="77777777" w:rsidTr="00521B26">
        <w:trPr>
          <w:cantSplit/>
          <w:trHeight w:val="72"/>
          <w:tblHeader/>
        </w:trPr>
        <w:tc>
          <w:tcPr>
            <w:tcW w:w="671" w:type="pct"/>
            <w:shd w:val="clear" w:color="auto" w:fill="D9D9D9" w:themeFill="background1" w:themeFillShade="D9"/>
            <w:vAlign w:val="center"/>
          </w:tcPr>
          <w:p w14:paraId="143F87B7" w14:textId="77777777" w:rsidR="0064590A" w:rsidRPr="00CE081D" w:rsidRDefault="0064590A" w:rsidP="00521B26">
            <w:pPr>
              <w:rPr>
                <w:rFonts w:ascii="Tahoma" w:hAnsi="Tahoma" w:cs="Tahoma"/>
                <w:b/>
                <w:iCs/>
              </w:rPr>
            </w:pPr>
            <w:r w:rsidRPr="00CE081D">
              <w:rPr>
                <w:rFonts w:ascii="Tahoma" w:hAnsi="Tahoma" w:cs="Tahoma"/>
                <w:b/>
                <w:iCs/>
              </w:rPr>
              <w:t>Frequency of Usage</w:t>
            </w:r>
          </w:p>
        </w:tc>
        <w:tc>
          <w:tcPr>
            <w:tcW w:w="4329" w:type="pct"/>
            <w:vAlign w:val="center"/>
          </w:tcPr>
          <w:p w14:paraId="64463C90" w14:textId="77777777" w:rsidR="0064590A" w:rsidRPr="00CE081D" w:rsidRDefault="0064590A" w:rsidP="00521B26">
            <w:pPr>
              <w:spacing w:after="60"/>
              <w:contextualSpacing/>
              <w:rPr>
                <w:rFonts w:ascii="Tahoma" w:hAnsi="Tahoma" w:cs="Tahoma"/>
              </w:rPr>
            </w:pPr>
            <w:r w:rsidRPr="00CE081D">
              <w:rPr>
                <w:rFonts w:ascii="Tahoma" w:hAnsi="Tahoma" w:cs="Tahoma"/>
              </w:rPr>
              <w:t>Often</w:t>
            </w:r>
          </w:p>
        </w:tc>
      </w:tr>
      <w:tr w:rsidR="0064590A" w:rsidRPr="00CE081D" w14:paraId="02A5F491" w14:textId="77777777" w:rsidTr="00337905">
        <w:trPr>
          <w:cantSplit/>
          <w:trHeight w:val="480"/>
          <w:tblHeader/>
        </w:trPr>
        <w:tc>
          <w:tcPr>
            <w:tcW w:w="671" w:type="pct"/>
            <w:shd w:val="clear" w:color="auto" w:fill="D9D9D9" w:themeFill="background1" w:themeFillShade="D9"/>
            <w:vAlign w:val="center"/>
          </w:tcPr>
          <w:p w14:paraId="6F115C8A" w14:textId="77777777" w:rsidR="0064590A" w:rsidRPr="00CE081D" w:rsidRDefault="0064590A" w:rsidP="00521B26">
            <w:pPr>
              <w:rPr>
                <w:rFonts w:ascii="Tahoma" w:hAnsi="Tahoma" w:cs="Tahoma"/>
                <w:b/>
                <w:iCs/>
              </w:rPr>
            </w:pPr>
            <w:r w:rsidRPr="00CE081D">
              <w:rPr>
                <w:rFonts w:ascii="Tahoma" w:hAnsi="Tahoma" w:cs="Tahoma"/>
                <w:b/>
                <w:iCs/>
              </w:rPr>
              <w:t>Notes</w:t>
            </w:r>
          </w:p>
        </w:tc>
        <w:tc>
          <w:tcPr>
            <w:tcW w:w="4329" w:type="pct"/>
            <w:vAlign w:val="center"/>
          </w:tcPr>
          <w:p w14:paraId="56EDFA3E" w14:textId="5439AC22" w:rsidR="0064590A" w:rsidRPr="00CE081D" w:rsidRDefault="00337905" w:rsidP="00337905">
            <w:pPr>
              <w:spacing w:after="60"/>
              <w:contextualSpacing/>
              <w:rPr>
                <w:rFonts w:ascii="Tahoma" w:hAnsi="Tahoma" w:cs="Tahoma"/>
              </w:rPr>
            </w:pPr>
            <w:r w:rsidRPr="00CE081D">
              <w:rPr>
                <w:rFonts w:ascii="Tahoma" w:hAnsi="Tahoma" w:cs="Tahoma"/>
              </w:rPr>
              <w:t>-</w:t>
            </w:r>
          </w:p>
        </w:tc>
      </w:tr>
    </w:tbl>
    <w:p w14:paraId="49AD2701" w14:textId="5C4FF2CC" w:rsidR="00A45A3D" w:rsidRPr="00CE081D" w:rsidRDefault="00481269" w:rsidP="00A45A3D">
      <w:pPr>
        <w:pStyle w:val="Heading3"/>
        <w:rPr>
          <w:rFonts w:ascii="Tahoma" w:hAnsi="Tahoma" w:cs="Tahoma"/>
        </w:rPr>
      </w:pPr>
      <w:bookmarkStart w:id="94" w:name="_Toc465763574"/>
      <w:r w:rsidRPr="00CE081D">
        <w:rPr>
          <w:rFonts w:ascii="Tahoma" w:hAnsi="Tahoma" w:cs="Tahoma"/>
        </w:rPr>
        <w:t>Sort Project</w:t>
      </w:r>
      <w:bookmarkEnd w:id="94"/>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A45A3D" w:rsidRPr="00CE081D" w14:paraId="7D2CA5F1" w14:textId="77777777" w:rsidTr="00521B26">
        <w:trPr>
          <w:cantSplit/>
          <w:trHeight w:val="72"/>
          <w:tblHeader/>
        </w:trPr>
        <w:tc>
          <w:tcPr>
            <w:tcW w:w="671" w:type="pct"/>
            <w:shd w:val="clear" w:color="auto" w:fill="D9D9D9" w:themeFill="background1" w:themeFillShade="D9"/>
            <w:vAlign w:val="center"/>
          </w:tcPr>
          <w:p w14:paraId="12BE3EE9" w14:textId="77777777" w:rsidR="00A45A3D" w:rsidRPr="00CE081D" w:rsidRDefault="00A45A3D" w:rsidP="00521B26">
            <w:pPr>
              <w:rPr>
                <w:rFonts w:ascii="Tahoma" w:hAnsi="Tahoma" w:cs="Tahoma"/>
                <w:b/>
                <w:iCs/>
              </w:rPr>
            </w:pPr>
            <w:r w:rsidRPr="00CE081D">
              <w:rPr>
                <w:rFonts w:ascii="Tahoma" w:hAnsi="Tahoma" w:cs="Tahoma"/>
                <w:b/>
              </w:rPr>
              <w:t>UC ID</w:t>
            </w:r>
          </w:p>
        </w:tc>
        <w:tc>
          <w:tcPr>
            <w:tcW w:w="4329" w:type="pct"/>
            <w:vAlign w:val="center"/>
          </w:tcPr>
          <w:p w14:paraId="2780398D" w14:textId="453F8A4E" w:rsidR="00A45A3D" w:rsidRPr="00CE081D" w:rsidRDefault="00A45A3D" w:rsidP="00521B26">
            <w:pPr>
              <w:spacing w:after="60"/>
              <w:contextualSpacing/>
              <w:rPr>
                <w:rFonts w:ascii="Tahoma" w:hAnsi="Tahoma" w:cs="Tahoma"/>
                <w:iCs/>
              </w:rPr>
            </w:pPr>
            <w:r w:rsidRPr="00CE081D">
              <w:rPr>
                <w:rFonts w:ascii="Tahoma" w:hAnsi="Tahoma" w:cs="Tahoma"/>
                <w:iCs/>
              </w:rPr>
              <w:t>UC-1</w:t>
            </w:r>
            <w:r w:rsidR="00FD08E6" w:rsidRPr="00CE081D">
              <w:rPr>
                <w:rFonts w:ascii="Tahoma" w:hAnsi="Tahoma" w:cs="Tahoma"/>
                <w:iCs/>
              </w:rPr>
              <w:t>0</w:t>
            </w:r>
          </w:p>
        </w:tc>
      </w:tr>
      <w:tr w:rsidR="00A45A3D" w:rsidRPr="00CE081D" w14:paraId="518DC069" w14:textId="77777777" w:rsidTr="00521B26">
        <w:trPr>
          <w:cantSplit/>
          <w:trHeight w:val="72"/>
          <w:tblHeader/>
        </w:trPr>
        <w:tc>
          <w:tcPr>
            <w:tcW w:w="671" w:type="pct"/>
            <w:shd w:val="clear" w:color="auto" w:fill="D9D9D9" w:themeFill="background1" w:themeFillShade="D9"/>
            <w:vAlign w:val="center"/>
          </w:tcPr>
          <w:p w14:paraId="34E718F2" w14:textId="77777777" w:rsidR="00A45A3D" w:rsidRPr="00CE081D" w:rsidRDefault="00A45A3D" w:rsidP="00521B26">
            <w:pPr>
              <w:rPr>
                <w:rFonts w:ascii="Tahoma" w:hAnsi="Tahoma" w:cs="Tahoma"/>
                <w:b/>
                <w:iCs/>
              </w:rPr>
            </w:pPr>
            <w:r w:rsidRPr="00CE081D">
              <w:rPr>
                <w:rFonts w:ascii="Tahoma" w:hAnsi="Tahoma" w:cs="Tahoma"/>
                <w:b/>
                <w:iCs/>
              </w:rPr>
              <w:t>Description</w:t>
            </w:r>
          </w:p>
        </w:tc>
        <w:tc>
          <w:tcPr>
            <w:tcW w:w="4329" w:type="pct"/>
            <w:vAlign w:val="center"/>
          </w:tcPr>
          <w:p w14:paraId="20B4C246" w14:textId="6732289E" w:rsidR="00A45A3D" w:rsidRPr="00CE081D" w:rsidRDefault="00A45A3D" w:rsidP="00481269">
            <w:pPr>
              <w:spacing w:after="60"/>
              <w:contextualSpacing/>
              <w:rPr>
                <w:rFonts w:ascii="Tahoma" w:hAnsi="Tahoma" w:cs="Tahoma"/>
              </w:rPr>
            </w:pPr>
            <w:r w:rsidRPr="00CE081D">
              <w:rPr>
                <w:rFonts w:ascii="Tahoma" w:hAnsi="Tahoma" w:cs="Tahoma"/>
              </w:rPr>
              <w:t xml:space="preserve">Use Case for </w:t>
            </w:r>
            <w:r w:rsidR="00481269" w:rsidRPr="00CE081D">
              <w:rPr>
                <w:rFonts w:ascii="Tahoma" w:hAnsi="Tahoma" w:cs="Tahoma"/>
              </w:rPr>
              <w:t>sorting home page item</w:t>
            </w:r>
          </w:p>
        </w:tc>
      </w:tr>
      <w:tr w:rsidR="00A45A3D" w:rsidRPr="00CE081D" w14:paraId="0B3CBC54" w14:textId="77777777" w:rsidTr="00521B26">
        <w:trPr>
          <w:cantSplit/>
          <w:trHeight w:val="72"/>
          <w:tblHeader/>
        </w:trPr>
        <w:tc>
          <w:tcPr>
            <w:tcW w:w="671" w:type="pct"/>
            <w:shd w:val="clear" w:color="auto" w:fill="D9D9D9" w:themeFill="background1" w:themeFillShade="D9"/>
            <w:vAlign w:val="center"/>
          </w:tcPr>
          <w:p w14:paraId="461B52D6" w14:textId="77777777" w:rsidR="00A45A3D" w:rsidRPr="00CE081D" w:rsidRDefault="00A45A3D" w:rsidP="00521B26">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2145BBA7" w14:textId="4C5B3E97" w:rsidR="00A45A3D" w:rsidRPr="00CE081D" w:rsidRDefault="00A45A3D" w:rsidP="00521B26">
            <w:pPr>
              <w:spacing w:after="60"/>
              <w:contextualSpacing/>
              <w:rPr>
                <w:rFonts w:ascii="Tahoma" w:hAnsi="Tahoma" w:cs="Tahoma"/>
              </w:rPr>
            </w:pPr>
            <w:r w:rsidRPr="00CE081D">
              <w:rPr>
                <w:rFonts w:ascii="Tahoma" w:hAnsi="Tahoma" w:cs="Tahoma"/>
              </w:rPr>
              <w:t>FR-2</w:t>
            </w:r>
            <w:r w:rsidR="000F0024" w:rsidRPr="00CE081D">
              <w:rPr>
                <w:rFonts w:ascii="Tahoma" w:hAnsi="Tahoma" w:cs="Tahoma"/>
              </w:rPr>
              <w:t xml:space="preserve"> - The app shall display list of projects based on user</w:t>
            </w:r>
          </w:p>
        </w:tc>
      </w:tr>
      <w:tr w:rsidR="00A45A3D" w:rsidRPr="00CE081D" w14:paraId="6450A53B" w14:textId="77777777" w:rsidTr="00521B26">
        <w:trPr>
          <w:cantSplit/>
          <w:trHeight w:val="72"/>
          <w:tblHeader/>
        </w:trPr>
        <w:tc>
          <w:tcPr>
            <w:tcW w:w="671" w:type="pct"/>
            <w:shd w:val="clear" w:color="auto" w:fill="D9D9D9" w:themeFill="background1" w:themeFillShade="D9"/>
            <w:vAlign w:val="center"/>
          </w:tcPr>
          <w:p w14:paraId="3411A102" w14:textId="77777777" w:rsidR="00A45A3D" w:rsidRPr="00CE081D" w:rsidRDefault="00A45A3D" w:rsidP="00521B26">
            <w:pPr>
              <w:rPr>
                <w:rFonts w:ascii="Tahoma" w:hAnsi="Tahoma" w:cs="Tahoma"/>
                <w:b/>
                <w:iCs/>
              </w:rPr>
            </w:pPr>
            <w:r w:rsidRPr="00CE081D">
              <w:rPr>
                <w:rFonts w:ascii="Tahoma" w:hAnsi="Tahoma" w:cs="Tahoma"/>
                <w:b/>
                <w:iCs/>
              </w:rPr>
              <w:t>Actor</w:t>
            </w:r>
          </w:p>
        </w:tc>
        <w:tc>
          <w:tcPr>
            <w:tcW w:w="4329" w:type="pct"/>
            <w:vAlign w:val="center"/>
          </w:tcPr>
          <w:p w14:paraId="235A8FF0" w14:textId="77777777" w:rsidR="00A45A3D" w:rsidRPr="00CE081D" w:rsidRDefault="00A45A3D" w:rsidP="00521B26">
            <w:pPr>
              <w:spacing w:after="60"/>
              <w:contextualSpacing/>
              <w:rPr>
                <w:rFonts w:ascii="Tahoma" w:hAnsi="Tahoma" w:cs="Tahoma"/>
              </w:rPr>
            </w:pPr>
            <w:r w:rsidRPr="00CE081D">
              <w:rPr>
                <w:rFonts w:ascii="Tahoma" w:hAnsi="Tahoma" w:cs="Tahoma"/>
              </w:rPr>
              <w:t>User</w:t>
            </w:r>
          </w:p>
        </w:tc>
      </w:tr>
      <w:tr w:rsidR="00A45A3D" w:rsidRPr="00CE081D" w14:paraId="0D4964C2" w14:textId="77777777" w:rsidTr="00521B26">
        <w:trPr>
          <w:cantSplit/>
          <w:trHeight w:val="550"/>
          <w:tblHeader/>
        </w:trPr>
        <w:tc>
          <w:tcPr>
            <w:tcW w:w="671" w:type="pct"/>
            <w:shd w:val="clear" w:color="auto" w:fill="D9D9D9" w:themeFill="background1" w:themeFillShade="D9"/>
            <w:vAlign w:val="center"/>
          </w:tcPr>
          <w:p w14:paraId="04DFA75F" w14:textId="77777777" w:rsidR="00A45A3D" w:rsidRPr="00CE081D" w:rsidRDefault="00A45A3D" w:rsidP="00521B26">
            <w:pPr>
              <w:rPr>
                <w:rFonts w:ascii="Tahoma" w:hAnsi="Tahoma" w:cs="Tahoma"/>
                <w:b/>
                <w:iCs/>
              </w:rPr>
            </w:pPr>
            <w:r w:rsidRPr="00CE081D">
              <w:rPr>
                <w:rFonts w:ascii="Tahoma" w:hAnsi="Tahoma" w:cs="Tahoma"/>
                <w:b/>
                <w:iCs/>
              </w:rPr>
              <w:t>Pre-Condition</w:t>
            </w:r>
          </w:p>
        </w:tc>
        <w:tc>
          <w:tcPr>
            <w:tcW w:w="4329" w:type="pct"/>
            <w:vAlign w:val="center"/>
          </w:tcPr>
          <w:p w14:paraId="2864C038" w14:textId="55FCC37C" w:rsidR="00DE66F0" w:rsidRPr="00CE081D" w:rsidRDefault="00FD08E6" w:rsidP="00481269">
            <w:pPr>
              <w:pStyle w:val="ListParagraph"/>
              <w:numPr>
                <w:ilvl w:val="0"/>
                <w:numId w:val="32"/>
              </w:numPr>
              <w:spacing w:after="60"/>
              <w:ind w:left="383"/>
              <w:contextualSpacing/>
              <w:rPr>
                <w:rFonts w:ascii="Tahoma" w:hAnsi="Tahoma" w:cs="Tahoma"/>
              </w:rPr>
            </w:pPr>
            <w:r w:rsidRPr="00CE081D">
              <w:rPr>
                <w:rFonts w:ascii="Tahoma" w:hAnsi="Tahoma" w:cs="Tahoma"/>
              </w:rPr>
              <w:t>User has passed UC-8</w:t>
            </w:r>
          </w:p>
          <w:p w14:paraId="2772FEEB" w14:textId="3C2EF2B8" w:rsidR="00481269" w:rsidRPr="00CE081D" w:rsidRDefault="00481269" w:rsidP="00481269">
            <w:pPr>
              <w:pStyle w:val="ListParagraph"/>
              <w:numPr>
                <w:ilvl w:val="0"/>
                <w:numId w:val="32"/>
              </w:numPr>
              <w:spacing w:after="60"/>
              <w:ind w:left="383"/>
              <w:contextualSpacing/>
              <w:rPr>
                <w:rFonts w:ascii="Tahoma" w:hAnsi="Tahoma" w:cs="Tahoma"/>
              </w:rPr>
            </w:pPr>
            <w:r w:rsidRPr="00CE081D">
              <w:rPr>
                <w:rFonts w:ascii="Tahoma" w:hAnsi="Tahoma" w:cs="Tahoma"/>
              </w:rPr>
              <w:t>User tap sort icon on upper right corner</w:t>
            </w:r>
            <w:r w:rsidR="001424F1" w:rsidRPr="00CE081D">
              <w:rPr>
                <w:rFonts w:ascii="Tahoma" w:hAnsi="Tahoma" w:cs="Tahoma"/>
              </w:rPr>
              <w:t xml:space="preserve"> (the “AZ” icon)</w:t>
            </w:r>
          </w:p>
          <w:p w14:paraId="7F26C465" w14:textId="3868CA9C" w:rsidR="00481269" w:rsidRPr="00CE081D" w:rsidRDefault="00481269" w:rsidP="00521B26">
            <w:pPr>
              <w:pStyle w:val="ListParagraph"/>
              <w:numPr>
                <w:ilvl w:val="0"/>
                <w:numId w:val="32"/>
              </w:numPr>
              <w:spacing w:after="60"/>
              <w:ind w:left="383"/>
              <w:contextualSpacing/>
              <w:rPr>
                <w:rFonts w:ascii="Tahoma" w:hAnsi="Tahoma" w:cs="Tahoma"/>
              </w:rPr>
            </w:pPr>
            <w:r w:rsidRPr="00CE081D">
              <w:rPr>
                <w:rFonts w:ascii="Tahoma" w:hAnsi="Tahoma" w:cs="Tahoma"/>
              </w:rPr>
              <w:t xml:space="preserve">User select any </w:t>
            </w:r>
            <w:r w:rsidR="006749A0" w:rsidRPr="00CE081D">
              <w:rPr>
                <w:rFonts w:ascii="Tahoma" w:hAnsi="Tahoma" w:cs="Tahoma"/>
              </w:rPr>
              <w:t>sort option</w:t>
            </w:r>
          </w:p>
        </w:tc>
      </w:tr>
      <w:tr w:rsidR="00A45A3D" w:rsidRPr="00CE081D" w14:paraId="2163CB96" w14:textId="77777777" w:rsidTr="00521B26">
        <w:trPr>
          <w:cantSplit/>
          <w:trHeight w:val="72"/>
          <w:tblHeader/>
        </w:trPr>
        <w:tc>
          <w:tcPr>
            <w:tcW w:w="671" w:type="pct"/>
            <w:shd w:val="clear" w:color="auto" w:fill="D9D9D9" w:themeFill="background1" w:themeFillShade="D9"/>
            <w:vAlign w:val="center"/>
          </w:tcPr>
          <w:p w14:paraId="53AB28F0" w14:textId="01AA5591" w:rsidR="00A45A3D" w:rsidRPr="00CE081D" w:rsidRDefault="00A45A3D" w:rsidP="00521B26">
            <w:pPr>
              <w:rPr>
                <w:rFonts w:ascii="Tahoma" w:hAnsi="Tahoma" w:cs="Tahoma"/>
                <w:b/>
                <w:iCs/>
              </w:rPr>
            </w:pPr>
            <w:r w:rsidRPr="00CE081D">
              <w:rPr>
                <w:rFonts w:ascii="Tahoma" w:hAnsi="Tahoma" w:cs="Tahoma"/>
                <w:b/>
                <w:iCs/>
              </w:rPr>
              <w:t>Trigger</w:t>
            </w:r>
          </w:p>
        </w:tc>
        <w:tc>
          <w:tcPr>
            <w:tcW w:w="4329" w:type="pct"/>
            <w:vAlign w:val="center"/>
          </w:tcPr>
          <w:p w14:paraId="684E5D72" w14:textId="276DBAB1" w:rsidR="00A45A3D" w:rsidRPr="00CE081D" w:rsidRDefault="00E65D4A" w:rsidP="00E65D4A">
            <w:pPr>
              <w:spacing w:after="60"/>
              <w:contextualSpacing/>
              <w:rPr>
                <w:rFonts w:ascii="Tahoma" w:hAnsi="Tahoma" w:cs="Tahoma"/>
              </w:rPr>
            </w:pPr>
            <w:r w:rsidRPr="00CE081D">
              <w:rPr>
                <w:rFonts w:ascii="Tahoma" w:hAnsi="Tahoma" w:cs="Tahoma"/>
              </w:rPr>
              <w:t>User tap done button</w:t>
            </w:r>
          </w:p>
        </w:tc>
      </w:tr>
      <w:tr w:rsidR="00A45A3D" w:rsidRPr="00CE081D" w14:paraId="7098EFF6" w14:textId="77777777" w:rsidTr="00521B26">
        <w:trPr>
          <w:cantSplit/>
          <w:trHeight w:val="72"/>
          <w:tblHeader/>
        </w:trPr>
        <w:tc>
          <w:tcPr>
            <w:tcW w:w="671" w:type="pct"/>
            <w:shd w:val="clear" w:color="auto" w:fill="D9D9D9" w:themeFill="background1" w:themeFillShade="D9"/>
            <w:vAlign w:val="center"/>
          </w:tcPr>
          <w:p w14:paraId="0C8605EC" w14:textId="77777777" w:rsidR="00A45A3D" w:rsidRPr="00CE081D" w:rsidRDefault="00A45A3D" w:rsidP="00521B26">
            <w:pPr>
              <w:rPr>
                <w:rFonts w:ascii="Tahoma" w:hAnsi="Tahoma" w:cs="Tahoma"/>
                <w:b/>
                <w:iCs/>
              </w:rPr>
            </w:pPr>
            <w:r w:rsidRPr="00CE081D">
              <w:rPr>
                <w:rFonts w:ascii="Tahoma" w:hAnsi="Tahoma" w:cs="Tahoma"/>
                <w:b/>
                <w:iCs/>
              </w:rPr>
              <w:t>Normal Scenarios</w:t>
            </w:r>
          </w:p>
        </w:tc>
        <w:tc>
          <w:tcPr>
            <w:tcW w:w="4329" w:type="pct"/>
            <w:vAlign w:val="center"/>
          </w:tcPr>
          <w:p w14:paraId="0C9DECB4" w14:textId="39081424" w:rsidR="00E65D4A" w:rsidRPr="00CE081D" w:rsidRDefault="00A45A3D" w:rsidP="00E65D4A">
            <w:pPr>
              <w:pStyle w:val="UseCase1"/>
              <w:numPr>
                <w:ilvl w:val="0"/>
                <w:numId w:val="5"/>
              </w:numPr>
              <w:rPr>
                <w:rFonts w:ascii="Tahoma" w:hAnsi="Tahoma" w:cs="Tahoma"/>
                <w:b w:val="0"/>
                <w:sz w:val="20"/>
                <w:szCs w:val="20"/>
              </w:rPr>
            </w:pPr>
            <w:r w:rsidRPr="00CE081D">
              <w:rPr>
                <w:rFonts w:ascii="Tahoma" w:hAnsi="Tahoma" w:cs="Tahoma"/>
                <w:b w:val="0"/>
                <w:sz w:val="20"/>
                <w:szCs w:val="20"/>
              </w:rPr>
              <w:t xml:space="preserve">Application </w:t>
            </w:r>
            <w:r w:rsidR="00E65D4A" w:rsidRPr="00CE081D">
              <w:rPr>
                <w:rFonts w:ascii="Tahoma" w:hAnsi="Tahoma" w:cs="Tahoma"/>
                <w:b w:val="0"/>
                <w:sz w:val="20"/>
                <w:szCs w:val="20"/>
              </w:rPr>
              <w:t>filters home page data source</w:t>
            </w:r>
          </w:p>
          <w:p w14:paraId="05F98505" w14:textId="77777777" w:rsidR="00A45A3D" w:rsidRPr="00CE081D" w:rsidRDefault="00E65D4A" w:rsidP="00521B26">
            <w:pPr>
              <w:pStyle w:val="UseCase1"/>
              <w:numPr>
                <w:ilvl w:val="0"/>
                <w:numId w:val="5"/>
              </w:numPr>
              <w:rPr>
                <w:rFonts w:ascii="Tahoma" w:hAnsi="Tahoma" w:cs="Tahoma"/>
                <w:b w:val="0"/>
                <w:sz w:val="20"/>
                <w:szCs w:val="20"/>
              </w:rPr>
            </w:pPr>
            <w:r w:rsidRPr="00CE081D">
              <w:rPr>
                <w:rFonts w:ascii="Tahoma" w:hAnsi="Tahoma" w:cs="Tahoma"/>
                <w:b w:val="0"/>
                <w:sz w:val="20"/>
                <w:szCs w:val="20"/>
              </w:rPr>
              <w:t>Application refresh home page</w:t>
            </w:r>
          </w:p>
          <w:p w14:paraId="6701D7A4" w14:textId="77777777" w:rsidR="00E65D4A" w:rsidRPr="00CE081D" w:rsidRDefault="001424F1" w:rsidP="00521B26">
            <w:pPr>
              <w:pStyle w:val="UseCase1"/>
              <w:numPr>
                <w:ilvl w:val="0"/>
                <w:numId w:val="5"/>
              </w:numPr>
              <w:rPr>
                <w:rFonts w:ascii="Tahoma" w:hAnsi="Tahoma" w:cs="Tahoma"/>
                <w:b w:val="0"/>
                <w:sz w:val="20"/>
                <w:szCs w:val="20"/>
              </w:rPr>
            </w:pPr>
            <w:r w:rsidRPr="00CE081D">
              <w:rPr>
                <w:rFonts w:ascii="Tahoma" w:hAnsi="Tahoma" w:cs="Tahoma"/>
                <w:b w:val="0"/>
                <w:sz w:val="20"/>
                <w:szCs w:val="20"/>
              </w:rPr>
              <w:t>Sort option semi modal dismissed</w:t>
            </w:r>
          </w:p>
          <w:p w14:paraId="218E7130" w14:textId="7B51C4FC" w:rsidR="0083237F" w:rsidRPr="00CE081D" w:rsidRDefault="0083237F" w:rsidP="00521B26">
            <w:pPr>
              <w:pStyle w:val="UseCase1"/>
              <w:numPr>
                <w:ilvl w:val="0"/>
                <w:numId w:val="5"/>
              </w:numPr>
              <w:rPr>
                <w:rFonts w:ascii="Tahoma" w:hAnsi="Tahoma" w:cs="Tahoma"/>
                <w:b w:val="0"/>
                <w:sz w:val="20"/>
                <w:szCs w:val="20"/>
              </w:rPr>
            </w:pPr>
            <w:r w:rsidRPr="00CE081D">
              <w:rPr>
                <w:rFonts w:ascii="Tahoma" w:hAnsi="Tahoma" w:cs="Tahoma"/>
                <w:b w:val="0"/>
                <w:sz w:val="20"/>
                <w:szCs w:val="20"/>
              </w:rPr>
              <w:t>Sort option default is set to Distance</w:t>
            </w:r>
          </w:p>
        </w:tc>
      </w:tr>
      <w:tr w:rsidR="00A45A3D" w:rsidRPr="00CE081D" w14:paraId="0C469FE7" w14:textId="77777777" w:rsidTr="00521B26">
        <w:trPr>
          <w:cantSplit/>
          <w:trHeight w:val="72"/>
          <w:tblHeader/>
        </w:trPr>
        <w:tc>
          <w:tcPr>
            <w:tcW w:w="671" w:type="pct"/>
            <w:shd w:val="clear" w:color="auto" w:fill="D9D9D9" w:themeFill="background1" w:themeFillShade="D9"/>
            <w:vAlign w:val="center"/>
          </w:tcPr>
          <w:p w14:paraId="363AB30B" w14:textId="5070BF6C" w:rsidR="00A45A3D" w:rsidRPr="00CE081D" w:rsidRDefault="00A45A3D" w:rsidP="00521B26">
            <w:pPr>
              <w:rPr>
                <w:rFonts w:ascii="Tahoma" w:hAnsi="Tahoma" w:cs="Tahoma"/>
                <w:b/>
                <w:iCs/>
              </w:rPr>
            </w:pPr>
            <w:r w:rsidRPr="00CE081D">
              <w:rPr>
                <w:rFonts w:ascii="Tahoma" w:hAnsi="Tahoma" w:cs="Tahoma"/>
                <w:b/>
                <w:iCs/>
              </w:rPr>
              <w:t>UI Validation</w:t>
            </w:r>
          </w:p>
        </w:tc>
        <w:tc>
          <w:tcPr>
            <w:tcW w:w="4329" w:type="pct"/>
            <w:vAlign w:val="center"/>
          </w:tcPr>
          <w:p w14:paraId="04F37E72" w14:textId="77777777" w:rsidR="00A45A3D" w:rsidRPr="00CE081D" w:rsidRDefault="00A45A3D" w:rsidP="00521B26">
            <w:pPr>
              <w:spacing w:after="60"/>
              <w:contextualSpacing/>
              <w:rPr>
                <w:rFonts w:ascii="Tahoma" w:hAnsi="Tahoma" w:cs="Tahoma"/>
              </w:rPr>
            </w:pPr>
            <w:r w:rsidRPr="00CE081D">
              <w:rPr>
                <w:rFonts w:ascii="Tahoma" w:hAnsi="Tahoma" w:cs="Tahoma"/>
              </w:rPr>
              <w:t>-</w:t>
            </w:r>
          </w:p>
        </w:tc>
      </w:tr>
      <w:tr w:rsidR="00A45A3D" w:rsidRPr="00CE081D" w14:paraId="15C74416" w14:textId="77777777" w:rsidTr="00521B26">
        <w:trPr>
          <w:cantSplit/>
          <w:trHeight w:val="72"/>
          <w:tblHeader/>
        </w:trPr>
        <w:tc>
          <w:tcPr>
            <w:tcW w:w="671" w:type="pct"/>
            <w:shd w:val="clear" w:color="auto" w:fill="D9D9D9" w:themeFill="background1" w:themeFillShade="D9"/>
            <w:vAlign w:val="center"/>
          </w:tcPr>
          <w:p w14:paraId="0C711525" w14:textId="77777777" w:rsidR="00A45A3D" w:rsidRPr="00CE081D" w:rsidRDefault="00A45A3D" w:rsidP="00521B26">
            <w:pPr>
              <w:rPr>
                <w:rFonts w:ascii="Tahoma" w:hAnsi="Tahoma" w:cs="Tahoma"/>
                <w:b/>
                <w:iCs/>
              </w:rPr>
            </w:pPr>
            <w:r w:rsidRPr="00CE081D">
              <w:rPr>
                <w:rFonts w:ascii="Tahoma" w:hAnsi="Tahoma" w:cs="Tahoma"/>
                <w:b/>
                <w:iCs/>
              </w:rPr>
              <w:t>Business Rules</w:t>
            </w:r>
          </w:p>
        </w:tc>
        <w:tc>
          <w:tcPr>
            <w:tcW w:w="4329" w:type="pct"/>
            <w:vAlign w:val="center"/>
          </w:tcPr>
          <w:p w14:paraId="6944F711" w14:textId="77777777" w:rsidR="00A45A3D" w:rsidRPr="00CE081D" w:rsidRDefault="00A45A3D" w:rsidP="00521B26">
            <w:pPr>
              <w:spacing w:after="60"/>
              <w:contextualSpacing/>
              <w:rPr>
                <w:rFonts w:ascii="Tahoma" w:hAnsi="Tahoma" w:cs="Tahoma"/>
              </w:rPr>
            </w:pPr>
            <w:r w:rsidRPr="00CE081D">
              <w:rPr>
                <w:rFonts w:ascii="Tahoma" w:hAnsi="Tahoma" w:cs="Tahoma"/>
              </w:rPr>
              <w:t>-</w:t>
            </w:r>
          </w:p>
        </w:tc>
      </w:tr>
      <w:tr w:rsidR="00A45A3D" w:rsidRPr="00CE081D" w14:paraId="42AA9F93" w14:textId="77777777" w:rsidTr="00521B26">
        <w:trPr>
          <w:cantSplit/>
          <w:trHeight w:val="72"/>
          <w:tblHeader/>
        </w:trPr>
        <w:tc>
          <w:tcPr>
            <w:tcW w:w="671" w:type="pct"/>
            <w:shd w:val="clear" w:color="auto" w:fill="D9D9D9" w:themeFill="background1" w:themeFillShade="D9"/>
            <w:vAlign w:val="center"/>
          </w:tcPr>
          <w:p w14:paraId="188BAB9A" w14:textId="77777777" w:rsidR="00A45A3D" w:rsidRPr="00CE081D" w:rsidRDefault="00A45A3D" w:rsidP="00521B26">
            <w:pPr>
              <w:rPr>
                <w:rFonts w:ascii="Tahoma" w:hAnsi="Tahoma" w:cs="Tahoma"/>
                <w:b/>
                <w:iCs/>
              </w:rPr>
            </w:pPr>
            <w:r w:rsidRPr="00CE081D">
              <w:rPr>
                <w:rFonts w:ascii="Tahoma" w:hAnsi="Tahoma" w:cs="Tahoma"/>
                <w:b/>
                <w:iCs/>
              </w:rPr>
              <w:t>Success Result</w:t>
            </w:r>
          </w:p>
        </w:tc>
        <w:tc>
          <w:tcPr>
            <w:tcW w:w="4329" w:type="pct"/>
            <w:vAlign w:val="center"/>
          </w:tcPr>
          <w:p w14:paraId="414301D8" w14:textId="3962002F" w:rsidR="00A45A3D" w:rsidRPr="00CE081D" w:rsidRDefault="001424F1" w:rsidP="001424F1">
            <w:pPr>
              <w:spacing w:after="60"/>
              <w:contextualSpacing/>
              <w:rPr>
                <w:rFonts w:ascii="Tahoma" w:hAnsi="Tahoma" w:cs="Tahoma"/>
              </w:rPr>
            </w:pPr>
            <w:r w:rsidRPr="00CE081D">
              <w:rPr>
                <w:rFonts w:ascii="Tahoma" w:hAnsi="Tahoma" w:cs="Tahoma"/>
              </w:rPr>
              <w:t>Home page content is updated</w:t>
            </w:r>
          </w:p>
        </w:tc>
      </w:tr>
      <w:tr w:rsidR="00A45A3D" w:rsidRPr="00CE081D" w14:paraId="701BC9EB" w14:textId="77777777" w:rsidTr="00521B26">
        <w:trPr>
          <w:cantSplit/>
          <w:trHeight w:val="522"/>
          <w:tblHeader/>
        </w:trPr>
        <w:tc>
          <w:tcPr>
            <w:tcW w:w="671" w:type="pct"/>
            <w:shd w:val="clear" w:color="auto" w:fill="D9D9D9" w:themeFill="background1" w:themeFillShade="D9"/>
            <w:vAlign w:val="center"/>
          </w:tcPr>
          <w:p w14:paraId="26B897A8" w14:textId="77777777" w:rsidR="00A45A3D" w:rsidRPr="00CE081D" w:rsidRDefault="00A45A3D" w:rsidP="00521B26">
            <w:pPr>
              <w:rPr>
                <w:rFonts w:ascii="Tahoma" w:hAnsi="Tahoma" w:cs="Tahoma"/>
                <w:b/>
                <w:iCs/>
              </w:rPr>
            </w:pPr>
            <w:r w:rsidRPr="00CE081D">
              <w:rPr>
                <w:rFonts w:ascii="Tahoma" w:hAnsi="Tahoma" w:cs="Tahoma"/>
                <w:b/>
                <w:iCs/>
              </w:rPr>
              <w:t>Minimal Result</w:t>
            </w:r>
          </w:p>
        </w:tc>
        <w:tc>
          <w:tcPr>
            <w:tcW w:w="4329" w:type="pct"/>
            <w:vAlign w:val="center"/>
          </w:tcPr>
          <w:p w14:paraId="129EC5ED" w14:textId="77777777" w:rsidR="00A45A3D" w:rsidRPr="00CE081D" w:rsidRDefault="00A45A3D" w:rsidP="00E13476">
            <w:pPr>
              <w:spacing w:after="60"/>
              <w:contextualSpacing/>
              <w:rPr>
                <w:rFonts w:ascii="Tahoma" w:hAnsi="Tahoma" w:cs="Tahoma"/>
              </w:rPr>
            </w:pPr>
            <w:r w:rsidRPr="00CE081D">
              <w:rPr>
                <w:rFonts w:ascii="Tahoma" w:hAnsi="Tahoma" w:cs="Tahoma"/>
              </w:rPr>
              <w:t>Home page will show with placeholder</w:t>
            </w:r>
          </w:p>
        </w:tc>
      </w:tr>
      <w:tr w:rsidR="00A45A3D" w:rsidRPr="00CE081D" w14:paraId="2BF1A233" w14:textId="77777777" w:rsidTr="00521B26">
        <w:trPr>
          <w:cantSplit/>
          <w:trHeight w:val="72"/>
          <w:tblHeader/>
        </w:trPr>
        <w:tc>
          <w:tcPr>
            <w:tcW w:w="671" w:type="pct"/>
            <w:shd w:val="clear" w:color="auto" w:fill="D9D9D9" w:themeFill="background1" w:themeFillShade="D9"/>
            <w:vAlign w:val="center"/>
          </w:tcPr>
          <w:p w14:paraId="751E3EBE" w14:textId="77777777" w:rsidR="00A45A3D" w:rsidRPr="00CE081D" w:rsidRDefault="00A45A3D" w:rsidP="00521B26">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245A0153" w14:textId="77777777" w:rsidR="00A45A3D" w:rsidRPr="00CE081D" w:rsidRDefault="00A45A3D" w:rsidP="00521B26">
            <w:pPr>
              <w:spacing w:after="60"/>
              <w:contextualSpacing/>
              <w:rPr>
                <w:rFonts w:ascii="Tahoma" w:hAnsi="Tahoma" w:cs="Tahoma"/>
              </w:rPr>
            </w:pPr>
            <w:r w:rsidRPr="00CE081D">
              <w:rPr>
                <w:rFonts w:ascii="Tahoma" w:hAnsi="Tahoma" w:cs="Tahoma"/>
              </w:rPr>
              <w:t>-</w:t>
            </w:r>
          </w:p>
        </w:tc>
      </w:tr>
      <w:tr w:rsidR="00A45A3D" w:rsidRPr="00CE081D" w14:paraId="34A1E1A9" w14:textId="77777777" w:rsidTr="00521B26">
        <w:trPr>
          <w:cantSplit/>
          <w:trHeight w:val="72"/>
          <w:tblHeader/>
        </w:trPr>
        <w:tc>
          <w:tcPr>
            <w:tcW w:w="671" w:type="pct"/>
            <w:shd w:val="clear" w:color="auto" w:fill="D9D9D9" w:themeFill="background1" w:themeFillShade="D9"/>
            <w:vAlign w:val="center"/>
          </w:tcPr>
          <w:p w14:paraId="6FE83838" w14:textId="77777777" w:rsidR="00A45A3D" w:rsidRPr="00CE081D" w:rsidRDefault="00A45A3D" w:rsidP="00521B26">
            <w:pPr>
              <w:rPr>
                <w:rFonts w:ascii="Tahoma" w:hAnsi="Tahoma" w:cs="Tahoma"/>
                <w:b/>
                <w:iCs/>
              </w:rPr>
            </w:pPr>
            <w:r w:rsidRPr="00CE081D">
              <w:rPr>
                <w:rFonts w:ascii="Tahoma" w:hAnsi="Tahoma" w:cs="Tahoma"/>
                <w:b/>
                <w:iCs/>
              </w:rPr>
              <w:lastRenderedPageBreak/>
              <w:t>UI Image</w:t>
            </w:r>
          </w:p>
        </w:tc>
        <w:tc>
          <w:tcPr>
            <w:tcW w:w="4329" w:type="pct"/>
            <w:vAlign w:val="center"/>
          </w:tcPr>
          <w:p w14:paraId="3AC1B74D" w14:textId="19E6C3AB" w:rsidR="00A45A3D" w:rsidRPr="00CE081D" w:rsidRDefault="00A45A3D" w:rsidP="00521B26">
            <w:pPr>
              <w:spacing w:after="60"/>
              <w:contextualSpacing/>
              <w:jc w:val="center"/>
              <w:rPr>
                <w:rFonts w:ascii="Tahoma" w:hAnsi="Tahoma" w:cs="Tahoma"/>
              </w:rPr>
            </w:pPr>
            <w:r w:rsidRPr="00CE081D">
              <w:rPr>
                <w:rFonts w:ascii="Tahoma" w:hAnsi="Tahoma" w:cs="Tahoma"/>
              </w:rPr>
              <w:t xml:space="preserve">       </w:t>
            </w:r>
            <w:r w:rsidR="00962294" w:rsidRPr="00CE081D">
              <w:rPr>
                <w:rFonts w:ascii="Tahoma" w:hAnsi="Tahoma" w:cs="Tahoma"/>
                <w:noProof/>
              </w:rPr>
              <w:drawing>
                <wp:inline distT="0" distB="0" distL="0" distR="0" wp14:anchorId="748326B6" wp14:editId="2D82D496">
                  <wp:extent cx="2023893" cy="3600000"/>
                  <wp:effectExtent l="0" t="0" r="8255" b="6985"/>
                  <wp:docPr id="5" name="Picture 5" descr="../../../Downloads/Unknow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known-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23893" cy="3600000"/>
                          </a:xfrm>
                          <a:prstGeom prst="rect">
                            <a:avLst/>
                          </a:prstGeom>
                          <a:noFill/>
                          <a:ln>
                            <a:noFill/>
                          </a:ln>
                        </pic:spPr>
                      </pic:pic>
                    </a:graphicData>
                  </a:graphic>
                </wp:inline>
              </w:drawing>
            </w:r>
          </w:p>
        </w:tc>
      </w:tr>
      <w:tr w:rsidR="00A45A3D" w:rsidRPr="00CE081D" w14:paraId="362CFD5E" w14:textId="77777777" w:rsidTr="00521B26">
        <w:trPr>
          <w:cantSplit/>
          <w:trHeight w:val="72"/>
          <w:tblHeader/>
        </w:trPr>
        <w:tc>
          <w:tcPr>
            <w:tcW w:w="671" w:type="pct"/>
            <w:shd w:val="clear" w:color="auto" w:fill="D9D9D9" w:themeFill="background1" w:themeFillShade="D9"/>
            <w:vAlign w:val="center"/>
          </w:tcPr>
          <w:p w14:paraId="415ADE52" w14:textId="77777777" w:rsidR="00A45A3D" w:rsidRPr="00CE081D" w:rsidRDefault="00A45A3D" w:rsidP="00521B26">
            <w:pPr>
              <w:rPr>
                <w:rFonts w:ascii="Tahoma" w:hAnsi="Tahoma" w:cs="Tahoma"/>
                <w:b/>
                <w:iCs/>
              </w:rPr>
            </w:pPr>
            <w:r w:rsidRPr="00CE081D">
              <w:rPr>
                <w:rFonts w:ascii="Tahoma" w:hAnsi="Tahoma" w:cs="Tahoma"/>
                <w:b/>
                <w:iCs/>
              </w:rPr>
              <w:t>Frequency of Usage</w:t>
            </w:r>
          </w:p>
        </w:tc>
        <w:tc>
          <w:tcPr>
            <w:tcW w:w="4329" w:type="pct"/>
            <w:vAlign w:val="center"/>
          </w:tcPr>
          <w:p w14:paraId="560FC608" w14:textId="77777777" w:rsidR="00A45A3D" w:rsidRPr="00CE081D" w:rsidRDefault="00A45A3D" w:rsidP="00521B26">
            <w:pPr>
              <w:spacing w:after="60"/>
              <w:contextualSpacing/>
              <w:rPr>
                <w:rFonts w:ascii="Tahoma" w:hAnsi="Tahoma" w:cs="Tahoma"/>
              </w:rPr>
            </w:pPr>
            <w:r w:rsidRPr="00CE081D">
              <w:rPr>
                <w:rFonts w:ascii="Tahoma" w:hAnsi="Tahoma" w:cs="Tahoma"/>
              </w:rPr>
              <w:t>Often</w:t>
            </w:r>
          </w:p>
        </w:tc>
      </w:tr>
      <w:tr w:rsidR="00A45A3D" w:rsidRPr="00CE081D" w14:paraId="1BCF506E" w14:textId="77777777" w:rsidTr="00521B26">
        <w:trPr>
          <w:cantSplit/>
          <w:trHeight w:val="480"/>
          <w:tblHeader/>
        </w:trPr>
        <w:tc>
          <w:tcPr>
            <w:tcW w:w="671" w:type="pct"/>
            <w:shd w:val="clear" w:color="auto" w:fill="D9D9D9" w:themeFill="background1" w:themeFillShade="D9"/>
            <w:vAlign w:val="center"/>
          </w:tcPr>
          <w:p w14:paraId="7700DE87" w14:textId="77777777" w:rsidR="00A45A3D" w:rsidRPr="00CE081D" w:rsidRDefault="00A45A3D" w:rsidP="00521B26">
            <w:pPr>
              <w:rPr>
                <w:rFonts w:ascii="Tahoma" w:hAnsi="Tahoma" w:cs="Tahoma"/>
                <w:b/>
                <w:iCs/>
              </w:rPr>
            </w:pPr>
            <w:r w:rsidRPr="00CE081D">
              <w:rPr>
                <w:rFonts w:ascii="Tahoma" w:hAnsi="Tahoma" w:cs="Tahoma"/>
                <w:b/>
                <w:iCs/>
              </w:rPr>
              <w:t>Notes</w:t>
            </w:r>
          </w:p>
        </w:tc>
        <w:tc>
          <w:tcPr>
            <w:tcW w:w="4329" w:type="pct"/>
            <w:vAlign w:val="center"/>
          </w:tcPr>
          <w:p w14:paraId="7765EA02" w14:textId="77777777" w:rsidR="00A45A3D" w:rsidRPr="00CE081D" w:rsidRDefault="00A45A3D" w:rsidP="00521B26">
            <w:pPr>
              <w:spacing w:after="60"/>
              <w:contextualSpacing/>
              <w:rPr>
                <w:rFonts w:ascii="Tahoma" w:hAnsi="Tahoma" w:cs="Tahoma"/>
              </w:rPr>
            </w:pPr>
            <w:r w:rsidRPr="00CE081D">
              <w:rPr>
                <w:rFonts w:ascii="Tahoma" w:hAnsi="Tahoma" w:cs="Tahoma"/>
              </w:rPr>
              <w:t>-</w:t>
            </w:r>
          </w:p>
        </w:tc>
      </w:tr>
    </w:tbl>
    <w:p w14:paraId="7A2A8BD6" w14:textId="0FCD9EB5" w:rsidR="001424F1" w:rsidRPr="00CE081D" w:rsidRDefault="001424F1" w:rsidP="001424F1">
      <w:pPr>
        <w:pStyle w:val="Heading3"/>
        <w:rPr>
          <w:rFonts w:ascii="Tahoma" w:hAnsi="Tahoma" w:cs="Tahoma"/>
        </w:rPr>
      </w:pPr>
      <w:bookmarkStart w:id="95" w:name="_Toc465763575"/>
      <w:r w:rsidRPr="00CE081D">
        <w:rPr>
          <w:rFonts w:ascii="Tahoma" w:hAnsi="Tahoma" w:cs="Tahoma"/>
        </w:rPr>
        <w:t>Filter Project</w:t>
      </w:r>
      <w:bookmarkEnd w:id="95"/>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1424F1" w:rsidRPr="00CE081D" w14:paraId="20CF80AA" w14:textId="77777777" w:rsidTr="00521B26">
        <w:trPr>
          <w:cantSplit/>
          <w:trHeight w:val="72"/>
          <w:tblHeader/>
        </w:trPr>
        <w:tc>
          <w:tcPr>
            <w:tcW w:w="671" w:type="pct"/>
            <w:shd w:val="clear" w:color="auto" w:fill="D9D9D9" w:themeFill="background1" w:themeFillShade="D9"/>
            <w:vAlign w:val="center"/>
          </w:tcPr>
          <w:p w14:paraId="4D43967D" w14:textId="77777777" w:rsidR="001424F1" w:rsidRPr="00CE081D" w:rsidRDefault="001424F1" w:rsidP="00521B26">
            <w:pPr>
              <w:rPr>
                <w:rFonts w:ascii="Tahoma" w:hAnsi="Tahoma" w:cs="Tahoma"/>
                <w:b/>
                <w:iCs/>
              </w:rPr>
            </w:pPr>
            <w:r w:rsidRPr="00CE081D">
              <w:rPr>
                <w:rFonts w:ascii="Tahoma" w:hAnsi="Tahoma" w:cs="Tahoma"/>
                <w:b/>
              </w:rPr>
              <w:t>UC ID</w:t>
            </w:r>
          </w:p>
        </w:tc>
        <w:tc>
          <w:tcPr>
            <w:tcW w:w="4329" w:type="pct"/>
            <w:vAlign w:val="center"/>
          </w:tcPr>
          <w:p w14:paraId="34F11C17" w14:textId="3BC46DDD" w:rsidR="001424F1" w:rsidRPr="00CE081D" w:rsidRDefault="001424F1" w:rsidP="00521B26">
            <w:pPr>
              <w:spacing w:after="60"/>
              <w:contextualSpacing/>
              <w:rPr>
                <w:rFonts w:ascii="Tahoma" w:hAnsi="Tahoma" w:cs="Tahoma"/>
                <w:iCs/>
              </w:rPr>
            </w:pPr>
            <w:r w:rsidRPr="00CE081D">
              <w:rPr>
                <w:rFonts w:ascii="Tahoma" w:hAnsi="Tahoma" w:cs="Tahoma"/>
                <w:iCs/>
              </w:rPr>
              <w:t>UC-1</w:t>
            </w:r>
            <w:r w:rsidR="00FD08E6" w:rsidRPr="00CE081D">
              <w:rPr>
                <w:rFonts w:ascii="Tahoma" w:hAnsi="Tahoma" w:cs="Tahoma"/>
                <w:iCs/>
              </w:rPr>
              <w:t>1</w:t>
            </w:r>
          </w:p>
        </w:tc>
      </w:tr>
      <w:tr w:rsidR="001424F1" w:rsidRPr="00CE081D" w14:paraId="6E070B7D" w14:textId="77777777" w:rsidTr="00521B26">
        <w:trPr>
          <w:cantSplit/>
          <w:trHeight w:val="72"/>
          <w:tblHeader/>
        </w:trPr>
        <w:tc>
          <w:tcPr>
            <w:tcW w:w="671" w:type="pct"/>
            <w:shd w:val="clear" w:color="auto" w:fill="D9D9D9" w:themeFill="background1" w:themeFillShade="D9"/>
            <w:vAlign w:val="center"/>
          </w:tcPr>
          <w:p w14:paraId="5387B939" w14:textId="77777777" w:rsidR="001424F1" w:rsidRPr="00CE081D" w:rsidRDefault="001424F1" w:rsidP="00521B26">
            <w:pPr>
              <w:rPr>
                <w:rFonts w:ascii="Tahoma" w:hAnsi="Tahoma" w:cs="Tahoma"/>
                <w:b/>
                <w:iCs/>
              </w:rPr>
            </w:pPr>
            <w:r w:rsidRPr="00CE081D">
              <w:rPr>
                <w:rFonts w:ascii="Tahoma" w:hAnsi="Tahoma" w:cs="Tahoma"/>
                <w:b/>
                <w:iCs/>
              </w:rPr>
              <w:t>Description</w:t>
            </w:r>
          </w:p>
        </w:tc>
        <w:tc>
          <w:tcPr>
            <w:tcW w:w="4329" w:type="pct"/>
            <w:vAlign w:val="center"/>
          </w:tcPr>
          <w:p w14:paraId="18D993C7" w14:textId="0A736683" w:rsidR="001424F1" w:rsidRPr="00CE081D" w:rsidRDefault="001424F1" w:rsidP="001424F1">
            <w:pPr>
              <w:spacing w:after="60"/>
              <w:contextualSpacing/>
              <w:rPr>
                <w:rFonts w:ascii="Tahoma" w:hAnsi="Tahoma" w:cs="Tahoma"/>
              </w:rPr>
            </w:pPr>
            <w:r w:rsidRPr="00CE081D">
              <w:rPr>
                <w:rFonts w:ascii="Tahoma" w:hAnsi="Tahoma" w:cs="Tahoma"/>
              </w:rPr>
              <w:t>Use Case for filtering home page item</w:t>
            </w:r>
          </w:p>
        </w:tc>
      </w:tr>
      <w:tr w:rsidR="001424F1" w:rsidRPr="00CE081D" w14:paraId="0FE13696" w14:textId="77777777" w:rsidTr="00521B26">
        <w:trPr>
          <w:cantSplit/>
          <w:trHeight w:val="72"/>
          <w:tblHeader/>
        </w:trPr>
        <w:tc>
          <w:tcPr>
            <w:tcW w:w="671" w:type="pct"/>
            <w:shd w:val="clear" w:color="auto" w:fill="D9D9D9" w:themeFill="background1" w:themeFillShade="D9"/>
            <w:vAlign w:val="center"/>
          </w:tcPr>
          <w:p w14:paraId="1F509E38" w14:textId="77777777" w:rsidR="001424F1" w:rsidRPr="00CE081D" w:rsidRDefault="001424F1" w:rsidP="00521B26">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72D27BB8" w14:textId="4F5C69A5" w:rsidR="001424F1" w:rsidRPr="00CE081D" w:rsidRDefault="001424F1" w:rsidP="00521B26">
            <w:pPr>
              <w:spacing w:after="60"/>
              <w:contextualSpacing/>
              <w:rPr>
                <w:rFonts w:ascii="Tahoma" w:hAnsi="Tahoma" w:cs="Tahoma"/>
              </w:rPr>
            </w:pPr>
            <w:r w:rsidRPr="00CE081D">
              <w:rPr>
                <w:rFonts w:ascii="Tahoma" w:hAnsi="Tahoma" w:cs="Tahoma"/>
              </w:rPr>
              <w:t>FR-2</w:t>
            </w:r>
            <w:r w:rsidR="000F0024" w:rsidRPr="00CE081D">
              <w:rPr>
                <w:rFonts w:ascii="Tahoma" w:hAnsi="Tahoma" w:cs="Tahoma"/>
              </w:rPr>
              <w:t xml:space="preserve"> - The app shall display list of projects based on user</w:t>
            </w:r>
          </w:p>
        </w:tc>
      </w:tr>
      <w:tr w:rsidR="001424F1" w:rsidRPr="00CE081D" w14:paraId="0501CA99" w14:textId="77777777" w:rsidTr="00521B26">
        <w:trPr>
          <w:cantSplit/>
          <w:trHeight w:val="72"/>
          <w:tblHeader/>
        </w:trPr>
        <w:tc>
          <w:tcPr>
            <w:tcW w:w="671" w:type="pct"/>
            <w:shd w:val="clear" w:color="auto" w:fill="D9D9D9" w:themeFill="background1" w:themeFillShade="D9"/>
            <w:vAlign w:val="center"/>
          </w:tcPr>
          <w:p w14:paraId="4DF7CBF8" w14:textId="77777777" w:rsidR="001424F1" w:rsidRPr="00CE081D" w:rsidRDefault="001424F1" w:rsidP="00521B26">
            <w:pPr>
              <w:rPr>
                <w:rFonts w:ascii="Tahoma" w:hAnsi="Tahoma" w:cs="Tahoma"/>
                <w:b/>
                <w:iCs/>
              </w:rPr>
            </w:pPr>
            <w:r w:rsidRPr="00CE081D">
              <w:rPr>
                <w:rFonts w:ascii="Tahoma" w:hAnsi="Tahoma" w:cs="Tahoma"/>
                <w:b/>
                <w:iCs/>
              </w:rPr>
              <w:t>Actor</w:t>
            </w:r>
          </w:p>
        </w:tc>
        <w:tc>
          <w:tcPr>
            <w:tcW w:w="4329" w:type="pct"/>
            <w:vAlign w:val="center"/>
          </w:tcPr>
          <w:p w14:paraId="3658BAC4" w14:textId="77777777" w:rsidR="001424F1" w:rsidRPr="00CE081D" w:rsidRDefault="001424F1" w:rsidP="00521B26">
            <w:pPr>
              <w:spacing w:after="60"/>
              <w:contextualSpacing/>
              <w:rPr>
                <w:rFonts w:ascii="Tahoma" w:hAnsi="Tahoma" w:cs="Tahoma"/>
              </w:rPr>
            </w:pPr>
            <w:r w:rsidRPr="00CE081D">
              <w:rPr>
                <w:rFonts w:ascii="Tahoma" w:hAnsi="Tahoma" w:cs="Tahoma"/>
              </w:rPr>
              <w:t>User</w:t>
            </w:r>
          </w:p>
        </w:tc>
      </w:tr>
      <w:tr w:rsidR="001424F1" w:rsidRPr="00CE081D" w14:paraId="7C334B64" w14:textId="77777777" w:rsidTr="00521B26">
        <w:trPr>
          <w:cantSplit/>
          <w:trHeight w:val="550"/>
          <w:tblHeader/>
        </w:trPr>
        <w:tc>
          <w:tcPr>
            <w:tcW w:w="671" w:type="pct"/>
            <w:shd w:val="clear" w:color="auto" w:fill="D9D9D9" w:themeFill="background1" w:themeFillShade="D9"/>
            <w:vAlign w:val="center"/>
          </w:tcPr>
          <w:p w14:paraId="30C5F772" w14:textId="77777777" w:rsidR="001424F1" w:rsidRPr="00CE081D" w:rsidRDefault="001424F1" w:rsidP="00521B26">
            <w:pPr>
              <w:rPr>
                <w:rFonts w:ascii="Tahoma" w:hAnsi="Tahoma" w:cs="Tahoma"/>
                <w:b/>
                <w:iCs/>
              </w:rPr>
            </w:pPr>
            <w:r w:rsidRPr="00CE081D">
              <w:rPr>
                <w:rFonts w:ascii="Tahoma" w:hAnsi="Tahoma" w:cs="Tahoma"/>
                <w:b/>
                <w:iCs/>
              </w:rPr>
              <w:t>Pre-Condition</w:t>
            </w:r>
          </w:p>
        </w:tc>
        <w:tc>
          <w:tcPr>
            <w:tcW w:w="4329" w:type="pct"/>
            <w:vAlign w:val="center"/>
          </w:tcPr>
          <w:p w14:paraId="705E8981" w14:textId="0FD4A67E" w:rsidR="00DE66F0" w:rsidRPr="00CE081D" w:rsidRDefault="00FD08E6" w:rsidP="00521B26">
            <w:pPr>
              <w:pStyle w:val="ListParagraph"/>
              <w:numPr>
                <w:ilvl w:val="0"/>
                <w:numId w:val="32"/>
              </w:numPr>
              <w:spacing w:after="60"/>
              <w:ind w:left="383"/>
              <w:contextualSpacing/>
              <w:rPr>
                <w:rFonts w:ascii="Tahoma" w:hAnsi="Tahoma" w:cs="Tahoma"/>
              </w:rPr>
            </w:pPr>
            <w:r w:rsidRPr="00CE081D">
              <w:rPr>
                <w:rFonts w:ascii="Tahoma" w:hAnsi="Tahoma" w:cs="Tahoma"/>
              </w:rPr>
              <w:t>User has passed UC-8</w:t>
            </w:r>
          </w:p>
          <w:p w14:paraId="36977377" w14:textId="75CDFB7E" w:rsidR="001424F1" w:rsidRPr="00CE081D" w:rsidRDefault="001424F1" w:rsidP="00521B26">
            <w:pPr>
              <w:pStyle w:val="ListParagraph"/>
              <w:numPr>
                <w:ilvl w:val="0"/>
                <w:numId w:val="32"/>
              </w:numPr>
              <w:spacing w:after="60"/>
              <w:ind w:left="383"/>
              <w:contextualSpacing/>
              <w:rPr>
                <w:rFonts w:ascii="Tahoma" w:hAnsi="Tahoma" w:cs="Tahoma"/>
              </w:rPr>
            </w:pPr>
            <w:r w:rsidRPr="00CE081D">
              <w:rPr>
                <w:rFonts w:ascii="Tahoma" w:hAnsi="Tahoma" w:cs="Tahoma"/>
              </w:rPr>
              <w:t xml:space="preserve">User tap </w:t>
            </w:r>
            <w:r w:rsidR="00E13476" w:rsidRPr="00CE081D">
              <w:rPr>
                <w:rFonts w:ascii="Tahoma" w:hAnsi="Tahoma" w:cs="Tahoma"/>
              </w:rPr>
              <w:t>filter</w:t>
            </w:r>
            <w:r w:rsidRPr="00CE081D">
              <w:rPr>
                <w:rFonts w:ascii="Tahoma" w:hAnsi="Tahoma" w:cs="Tahoma"/>
              </w:rPr>
              <w:t xml:space="preserve"> icon on upper right corner (the </w:t>
            </w:r>
            <w:proofErr w:type="spellStart"/>
            <w:r w:rsidRPr="00CE081D">
              <w:rPr>
                <w:rFonts w:ascii="Tahoma" w:hAnsi="Tahoma" w:cs="Tahoma"/>
              </w:rPr>
              <w:t>wifi</w:t>
            </w:r>
            <w:proofErr w:type="spellEnd"/>
            <w:r w:rsidRPr="00CE081D">
              <w:rPr>
                <w:rFonts w:ascii="Tahoma" w:hAnsi="Tahoma" w:cs="Tahoma"/>
              </w:rPr>
              <w:t>-like icon)</w:t>
            </w:r>
          </w:p>
          <w:p w14:paraId="6B3570BF" w14:textId="71D5D61A" w:rsidR="001424F1" w:rsidRPr="00CE081D" w:rsidRDefault="001424F1" w:rsidP="00521B26">
            <w:pPr>
              <w:pStyle w:val="ListParagraph"/>
              <w:numPr>
                <w:ilvl w:val="0"/>
                <w:numId w:val="32"/>
              </w:numPr>
              <w:spacing w:after="60"/>
              <w:ind w:left="383"/>
              <w:contextualSpacing/>
              <w:rPr>
                <w:rFonts w:ascii="Tahoma" w:hAnsi="Tahoma" w:cs="Tahoma"/>
              </w:rPr>
            </w:pPr>
            <w:r w:rsidRPr="00CE081D">
              <w:rPr>
                <w:rFonts w:ascii="Tahoma" w:hAnsi="Tahoma" w:cs="Tahoma"/>
              </w:rPr>
              <w:t xml:space="preserve">User select any </w:t>
            </w:r>
            <w:r w:rsidR="00E13476" w:rsidRPr="00CE081D">
              <w:rPr>
                <w:rFonts w:ascii="Tahoma" w:hAnsi="Tahoma" w:cs="Tahoma"/>
              </w:rPr>
              <w:t>filter combination</w:t>
            </w:r>
          </w:p>
        </w:tc>
      </w:tr>
      <w:tr w:rsidR="001424F1" w:rsidRPr="00CE081D" w14:paraId="3C687FF5" w14:textId="77777777" w:rsidTr="00521B26">
        <w:trPr>
          <w:cantSplit/>
          <w:trHeight w:val="72"/>
          <w:tblHeader/>
        </w:trPr>
        <w:tc>
          <w:tcPr>
            <w:tcW w:w="671" w:type="pct"/>
            <w:shd w:val="clear" w:color="auto" w:fill="D9D9D9" w:themeFill="background1" w:themeFillShade="D9"/>
            <w:vAlign w:val="center"/>
          </w:tcPr>
          <w:p w14:paraId="56E02CD8" w14:textId="77777777" w:rsidR="001424F1" w:rsidRPr="00CE081D" w:rsidRDefault="001424F1" w:rsidP="00521B26">
            <w:pPr>
              <w:rPr>
                <w:rFonts w:ascii="Tahoma" w:hAnsi="Tahoma" w:cs="Tahoma"/>
                <w:b/>
                <w:iCs/>
              </w:rPr>
            </w:pPr>
            <w:r w:rsidRPr="00CE081D">
              <w:rPr>
                <w:rFonts w:ascii="Tahoma" w:hAnsi="Tahoma" w:cs="Tahoma"/>
                <w:b/>
                <w:iCs/>
              </w:rPr>
              <w:t>Trigger</w:t>
            </w:r>
          </w:p>
        </w:tc>
        <w:tc>
          <w:tcPr>
            <w:tcW w:w="4329" w:type="pct"/>
            <w:vAlign w:val="center"/>
          </w:tcPr>
          <w:p w14:paraId="71253B80" w14:textId="77777777" w:rsidR="001424F1" w:rsidRPr="00CE081D" w:rsidRDefault="001424F1" w:rsidP="00521B26">
            <w:pPr>
              <w:spacing w:after="60"/>
              <w:contextualSpacing/>
              <w:rPr>
                <w:rFonts w:ascii="Tahoma" w:hAnsi="Tahoma" w:cs="Tahoma"/>
              </w:rPr>
            </w:pPr>
            <w:r w:rsidRPr="00CE081D">
              <w:rPr>
                <w:rFonts w:ascii="Tahoma" w:hAnsi="Tahoma" w:cs="Tahoma"/>
              </w:rPr>
              <w:t>User tap done button</w:t>
            </w:r>
          </w:p>
        </w:tc>
      </w:tr>
      <w:tr w:rsidR="001424F1" w:rsidRPr="00CE081D" w14:paraId="490A1187" w14:textId="77777777" w:rsidTr="00521B26">
        <w:trPr>
          <w:cantSplit/>
          <w:trHeight w:val="72"/>
          <w:tblHeader/>
        </w:trPr>
        <w:tc>
          <w:tcPr>
            <w:tcW w:w="671" w:type="pct"/>
            <w:shd w:val="clear" w:color="auto" w:fill="D9D9D9" w:themeFill="background1" w:themeFillShade="D9"/>
            <w:vAlign w:val="center"/>
          </w:tcPr>
          <w:p w14:paraId="1001A78F" w14:textId="77777777" w:rsidR="001424F1" w:rsidRPr="00CE081D" w:rsidRDefault="001424F1" w:rsidP="00521B26">
            <w:pPr>
              <w:rPr>
                <w:rFonts w:ascii="Tahoma" w:hAnsi="Tahoma" w:cs="Tahoma"/>
                <w:b/>
                <w:iCs/>
              </w:rPr>
            </w:pPr>
            <w:r w:rsidRPr="00CE081D">
              <w:rPr>
                <w:rFonts w:ascii="Tahoma" w:hAnsi="Tahoma" w:cs="Tahoma"/>
                <w:b/>
                <w:iCs/>
              </w:rPr>
              <w:t>Normal Scenarios</w:t>
            </w:r>
          </w:p>
        </w:tc>
        <w:tc>
          <w:tcPr>
            <w:tcW w:w="4329" w:type="pct"/>
            <w:vAlign w:val="center"/>
          </w:tcPr>
          <w:p w14:paraId="2A85CC5A" w14:textId="77777777" w:rsidR="001424F1" w:rsidRPr="00CE081D" w:rsidRDefault="001424F1" w:rsidP="00521B26">
            <w:pPr>
              <w:pStyle w:val="UseCase1"/>
              <w:numPr>
                <w:ilvl w:val="0"/>
                <w:numId w:val="5"/>
              </w:numPr>
              <w:rPr>
                <w:rFonts w:ascii="Tahoma" w:hAnsi="Tahoma" w:cs="Tahoma"/>
                <w:b w:val="0"/>
                <w:sz w:val="20"/>
                <w:szCs w:val="20"/>
              </w:rPr>
            </w:pPr>
            <w:r w:rsidRPr="00CE081D">
              <w:rPr>
                <w:rFonts w:ascii="Tahoma" w:hAnsi="Tahoma" w:cs="Tahoma"/>
                <w:b w:val="0"/>
                <w:sz w:val="20"/>
                <w:szCs w:val="20"/>
              </w:rPr>
              <w:t>Application filters home page data source</w:t>
            </w:r>
          </w:p>
          <w:p w14:paraId="69FD6366" w14:textId="77777777" w:rsidR="001424F1" w:rsidRPr="00CE081D" w:rsidRDefault="001424F1" w:rsidP="00521B26">
            <w:pPr>
              <w:pStyle w:val="UseCase1"/>
              <w:numPr>
                <w:ilvl w:val="0"/>
                <w:numId w:val="5"/>
              </w:numPr>
              <w:rPr>
                <w:rFonts w:ascii="Tahoma" w:hAnsi="Tahoma" w:cs="Tahoma"/>
                <w:b w:val="0"/>
                <w:sz w:val="20"/>
                <w:szCs w:val="20"/>
              </w:rPr>
            </w:pPr>
            <w:r w:rsidRPr="00CE081D">
              <w:rPr>
                <w:rFonts w:ascii="Tahoma" w:hAnsi="Tahoma" w:cs="Tahoma"/>
                <w:b w:val="0"/>
                <w:sz w:val="20"/>
                <w:szCs w:val="20"/>
              </w:rPr>
              <w:t>Application refresh home page</w:t>
            </w:r>
          </w:p>
          <w:p w14:paraId="38DB1D91" w14:textId="589AB21F" w:rsidR="001424F1" w:rsidRPr="00CE081D" w:rsidRDefault="00E13476" w:rsidP="00521B26">
            <w:pPr>
              <w:pStyle w:val="UseCase1"/>
              <w:numPr>
                <w:ilvl w:val="0"/>
                <w:numId w:val="5"/>
              </w:numPr>
              <w:rPr>
                <w:rFonts w:ascii="Tahoma" w:hAnsi="Tahoma" w:cs="Tahoma"/>
                <w:b w:val="0"/>
                <w:sz w:val="20"/>
                <w:szCs w:val="20"/>
              </w:rPr>
            </w:pPr>
            <w:r w:rsidRPr="00CE081D">
              <w:rPr>
                <w:rFonts w:ascii="Tahoma" w:hAnsi="Tahoma" w:cs="Tahoma"/>
                <w:b w:val="0"/>
                <w:sz w:val="20"/>
                <w:szCs w:val="20"/>
              </w:rPr>
              <w:t>Filter</w:t>
            </w:r>
            <w:r w:rsidR="001424F1" w:rsidRPr="00CE081D">
              <w:rPr>
                <w:rFonts w:ascii="Tahoma" w:hAnsi="Tahoma" w:cs="Tahoma"/>
                <w:b w:val="0"/>
                <w:sz w:val="20"/>
                <w:szCs w:val="20"/>
              </w:rPr>
              <w:t xml:space="preserve"> option semi modal dismissed</w:t>
            </w:r>
          </w:p>
        </w:tc>
      </w:tr>
      <w:tr w:rsidR="001424F1" w:rsidRPr="00CE081D" w14:paraId="1E88CEBD" w14:textId="77777777" w:rsidTr="00521B26">
        <w:trPr>
          <w:cantSplit/>
          <w:trHeight w:val="72"/>
          <w:tblHeader/>
        </w:trPr>
        <w:tc>
          <w:tcPr>
            <w:tcW w:w="671" w:type="pct"/>
            <w:shd w:val="clear" w:color="auto" w:fill="D9D9D9" w:themeFill="background1" w:themeFillShade="D9"/>
            <w:vAlign w:val="center"/>
          </w:tcPr>
          <w:p w14:paraId="224F3752" w14:textId="77777777" w:rsidR="001424F1" w:rsidRPr="00CE081D" w:rsidRDefault="001424F1" w:rsidP="00521B26">
            <w:pPr>
              <w:rPr>
                <w:rFonts w:ascii="Tahoma" w:hAnsi="Tahoma" w:cs="Tahoma"/>
                <w:b/>
                <w:iCs/>
              </w:rPr>
            </w:pPr>
            <w:r w:rsidRPr="00CE081D">
              <w:rPr>
                <w:rFonts w:ascii="Tahoma" w:hAnsi="Tahoma" w:cs="Tahoma"/>
                <w:b/>
                <w:iCs/>
              </w:rPr>
              <w:t>UI Validation</w:t>
            </w:r>
          </w:p>
        </w:tc>
        <w:tc>
          <w:tcPr>
            <w:tcW w:w="4329" w:type="pct"/>
            <w:vAlign w:val="center"/>
          </w:tcPr>
          <w:p w14:paraId="5409FF02" w14:textId="77777777" w:rsidR="001424F1" w:rsidRPr="00CE081D" w:rsidRDefault="001424F1" w:rsidP="00521B26">
            <w:pPr>
              <w:spacing w:after="60"/>
              <w:contextualSpacing/>
              <w:rPr>
                <w:rFonts w:ascii="Tahoma" w:hAnsi="Tahoma" w:cs="Tahoma"/>
              </w:rPr>
            </w:pPr>
            <w:r w:rsidRPr="00CE081D">
              <w:rPr>
                <w:rFonts w:ascii="Tahoma" w:hAnsi="Tahoma" w:cs="Tahoma"/>
              </w:rPr>
              <w:t>-</w:t>
            </w:r>
          </w:p>
        </w:tc>
      </w:tr>
      <w:tr w:rsidR="001424F1" w:rsidRPr="00CE081D" w14:paraId="1E67116D" w14:textId="77777777" w:rsidTr="00521B26">
        <w:trPr>
          <w:cantSplit/>
          <w:trHeight w:val="72"/>
          <w:tblHeader/>
        </w:trPr>
        <w:tc>
          <w:tcPr>
            <w:tcW w:w="671" w:type="pct"/>
            <w:shd w:val="clear" w:color="auto" w:fill="D9D9D9" w:themeFill="background1" w:themeFillShade="D9"/>
            <w:vAlign w:val="center"/>
          </w:tcPr>
          <w:p w14:paraId="016FE86E" w14:textId="77777777" w:rsidR="001424F1" w:rsidRPr="00CE081D" w:rsidRDefault="001424F1" w:rsidP="00521B26">
            <w:pPr>
              <w:rPr>
                <w:rFonts w:ascii="Tahoma" w:hAnsi="Tahoma" w:cs="Tahoma"/>
                <w:b/>
                <w:iCs/>
              </w:rPr>
            </w:pPr>
            <w:r w:rsidRPr="00CE081D">
              <w:rPr>
                <w:rFonts w:ascii="Tahoma" w:hAnsi="Tahoma" w:cs="Tahoma"/>
                <w:b/>
                <w:iCs/>
              </w:rPr>
              <w:t>Business Rules</w:t>
            </w:r>
          </w:p>
        </w:tc>
        <w:tc>
          <w:tcPr>
            <w:tcW w:w="4329" w:type="pct"/>
            <w:vAlign w:val="center"/>
          </w:tcPr>
          <w:p w14:paraId="3D34672E" w14:textId="77777777" w:rsidR="001424F1" w:rsidRPr="00CE081D" w:rsidRDefault="001424F1" w:rsidP="00521B26">
            <w:pPr>
              <w:spacing w:after="60"/>
              <w:contextualSpacing/>
              <w:rPr>
                <w:rFonts w:ascii="Tahoma" w:hAnsi="Tahoma" w:cs="Tahoma"/>
              </w:rPr>
            </w:pPr>
            <w:r w:rsidRPr="00CE081D">
              <w:rPr>
                <w:rFonts w:ascii="Tahoma" w:hAnsi="Tahoma" w:cs="Tahoma"/>
              </w:rPr>
              <w:t>-</w:t>
            </w:r>
          </w:p>
        </w:tc>
      </w:tr>
      <w:tr w:rsidR="001424F1" w:rsidRPr="00CE081D" w14:paraId="23F69B56" w14:textId="77777777" w:rsidTr="00521B26">
        <w:trPr>
          <w:cantSplit/>
          <w:trHeight w:val="72"/>
          <w:tblHeader/>
        </w:trPr>
        <w:tc>
          <w:tcPr>
            <w:tcW w:w="671" w:type="pct"/>
            <w:shd w:val="clear" w:color="auto" w:fill="D9D9D9" w:themeFill="background1" w:themeFillShade="D9"/>
            <w:vAlign w:val="center"/>
          </w:tcPr>
          <w:p w14:paraId="73144D00" w14:textId="77777777" w:rsidR="001424F1" w:rsidRPr="00CE081D" w:rsidRDefault="001424F1" w:rsidP="00521B26">
            <w:pPr>
              <w:rPr>
                <w:rFonts w:ascii="Tahoma" w:hAnsi="Tahoma" w:cs="Tahoma"/>
                <w:b/>
                <w:iCs/>
              </w:rPr>
            </w:pPr>
            <w:r w:rsidRPr="00CE081D">
              <w:rPr>
                <w:rFonts w:ascii="Tahoma" w:hAnsi="Tahoma" w:cs="Tahoma"/>
                <w:b/>
                <w:iCs/>
              </w:rPr>
              <w:t>Success Result</w:t>
            </w:r>
          </w:p>
        </w:tc>
        <w:tc>
          <w:tcPr>
            <w:tcW w:w="4329" w:type="pct"/>
            <w:vAlign w:val="center"/>
          </w:tcPr>
          <w:p w14:paraId="6CDAE100" w14:textId="77777777" w:rsidR="001424F1" w:rsidRPr="00CE081D" w:rsidRDefault="001424F1" w:rsidP="00521B26">
            <w:pPr>
              <w:spacing w:after="60"/>
              <w:contextualSpacing/>
              <w:rPr>
                <w:rFonts w:ascii="Tahoma" w:hAnsi="Tahoma" w:cs="Tahoma"/>
              </w:rPr>
            </w:pPr>
            <w:r w:rsidRPr="00CE081D">
              <w:rPr>
                <w:rFonts w:ascii="Tahoma" w:hAnsi="Tahoma" w:cs="Tahoma"/>
              </w:rPr>
              <w:t>Home page content is updated</w:t>
            </w:r>
          </w:p>
        </w:tc>
      </w:tr>
      <w:tr w:rsidR="001424F1" w:rsidRPr="00CE081D" w14:paraId="4B345BDB" w14:textId="77777777" w:rsidTr="00521B26">
        <w:trPr>
          <w:cantSplit/>
          <w:trHeight w:val="522"/>
          <w:tblHeader/>
        </w:trPr>
        <w:tc>
          <w:tcPr>
            <w:tcW w:w="671" w:type="pct"/>
            <w:shd w:val="clear" w:color="auto" w:fill="D9D9D9" w:themeFill="background1" w:themeFillShade="D9"/>
            <w:vAlign w:val="center"/>
          </w:tcPr>
          <w:p w14:paraId="46B20018" w14:textId="77777777" w:rsidR="001424F1" w:rsidRPr="00CE081D" w:rsidRDefault="001424F1" w:rsidP="00521B26">
            <w:pPr>
              <w:rPr>
                <w:rFonts w:ascii="Tahoma" w:hAnsi="Tahoma" w:cs="Tahoma"/>
                <w:b/>
                <w:iCs/>
              </w:rPr>
            </w:pPr>
            <w:r w:rsidRPr="00CE081D">
              <w:rPr>
                <w:rFonts w:ascii="Tahoma" w:hAnsi="Tahoma" w:cs="Tahoma"/>
                <w:b/>
                <w:iCs/>
              </w:rPr>
              <w:t>Minimal Result</w:t>
            </w:r>
          </w:p>
        </w:tc>
        <w:tc>
          <w:tcPr>
            <w:tcW w:w="4329" w:type="pct"/>
            <w:vAlign w:val="center"/>
          </w:tcPr>
          <w:p w14:paraId="35BA67FE" w14:textId="77777777" w:rsidR="001424F1" w:rsidRPr="00CE081D" w:rsidRDefault="001424F1" w:rsidP="00521B26">
            <w:pPr>
              <w:spacing w:after="60"/>
              <w:ind w:left="23"/>
              <w:contextualSpacing/>
              <w:rPr>
                <w:rFonts w:ascii="Tahoma" w:hAnsi="Tahoma" w:cs="Tahoma"/>
              </w:rPr>
            </w:pPr>
            <w:r w:rsidRPr="00CE081D">
              <w:rPr>
                <w:rFonts w:ascii="Tahoma" w:hAnsi="Tahoma" w:cs="Tahoma"/>
              </w:rPr>
              <w:t>Home page will show with placeholder</w:t>
            </w:r>
          </w:p>
        </w:tc>
      </w:tr>
      <w:tr w:rsidR="001424F1" w:rsidRPr="00CE081D" w14:paraId="5C6CBF6A" w14:textId="77777777" w:rsidTr="00521B26">
        <w:trPr>
          <w:cantSplit/>
          <w:trHeight w:val="72"/>
          <w:tblHeader/>
        </w:trPr>
        <w:tc>
          <w:tcPr>
            <w:tcW w:w="671" w:type="pct"/>
            <w:shd w:val="clear" w:color="auto" w:fill="D9D9D9" w:themeFill="background1" w:themeFillShade="D9"/>
            <w:vAlign w:val="center"/>
          </w:tcPr>
          <w:p w14:paraId="32B4BF92" w14:textId="77777777" w:rsidR="001424F1" w:rsidRPr="00CE081D" w:rsidRDefault="001424F1" w:rsidP="00521B26">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5B2603CD" w14:textId="77777777" w:rsidR="001424F1" w:rsidRPr="00CE081D" w:rsidRDefault="001424F1" w:rsidP="00521B26">
            <w:pPr>
              <w:spacing w:after="60"/>
              <w:contextualSpacing/>
              <w:rPr>
                <w:rFonts w:ascii="Tahoma" w:hAnsi="Tahoma" w:cs="Tahoma"/>
              </w:rPr>
            </w:pPr>
            <w:r w:rsidRPr="00CE081D">
              <w:rPr>
                <w:rFonts w:ascii="Tahoma" w:hAnsi="Tahoma" w:cs="Tahoma"/>
              </w:rPr>
              <w:t>-</w:t>
            </w:r>
          </w:p>
        </w:tc>
      </w:tr>
      <w:tr w:rsidR="001424F1" w:rsidRPr="00CE081D" w14:paraId="227375FB" w14:textId="77777777" w:rsidTr="00521B26">
        <w:trPr>
          <w:cantSplit/>
          <w:trHeight w:val="72"/>
          <w:tblHeader/>
        </w:trPr>
        <w:tc>
          <w:tcPr>
            <w:tcW w:w="671" w:type="pct"/>
            <w:shd w:val="clear" w:color="auto" w:fill="D9D9D9" w:themeFill="background1" w:themeFillShade="D9"/>
            <w:vAlign w:val="center"/>
          </w:tcPr>
          <w:p w14:paraId="52F82D95" w14:textId="77777777" w:rsidR="001424F1" w:rsidRPr="00CE081D" w:rsidRDefault="001424F1" w:rsidP="00521B26">
            <w:pPr>
              <w:rPr>
                <w:rFonts w:ascii="Tahoma" w:hAnsi="Tahoma" w:cs="Tahoma"/>
                <w:b/>
                <w:iCs/>
              </w:rPr>
            </w:pPr>
            <w:r w:rsidRPr="00CE081D">
              <w:rPr>
                <w:rFonts w:ascii="Tahoma" w:hAnsi="Tahoma" w:cs="Tahoma"/>
                <w:b/>
                <w:iCs/>
              </w:rPr>
              <w:lastRenderedPageBreak/>
              <w:t>UI Image</w:t>
            </w:r>
          </w:p>
        </w:tc>
        <w:tc>
          <w:tcPr>
            <w:tcW w:w="4329" w:type="pct"/>
            <w:vAlign w:val="center"/>
          </w:tcPr>
          <w:p w14:paraId="15F9926F" w14:textId="01FBDD8A" w:rsidR="001424F1" w:rsidRPr="00CE081D" w:rsidRDefault="001424F1" w:rsidP="00521B26">
            <w:pPr>
              <w:spacing w:after="60"/>
              <w:contextualSpacing/>
              <w:jc w:val="center"/>
              <w:rPr>
                <w:rFonts w:ascii="Tahoma" w:hAnsi="Tahoma" w:cs="Tahoma"/>
              </w:rPr>
            </w:pPr>
            <w:r w:rsidRPr="00CE081D">
              <w:rPr>
                <w:rFonts w:ascii="Tahoma" w:hAnsi="Tahoma" w:cs="Tahoma"/>
              </w:rPr>
              <w:t xml:space="preserve">       </w:t>
            </w:r>
            <w:r w:rsidR="00962294" w:rsidRPr="00CE081D">
              <w:rPr>
                <w:rFonts w:ascii="Tahoma" w:hAnsi="Tahoma" w:cs="Tahoma"/>
                <w:noProof/>
              </w:rPr>
              <w:drawing>
                <wp:inline distT="0" distB="0" distL="0" distR="0" wp14:anchorId="33E88373" wp14:editId="1871C5AE">
                  <wp:extent cx="2023893" cy="3600000"/>
                  <wp:effectExtent l="0" t="0" r="8255" b="6985"/>
                  <wp:docPr id="7" name="Picture 7" descr="../../../Downloads/unnam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nnamed-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23893" cy="3600000"/>
                          </a:xfrm>
                          <a:prstGeom prst="rect">
                            <a:avLst/>
                          </a:prstGeom>
                          <a:noFill/>
                          <a:ln>
                            <a:noFill/>
                          </a:ln>
                        </pic:spPr>
                      </pic:pic>
                    </a:graphicData>
                  </a:graphic>
                </wp:inline>
              </w:drawing>
            </w:r>
          </w:p>
        </w:tc>
      </w:tr>
      <w:tr w:rsidR="001424F1" w:rsidRPr="00CE081D" w14:paraId="0779FEA0" w14:textId="77777777" w:rsidTr="00521B26">
        <w:trPr>
          <w:cantSplit/>
          <w:trHeight w:val="72"/>
          <w:tblHeader/>
        </w:trPr>
        <w:tc>
          <w:tcPr>
            <w:tcW w:w="671" w:type="pct"/>
            <w:shd w:val="clear" w:color="auto" w:fill="D9D9D9" w:themeFill="background1" w:themeFillShade="D9"/>
            <w:vAlign w:val="center"/>
          </w:tcPr>
          <w:p w14:paraId="4281E6DD" w14:textId="77777777" w:rsidR="001424F1" w:rsidRPr="00CE081D" w:rsidRDefault="001424F1" w:rsidP="00521B26">
            <w:pPr>
              <w:rPr>
                <w:rFonts w:ascii="Tahoma" w:hAnsi="Tahoma" w:cs="Tahoma"/>
                <w:b/>
                <w:iCs/>
              </w:rPr>
            </w:pPr>
            <w:r w:rsidRPr="00CE081D">
              <w:rPr>
                <w:rFonts w:ascii="Tahoma" w:hAnsi="Tahoma" w:cs="Tahoma"/>
                <w:b/>
                <w:iCs/>
              </w:rPr>
              <w:t>Frequency of Usage</w:t>
            </w:r>
          </w:p>
        </w:tc>
        <w:tc>
          <w:tcPr>
            <w:tcW w:w="4329" w:type="pct"/>
            <w:vAlign w:val="center"/>
          </w:tcPr>
          <w:p w14:paraId="0C828D78" w14:textId="77777777" w:rsidR="001424F1" w:rsidRPr="00CE081D" w:rsidRDefault="001424F1" w:rsidP="00521B26">
            <w:pPr>
              <w:spacing w:after="60"/>
              <w:contextualSpacing/>
              <w:rPr>
                <w:rFonts w:ascii="Tahoma" w:hAnsi="Tahoma" w:cs="Tahoma"/>
              </w:rPr>
            </w:pPr>
            <w:r w:rsidRPr="00CE081D">
              <w:rPr>
                <w:rFonts w:ascii="Tahoma" w:hAnsi="Tahoma" w:cs="Tahoma"/>
              </w:rPr>
              <w:t>Often</w:t>
            </w:r>
          </w:p>
        </w:tc>
      </w:tr>
      <w:tr w:rsidR="001424F1" w:rsidRPr="00CE081D" w14:paraId="386D2123" w14:textId="77777777" w:rsidTr="00521B26">
        <w:trPr>
          <w:cantSplit/>
          <w:trHeight w:val="480"/>
          <w:tblHeader/>
        </w:trPr>
        <w:tc>
          <w:tcPr>
            <w:tcW w:w="671" w:type="pct"/>
            <w:shd w:val="clear" w:color="auto" w:fill="D9D9D9" w:themeFill="background1" w:themeFillShade="D9"/>
            <w:vAlign w:val="center"/>
          </w:tcPr>
          <w:p w14:paraId="6E2A0548" w14:textId="77777777" w:rsidR="001424F1" w:rsidRPr="00CE081D" w:rsidRDefault="001424F1" w:rsidP="00521B26">
            <w:pPr>
              <w:rPr>
                <w:rFonts w:ascii="Tahoma" w:hAnsi="Tahoma" w:cs="Tahoma"/>
                <w:b/>
                <w:iCs/>
              </w:rPr>
            </w:pPr>
            <w:r w:rsidRPr="00CE081D">
              <w:rPr>
                <w:rFonts w:ascii="Tahoma" w:hAnsi="Tahoma" w:cs="Tahoma"/>
                <w:b/>
                <w:iCs/>
              </w:rPr>
              <w:t>Notes</w:t>
            </w:r>
          </w:p>
        </w:tc>
        <w:tc>
          <w:tcPr>
            <w:tcW w:w="4329" w:type="pct"/>
            <w:vAlign w:val="center"/>
          </w:tcPr>
          <w:p w14:paraId="5D198E18" w14:textId="77777777" w:rsidR="001424F1" w:rsidRPr="00CE081D" w:rsidRDefault="001424F1" w:rsidP="00521B26">
            <w:pPr>
              <w:spacing w:after="60"/>
              <w:contextualSpacing/>
              <w:rPr>
                <w:rFonts w:ascii="Tahoma" w:hAnsi="Tahoma" w:cs="Tahoma"/>
              </w:rPr>
            </w:pPr>
            <w:r w:rsidRPr="00CE081D">
              <w:rPr>
                <w:rFonts w:ascii="Tahoma" w:hAnsi="Tahoma" w:cs="Tahoma"/>
              </w:rPr>
              <w:t>-</w:t>
            </w:r>
          </w:p>
        </w:tc>
      </w:tr>
    </w:tbl>
    <w:p w14:paraId="41B0389C" w14:textId="3D4C85B1" w:rsidR="00E13476" w:rsidRPr="00CE081D" w:rsidRDefault="00E13476" w:rsidP="00E13476">
      <w:pPr>
        <w:pStyle w:val="Heading3"/>
        <w:rPr>
          <w:rFonts w:ascii="Tahoma" w:hAnsi="Tahoma" w:cs="Tahoma"/>
        </w:rPr>
      </w:pPr>
      <w:bookmarkStart w:id="96" w:name="_Toc465763576"/>
      <w:r w:rsidRPr="00CE081D">
        <w:rPr>
          <w:rFonts w:ascii="Tahoma" w:hAnsi="Tahoma" w:cs="Tahoma"/>
        </w:rPr>
        <w:t>Search Project</w:t>
      </w:r>
      <w:bookmarkEnd w:id="96"/>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E13476" w:rsidRPr="00CE081D" w14:paraId="01DD3316" w14:textId="77777777" w:rsidTr="00521B26">
        <w:trPr>
          <w:cantSplit/>
          <w:trHeight w:val="72"/>
          <w:tblHeader/>
        </w:trPr>
        <w:tc>
          <w:tcPr>
            <w:tcW w:w="671" w:type="pct"/>
            <w:shd w:val="clear" w:color="auto" w:fill="D9D9D9" w:themeFill="background1" w:themeFillShade="D9"/>
            <w:vAlign w:val="center"/>
          </w:tcPr>
          <w:p w14:paraId="2078A159" w14:textId="77777777" w:rsidR="00E13476" w:rsidRPr="00CE081D" w:rsidRDefault="00E13476" w:rsidP="00521B26">
            <w:pPr>
              <w:rPr>
                <w:rFonts w:ascii="Tahoma" w:hAnsi="Tahoma" w:cs="Tahoma"/>
                <w:b/>
                <w:iCs/>
              </w:rPr>
            </w:pPr>
            <w:r w:rsidRPr="00CE081D">
              <w:rPr>
                <w:rFonts w:ascii="Tahoma" w:hAnsi="Tahoma" w:cs="Tahoma"/>
                <w:b/>
              </w:rPr>
              <w:t>UC ID</w:t>
            </w:r>
          </w:p>
        </w:tc>
        <w:tc>
          <w:tcPr>
            <w:tcW w:w="4329" w:type="pct"/>
            <w:vAlign w:val="center"/>
          </w:tcPr>
          <w:p w14:paraId="4ED2A3A8" w14:textId="6E87C505" w:rsidR="00E13476" w:rsidRPr="00CE081D" w:rsidRDefault="00E13476" w:rsidP="00521B26">
            <w:pPr>
              <w:spacing w:after="60"/>
              <w:contextualSpacing/>
              <w:rPr>
                <w:rFonts w:ascii="Tahoma" w:hAnsi="Tahoma" w:cs="Tahoma"/>
                <w:iCs/>
              </w:rPr>
            </w:pPr>
            <w:r w:rsidRPr="00CE081D">
              <w:rPr>
                <w:rFonts w:ascii="Tahoma" w:hAnsi="Tahoma" w:cs="Tahoma"/>
                <w:iCs/>
              </w:rPr>
              <w:t>UC-1</w:t>
            </w:r>
            <w:r w:rsidR="00FD08E6" w:rsidRPr="00CE081D">
              <w:rPr>
                <w:rFonts w:ascii="Tahoma" w:hAnsi="Tahoma" w:cs="Tahoma"/>
                <w:iCs/>
              </w:rPr>
              <w:t>2</w:t>
            </w:r>
          </w:p>
        </w:tc>
      </w:tr>
      <w:tr w:rsidR="00E13476" w:rsidRPr="00CE081D" w14:paraId="4FB5A2C2" w14:textId="77777777" w:rsidTr="00521B26">
        <w:trPr>
          <w:cantSplit/>
          <w:trHeight w:val="72"/>
          <w:tblHeader/>
        </w:trPr>
        <w:tc>
          <w:tcPr>
            <w:tcW w:w="671" w:type="pct"/>
            <w:shd w:val="clear" w:color="auto" w:fill="D9D9D9" w:themeFill="background1" w:themeFillShade="D9"/>
            <w:vAlign w:val="center"/>
          </w:tcPr>
          <w:p w14:paraId="1DFD784F" w14:textId="77777777" w:rsidR="00E13476" w:rsidRPr="00CE081D" w:rsidRDefault="00E13476" w:rsidP="00521B26">
            <w:pPr>
              <w:rPr>
                <w:rFonts w:ascii="Tahoma" w:hAnsi="Tahoma" w:cs="Tahoma"/>
                <w:b/>
                <w:iCs/>
              </w:rPr>
            </w:pPr>
            <w:r w:rsidRPr="00CE081D">
              <w:rPr>
                <w:rFonts w:ascii="Tahoma" w:hAnsi="Tahoma" w:cs="Tahoma"/>
                <w:b/>
                <w:iCs/>
              </w:rPr>
              <w:t>Description</w:t>
            </w:r>
          </w:p>
        </w:tc>
        <w:tc>
          <w:tcPr>
            <w:tcW w:w="4329" w:type="pct"/>
            <w:vAlign w:val="center"/>
          </w:tcPr>
          <w:p w14:paraId="1FFD33B6" w14:textId="003D3F65" w:rsidR="00E13476" w:rsidRPr="00CE081D" w:rsidRDefault="00E13476" w:rsidP="00E13476">
            <w:pPr>
              <w:spacing w:after="60"/>
              <w:contextualSpacing/>
              <w:rPr>
                <w:rFonts w:ascii="Tahoma" w:hAnsi="Tahoma" w:cs="Tahoma"/>
              </w:rPr>
            </w:pPr>
            <w:r w:rsidRPr="00CE081D">
              <w:rPr>
                <w:rFonts w:ascii="Tahoma" w:hAnsi="Tahoma" w:cs="Tahoma"/>
              </w:rPr>
              <w:t>Use Case for searching home page item</w:t>
            </w:r>
          </w:p>
        </w:tc>
      </w:tr>
      <w:tr w:rsidR="00E13476" w:rsidRPr="00CE081D" w14:paraId="2E665B08" w14:textId="77777777" w:rsidTr="00521B26">
        <w:trPr>
          <w:cantSplit/>
          <w:trHeight w:val="72"/>
          <w:tblHeader/>
        </w:trPr>
        <w:tc>
          <w:tcPr>
            <w:tcW w:w="671" w:type="pct"/>
            <w:shd w:val="clear" w:color="auto" w:fill="D9D9D9" w:themeFill="background1" w:themeFillShade="D9"/>
            <w:vAlign w:val="center"/>
          </w:tcPr>
          <w:p w14:paraId="0631DDEC" w14:textId="77777777" w:rsidR="00E13476" w:rsidRPr="00CE081D" w:rsidRDefault="00E13476" w:rsidP="00521B26">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421B5A5C" w14:textId="6A916F84" w:rsidR="00E13476" w:rsidRPr="00CE081D" w:rsidRDefault="00E13476" w:rsidP="00521B26">
            <w:pPr>
              <w:spacing w:after="60"/>
              <w:contextualSpacing/>
              <w:rPr>
                <w:rFonts w:ascii="Tahoma" w:hAnsi="Tahoma" w:cs="Tahoma"/>
              </w:rPr>
            </w:pPr>
            <w:r w:rsidRPr="00CE081D">
              <w:rPr>
                <w:rFonts w:ascii="Tahoma" w:hAnsi="Tahoma" w:cs="Tahoma"/>
              </w:rPr>
              <w:t>FR-2</w:t>
            </w:r>
            <w:r w:rsidR="000F0024" w:rsidRPr="00CE081D">
              <w:rPr>
                <w:rFonts w:ascii="Tahoma" w:hAnsi="Tahoma" w:cs="Tahoma"/>
              </w:rPr>
              <w:t xml:space="preserve"> - The app shall display list of projects based on user</w:t>
            </w:r>
          </w:p>
        </w:tc>
      </w:tr>
      <w:tr w:rsidR="00E13476" w:rsidRPr="00CE081D" w14:paraId="18F65D86" w14:textId="77777777" w:rsidTr="00521B26">
        <w:trPr>
          <w:cantSplit/>
          <w:trHeight w:val="72"/>
          <w:tblHeader/>
        </w:trPr>
        <w:tc>
          <w:tcPr>
            <w:tcW w:w="671" w:type="pct"/>
            <w:shd w:val="clear" w:color="auto" w:fill="D9D9D9" w:themeFill="background1" w:themeFillShade="D9"/>
            <w:vAlign w:val="center"/>
          </w:tcPr>
          <w:p w14:paraId="27BF130E" w14:textId="77777777" w:rsidR="00E13476" w:rsidRPr="00CE081D" w:rsidRDefault="00E13476" w:rsidP="00521B26">
            <w:pPr>
              <w:rPr>
                <w:rFonts w:ascii="Tahoma" w:hAnsi="Tahoma" w:cs="Tahoma"/>
                <w:b/>
                <w:iCs/>
              </w:rPr>
            </w:pPr>
            <w:r w:rsidRPr="00CE081D">
              <w:rPr>
                <w:rFonts w:ascii="Tahoma" w:hAnsi="Tahoma" w:cs="Tahoma"/>
                <w:b/>
                <w:iCs/>
              </w:rPr>
              <w:t>Actor</w:t>
            </w:r>
          </w:p>
        </w:tc>
        <w:tc>
          <w:tcPr>
            <w:tcW w:w="4329" w:type="pct"/>
            <w:vAlign w:val="center"/>
          </w:tcPr>
          <w:p w14:paraId="684ACF0F" w14:textId="77777777" w:rsidR="00E13476" w:rsidRPr="00CE081D" w:rsidRDefault="00E13476" w:rsidP="00521B26">
            <w:pPr>
              <w:spacing w:after="60"/>
              <w:contextualSpacing/>
              <w:rPr>
                <w:rFonts w:ascii="Tahoma" w:hAnsi="Tahoma" w:cs="Tahoma"/>
              </w:rPr>
            </w:pPr>
            <w:r w:rsidRPr="00CE081D">
              <w:rPr>
                <w:rFonts w:ascii="Tahoma" w:hAnsi="Tahoma" w:cs="Tahoma"/>
              </w:rPr>
              <w:t>User</w:t>
            </w:r>
          </w:p>
        </w:tc>
      </w:tr>
      <w:tr w:rsidR="00E13476" w:rsidRPr="00CE081D" w14:paraId="68F33EFF" w14:textId="77777777" w:rsidTr="00521B26">
        <w:trPr>
          <w:cantSplit/>
          <w:trHeight w:val="550"/>
          <w:tblHeader/>
        </w:trPr>
        <w:tc>
          <w:tcPr>
            <w:tcW w:w="671" w:type="pct"/>
            <w:shd w:val="clear" w:color="auto" w:fill="D9D9D9" w:themeFill="background1" w:themeFillShade="D9"/>
            <w:vAlign w:val="center"/>
          </w:tcPr>
          <w:p w14:paraId="3E6EA6CF" w14:textId="77777777" w:rsidR="00E13476" w:rsidRPr="00CE081D" w:rsidRDefault="00E13476" w:rsidP="00521B26">
            <w:pPr>
              <w:rPr>
                <w:rFonts w:ascii="Tahoma" w:hAnsi="Tahoma" w:cs="Tahoma"/>
                <w:b/>
                <w:iCs/>
              </w:rPr>
            </w:pPr>
            <w:r w:rsidRPr="00CE081D">
              <w:rPr>
                <w:rFonts w:ascii="Tahoma" w:hAnsi="Tahoma" w:cs="Tahoma"/>
                <w:b/>
                <w:iCs/>
              </w:rPr>
              <w:t>Pre-Condition</w:t>
            </w:r>
          </w:p>
        </w:tc>
        <w:tc>
          <w:tcPr>
            <w:tcW w:w="4329" w:type="pct"/>
            <w:vAlign w:val="center"/>
          </w:tcPr>
          <w:p w14:paraId="055EADC8" w14:textId="779195D7" w:rsidR="00DE66F0" w:rsidRPr="00CE081D" w:rsidRDefault="00FD08E6" w:rsidP="00521B26">
            <w:pPr>
              <w:pStyle w:val="ListParagraph"/>
              <w:numPr>
                <w:ilvl w:val="0"/>
                <w:numId w:val="32"/>
              </w:numPr>
              <w:spacing w:after="60"/>
              <w:ind w:left="383"/>
              <w:contextualSpacing/>
              <w:rPr>
                <w:rFonts w:ascii="Tahoma" w:hAnsi="Tahoma" w:cs="Tahoma"/>
              </w:rPr>
            </w:pPr>
            <w:r w:rsidRPr="00CE081D">
              <w:rPr>
                <w:rFonts w:ascii="Tahoma" w:hAnsi="Tahoma" w:cs="Tahoma"/>
              </w:rPr>
              <w:t>User has passed UC-8</w:t>
            </w:r>
          </w:p>
          <w:p w14:paraId="2CDBDBFB" w14:textId="1C3D7D0B" w:rsidR="00E13476" w:rsidRPr="00CE081D" w:rsidRDefault="00E13476" w:rsidP="00521B26">
            <w:pPr>
              <w:pStyle w:val="ListParagraph"/>
              <w:numPr>
                <w:ilvl w:val="0"/>
                <w:numId w:val="32"/>
              </w:numPr>
              <w:spacing w:after="60"/>
              <w:ind w:left="383"/>
              <w:contextualSpacing/>
              <w:rPr>
                <w:rFonts w:ascii="Tahoma" w:hAnsi="Tahoma" w:cs="Tahoma"/>
              </w:rPr>
            </w:pPr>
            <w:r w:rsidRPr="00CE081D">
              <w:rPr>
                <w:rFonts w:ascii="Tahoma" w:hAnsi="Tahoma" w:cs="Tahoma"/>
              </w:rPr>
              <w:t>User tap search icon on upper right corner (the magnifying glass icon)</w:t>
            </w:r>
          </w:p>
          <w:p w14:paraId="099309FF" w14:textId="621AA516" w:rsidR="00E13476" w:rsidRPr="00CE081D" w:rsidRDefault="00E13476" w:rsidP="00E13476">
            <w:pPr>
              <w:pStyle w:val="ListParagraph"/>
              <w:numPr>
                <w:ilvl w:val="0"/>
                <w:numId w:val="32"/>
              </w:numPr>
              <w:spacing w:after="60"/>
              <w:ind w:left="383"/>
              <w:contextualSpacing/>
              <w:rPr>
                <w:rFonts w:ascii="Tahoma" w:hAnsi="Tahoma" w:cs="Tahoma"/>
              </w:rPr>
            </w:pPr>
            <w:r w:rsidRPr="00CE081D">
              <w:rPr>
                <w:rFonts w:ascii="Tahoma" w:hAnsi="Tahoma" w:cs="Tahoma"/>
              </w:rPr>
              <w:t>User type any keyword</w:t>
            </w:r>
          </w:p>
        </w:tc>
      </w:tr>
      <w:tr w:rsidR="00E13476" w:rsidRPr="00CE081D" w14:paraId="4BD53A27" w14:textId="77777777" w:rsidTr="00521B26">
        <w:trPr>
          <w:cantSplit/>
          <w:trHeight w:val="72"/>
          <w:tblHeader/>
        </w:trPr>
        <w:tc>
          <w:tcPr>
            <w:tcW w:w="671" w:type="pct"/>
            <w:shd w:val="clear" w:color="auto" w:fill="D9D9D9" w:themeFill="background1" w:themeFillShade="D9"/>
            <w:vAlign w:val="center"/>
          </w:tcPr>
          <w:p w14:paraId="56C4A1CA" w14:textId="77777777" w:rsidR="00E13476" w:rsidRPr="00CE081D" w:rsidRDefault="00E13476" w:rsidP="00521B26">
            <w:pPr>
              <w:rPr>
                <w:rFonts w:ascii="Tahoma" w:hAnsi="Tahoma" w:cs="Tahoma"/>
                <w:b/>
                <w:iCs/>
              </w:rPr>
            </w:pPr>
            <w:r w:rsidRPr="00CE081D">
              <w:rPr>
                <w:rFonts w:ascii="Tahoma" w:hAnsi="Tahoma" w:cs="Tahoma"/>
                <w:b/>
                <w:iCs/>
              </w:rPr>
              <w:t>Trigger</w:t>
            </w:r>
          </w:p>
        </w:tc>
        <w:tc>
          <w:tcPr>
            <w:tcW w:w="4329" w:type="pct"/>
            <w:vAlign w:val="center"/>
          </w:tcPr>
          <w:p w14:paraId="507FA477" w14:textId="77777777" w:rsidR="00E13476" w:rsidRPr="00CE081D" w:rsidRDefault="00E13476" w:rsidP="00521B26">
            <w:pPr>
              <w:spacing w:after="60"/>
              <w:contextualSpacing/>
              <w:rPr>
                <w:rFonts w:ascii="Tahoma" w:hAnsi="Tahoma" w:cs="Tahoma"/>
              </w:rPr>
            </w:pPr>
            <w:r w:rsidRPr="00CE081D">
              <w:rPr>
                <w:rFonts w:ascii="Tahoma" w:hAnsi="Tahoma" w:cs="Tahoma"/>
              </w:rPr>
              <w:t>User tap done button</w:t>
            </w:r>
          </w:p>
        </w:tc>
      </w:tr>
      <w:tr w:rsidR="00E13476" w:rsidRPr="00CE081D" w14:paraId="2FC20AAD" w14:textId="77777777" w:rsidTr="00521B26">
        <w:trPr>
          <w:cantSplit/>
          <w:trHeight w:val="72"/>
          <w:tblHeader/>
        </w:trPr>
        <w:tc>
          <w:tcPr>
            <w:tcW w:w="671" w:type="pct"/>
            <w:shd w:val="clear" w:color="auto" w:fill="D9D9D9" w:themeFill="background1" w:themeFillShade="D9"/>
            <w:vAlign w:val="center"/>
          </w:tcPr>
          <w:p w14:paraId="4E24CA9A" w14:textId="77777777" w:rsidR="00E13476" w:rsidRPr="00CE081D" w:rsidRDefault="00E13476" w:rsidP="00521B26">
            <w:pPr>
              <w:rPr>
                <w:rFonts w:ascii="Tahoma" w:hAnsi="Tahoma" w:cs="Tahoma"/>
                <w:b/>
                <w:iCs/>
              </w:rPr>
            </w:pPr>
            <w:r w:rsidRPr="00CE081D">
              <w:rPr>
                <w:rFonts w:ascii="Tahoma" w:hAnsi="Tahoma" w:cs="Tahoma"/>
                <w:b/>
                <w:iCs/>
              </w:rPr>
              <w:t>Normal Scenarios</w:t>
            </w:r>
          </w:p>
        </w:tc>
        <w:tc>
          <w:tcPr>
            <w:tcW w:w="4329" w:type="pct"/>
            <w:vAlign w:val="center"/>
          </w:tcPr>
          <w:p w14:paraId="747D4704" w14:textId="24200FFC" w:rsidR="00E13476" w:rsidRPr="00CE081D" w:rsidRDefault="00E13476" w:rsidP="00521B26">
            <w:pPr>
              <w:pStyle w:val="UseCase1"/>
              <w:numPr>
                <w:ilvl w:val="0"/>
                <w:numId w:val="5"/>
              </w:numPr>
              <w:rPr>
                <w:rFonts w:ascii="Tahoma" w:hAnsi="Tahoma" w:cs="Tahoma"/>
                <w:b w:val="0"/>
                <w:sz w:val="20"/>
                <w:szCs w:val="20"/>
              </w:rPr>
            </w:pPr>
            <w:r w:rsidRPr="00CE081D">
              <w:rPr>
                <w:rFonts w:ascii="Tahoma" w:hAnsi="Tahoma" w:cs="Tahoma"/>
                <w:b w:val="0"/>
                <w:sz w:val="20"/>
                <w:szCs w:val="20"/>
              </w:rPr>
              <w:t xml:space="preserve">Application search keyword from home page data source </w:t>
            </w:r>
          </w:p>
          <w:p w14:paraId="5DE8318E" w14:textId="5370AE59" w:rsidR="00E13476" w:rsidRPr="00CE081D" w:rsidRDefault="00E13476" w:rsidP="00E13476">
            <w:pPr>
              <w:pStyle w:val="UseCase1"/>
              <w:numPr>
                <w:ilvl w:val="0"/>
                <w:numId w:val="5"/>
              </w:numPr>
              <w:rPr>
                <w:rFonts w:ascii="Tahoma" w:hAnsi="Tahoma" w:cs="Tahoma"/>
                <w:b w:val="0"/>
                <w:sz w:val="20"/>
                <w:szCs w:val="20"/>
              </w:rPr>
            </w:pPr>
            <w:r w:rsidRPr="00CE081D">
              <w:rPr>
                <w:rFonts w:ascii="Tahoma" w:hAnsi="Tahoma" w:cs="Tahoma"/>
                <w:b w:val="0"/>
                <w:sz w:val="20"/>
                <w:szCs w:val="20"/>
              </w:rPr>
              <w:t>Application refresh home page and highlight founded keyword</w:t>
            </w:r>
          </w:p>
        </w:tc>
      </w:tr>
      <w:tr w:rsidR="00E13476" w:rsidRPr="00CE081D" w14:paraId="4275282C" w14:textId="77777777" w:rsidTr="00521B26">
        <w:trPr>
          <w:cantSplit/>
          <w:trHeight w:val="72"/>
          <w:tblHeader/>
        </w:trPr>
        <w:tc>
          <w:tcPr>
            <w:tcW w:w="671" w:type="pct"/>
            <w:shd w:val="clear" w:color="auto" w:fill="D9D9D9" w:themeFill="background1" w:themeFillShade="D9"/>
            <w:vAlign w:val="center"/>
          </w:tcPr>
          <w:p w14:paraId="42204C84" w14:textId="77777777" w:rsidR="00E13476" w:rsidRPr="00CE081D" w:rsidRDefault="00E13476" w:rsidP="00521B26">
            <w:pPr>
              <w:rPr>
                <w:rFonts w:ascii="Tahoma" w:hAnsi="Tahoma" w:cs="Tahoma"/>
                <w:b/>
                <w:iCs/>
              </w:rPr>
            </w:pPr>
            <w:r w:rsidRPr="00CE081D">
              <w:rPr>
                <w:rFonts w:ascii="Tahoma" w:hAnsi="Tahoma" w:cs="Tahoma"/>
                <w:b/>
                <w:iCs/>
              </w:rPr>
              <w:t>UI Validation</w:t>
            </w:r>
          </w:p>
        </w:tc>
        <w:tc>
          <w:tcPr>
            <w:tcW w:w="4329" w:type="pct"/>
            <w:vAlign w:val="center"/>
          </w:tcPr>
          <w:p w14:paraId="6C242A3C" w14:textId="77777777" w:rsidR="00E13476" w:rsidRPr="00CE081D" w:rsidRDefault="00E13476" w:rsidP="00521B26">
            <w:pPr>
              <w:spacing w:after="60"/>
              <w:contextualSpacing/>
              <w:rPr>
                <w:rFonts w:ascii="Tahoma" w:hAnsi="Tahoma" w:cs="Tahoma"/>
              </w:rPr>
            </w:pPr>
            <w:r w:rsidRPr="00CE081D">
              <w:rPr>
                <w:rFonts w:ascii="Tahoma" w:hAnsi="Tahoma" w:cs="Tahoma"/>
              </w:rPr>
              <w:t>-</w:t>
            </w:r>
          </w:p>
        </w:tc>
      </w:tr>
      <w:tr w:rsidR="00E13476" w:rsidRPr="00CE081D" w14:paraId="51F24503" w14:textId="77777777" w:rsidTr="00521B26">
        <w:trPr>
          <w:cantSplit/>
          <w:trHeight w:val="72"/>
          <w:tblHeader/>
        </w:trPr>
        <w:tc>
          <w:tcPr>
            <w:tcW w:w="671" w:type="pct"/>
            <w:shd w:val="clear" w:color="auto" w:fill="D9D9D9" w:themeFill="background1" w:themeFillShade="D9"/>
            <w:vAlign w:val="center"/>
          </w:tcPr>
          <w:p w14:paraId="2392FAE0" w14:textId="77777777" w:rsidR="00E13476" w:rsidRPr="00CE081D" w:rsidRDefault="00E13476" w:rsidP="00521B26">
            <w:pPr>
              <w:rPr>
                <w:rFonts w:ascii="Tahoma" w:hAnsi="Tahoma" w:cs="Tahoma"/>
                <w:b/>
                <w:iCs/>
              </w:rPr>
            </w:pPr>
            <w:r w:rsidRPr="00CE081D">
              <w:rPr>
                <w:rFonts w:ascii="Tahoma" w:hAnsi="Tahoma" w:cs="Tahoma"/>
                <w:b/>
                <w:iCs/>
              </w:rPr>
              <w:t>Business Rules</w:t>
            </w:r>
          </w:p>
        </w:tc>
        <w:tc>
          <w:tcPr>
            <w:tcW w:w="4329" w:type="pct"/>
            <w:vAlign w:val="center"/>
          </w:tcPr>
          <w:p w14:paraId="58AF2383" w14:textId="08F8403B" w:rsidR="00E13476" w:rsidRPr="00CE081D" w:rsidRDefault="004C0BD0" w:rsidP="00521B26">
            <w:pPr>
              <w:spacing w:after="60"/>
              <w:contextualSpacing/>
              <w:rPr>
                <w:rFonts w:ascii="Tahoma" w:hAnsi="Tahoma" w:cs="Tahoma"/>
              </w:rPr>
            </w:pPr>
            <w:r w:rsidRPr="00CE081D">
              <w:rPr>
                <w:rFonts w:ascii="Tahoma" w:hAnsi="Tahoma" w:cs="Tahoma"/>
              </w:rPr>
              <w:t>Search algorithm is using wildcard</w:t>
            </w:r>
          </w:p>
        </w:tc>
      </w:tr>
      <w:tr w:rsidR="00E13476" w:rsidRPr="00CE081D" w14:paraId="11E5DA0A" w14:textId="77777777" w:rsidTr="00521B26">
        <w:trPr>
          <w:cantSplit/>
          <w:trHeight w:val="72"/>
          <w:tblHeader/>
        </w:trPr>
        <w:tc>
          <w:tcPr>
            <w:tcW w:w="671" w:type="pct"/>
            <w:shd w:val="clear" w:color="auto" w:fill="D9D9D9" w:themeFill="background1" w:themeFillShade="D9"/>
            <w:vAlign w:val="center"/>
          </w:tcPr>
          <w:p w14:paraId="564E578F" w14:textId="77777777" w:rsidR="00E13476" w:rsidRPr="00CE081D" w:rsidRDefault="00E13476" w:rsidP="00521B26">
            <w:pPr>
              <w:rPr>
                <w:rFonts w:ascii="Tahoma" w:hAnsi="Tahoma" w:cs="Tahoma"/>
                <w:b/>
                <w:iCs/>
              </w:rPr>
            </w:pPr>
            <w:r w:rsidRPr="00CE081D">
              <w:rPr>
                <w:rFonts w:ascii="Tahoma" w:hAnsi="Tahoma" w:cs="Tahoma"/>
                <w:b/>
                <w:iCs/>
              </w:rPr>
              <w:t>Success Result</w:t>
            </w:r>
          </w:p>
        </w:tc>
        <w:tc>
          <w:tcPr>
            <w:tcW w:w="4329" w:type="pct"/>
            <w:vAlign w:val="center"/>
          </w:tcPr>
          <w:p w14:paraId="1681F021" w14:textId="77777777" w:rsidR="00E13476" w:rsidRPr="00CE081D" w:rsidRDefault="00E13476" w:rsidP="00521B26">
            <w:pPr>
              <w:spacing w:after="60"/>
              <w:contextualSpacing/>
              <w:rPr>
                <w:rFonts w:ascii="Tahoma" w:hAnsi="Tahoma" w:cs="Tahoma"/>
              </w:rPr>
            </w:pPr>
            <w:r w:rsidRPr="00CE081D">
              <w:rPr>
                <w:rFonts w:ascii="Tahoma" w:hAnsi="Tahoma" w:cs="Tahoma"/>
              </w:rPr>
              <w:t>Home page content is updated</w:t>
            </w:r>
          </w:p>
        </w:tc>
      </w:tr>
      <w:tr w:rsidR="00E13476" w:rsidRPr="00CE081D" w14:paraId="0CB37B4C" w14:textId="77777777" w:rsidTr="00521B26">
        <w:trPr>
          <w:cantSplit/>
          <w:trHeight w:val="522"/>
          <w:tblHeader/>
        </w:trPr>
        <w:tc>
          <w:tcPr>
            <w:tcW w:w="671" w:type="pct"/>
            <w:shd w:val="clear" w:color="auto" w:fill="D9D9D9" w:themeFill="background1" w:themeFillShade="D9"/>
            <w:vAlign w:val="center"/>
          </w:tcPr>
          <w:p w14:paraId="39EA6004" w14:textId="77777777" w:rsidR="00E13476" w:rsidRPr="00CE081D" w:rsidRDefault="00E13476" w:rsidP="00521B26">
            <w:pPr>
              <w:rPr>
                <w:rFonts w:ascii="Tahoma" w:hAnsi="Tahoma" w:cs="Tahoma"/>
                <w:b/>
                <w:iCs/>
              </w:rPr>
            </w:pPr>
            <w:r w:rsidRPr="00CE081D">
              <w:rPr>
                <w:rFonts w:ascii="Tahoma" w:hAnsi="Tahoma" w:cs="Tahoma"/>
                <w:b/>
                <w:iCs/>
              </w:rPr>
              <w:t>Minimal Result</w:t>
            </w:r>
          </w:p>
        </w:tc>
        <w:tc>
          <w:tcPr>
            <w:tcW w:w="4329" w:type="pct"/>
            <w:vAlign w:val="center"/>
          </w:tcPr>
          <w:p w14:paraId="6F723DA3" w14:textId="77777777" w:rsidR="00E13476" w:rsidRPr="00CE081D" w:rsidRDefault="00E13476" w:rsidP="00E13476">
            <w:pPr>
              <w:spacing w:after="60"/>
              <w:contextualSpacing/>
              <w:rPr>
                <w:rFonts w:ascii="Tahoma" w:hAnsi="Tahoma" w:cs="Tahoma"/>
              </w:rPr>
            </w:pPr>
            <w:r w:rsidRPr="00CE081D">
              <w:rPr>
                <w:rFonts w:ascii="Tahoma" w:hAnsi="Tahoma" w:cs="Tahoma"/>
              </w:rPr>
              <w:t>Home page will show with placeholder</w:t>
            </w:r>
          </w:p>
        </w:tc>
      </w:tr>
      <w:tr w:rsidR="00E13476" w:rsidRPr="00CE081D" w14:paraId="25C0C42E" w14:textId="77777777" w:rsidTr="00521B26">
        <w:trPr>
          <w:cantSplit/>
          <w:trHeight w:val="72"/>
          <w:tblHeader/>
        </w:trPr>
        <w:tc>
          <w:tcPr>
            <w:tcW w:w="671" w:type="pct"/>
            <w:shd w:val="clear" w:color="auto" w:fill="D9D9D9" w:themeFill="background1" w:themeFillShade="D9"/>
            <w:vAlign w:val="center"/>
          </w:tcPr>
          <w:p w14:paraId="5C8DC76F" w14:textId="77777777" w:rsidR="00E13476" w:rsidRPr="00CE081D" w:rsidRDefault="00E13476" w:rsidP="00521B26">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4628C956" w14:textId="77777777" w:rsidR="00E13476" w:rsidRPr="00CE081D" w:rsidRDefault="00E13476" w:rsidP="00521B26">
            <w:pPr>
              <w:spacing w:after="60"/>
              <w:contextualSpacing/>
              <w:rPr>
                <w:rFonts w:ascii="Tahoma" w:hAnsi="Tahoma" w:cs="Tahoma"/>
              </w:rPr>
            </w:pPr>
            <w:r w:rsidRPr="00CE081D">
              <w:rPr>
                <w:rFonts w:ascii="Tahoma" w:hAnsi="Tahoma" w:cs="Tahoma"/>
              </w:rPr>
              <w:t>-</w:t>
            </w:r>
          </w:p>
        </w:tc>
      </w:tr>
      <w:tr w:rsidR="00E13476" w:rsidRPr="00CE081D" w14:paraId="7A3933C2" w14:textId="77777777" w:rsidTr="00521B26">
        <w:trPr>
          <w:cantSplit/>
          <w:trHeight w:val="72"/>
          <w:tblHeader/>
        </w:trPr>
        <w:tc>
          <w:tcPr>
            <w:tcW w:w="671" w:type="pct"/>
            <w:shd w:val="clear" w:color="auto" w:fill="D9D9D9" w:themeFill="background1" w:themeFillShade="D9"/>
            <w:vAlign w:val="center"/>
          </w:tcPr>
          <w:p w14:paraId="6F32EDAD" w14:textId="77777777" w:rsidR="00E13476" w:rsidRPr="00CE081D" w:rsidRDefault="00E13476" w:rsidP="00521B26">
            <w:pPr>
              <w:rPr>
                <w:rFonts w:ascii="Tahoma" w:hAnsi="Tahoma" w:cs="Tahoma"/>
                <w:b/>
                <w:iCs/>
              </w:rPr>
            </w:pPr>
            <w:r w:rsidRPr="00CE081D">
              <w:rPr>
                <w:rFonts w:ascii="Tahoma" w:hAnsi="Tahoma" w:cs="Tahoma"/>
                <w:b/>
                <w:iCs/>
              </w:rPr>
              <w:lastRenderedPageBreak/>
              <w:t>UI Image</w:t>
            </w:r>
          </w:p>
        </w:tc>
        <w:tc>
          <w:tcPr>
            <w:tcW w:w="4329" w:type="pct"/>
            <w:vAlign w:val="center"/>
          </w:tcPr>
          <w:p w14:paraId="0FD5054E" w14:textId="67F92DC7" w:rsidR="00E13476" w:rsidRPr="00CE081D" w:rsidRDefault="00057839" w:rsidP="00521B26">
            <w:pPr>
              <w:spacing w:after="60"/>
              <w:contextualSpacing/>
              <w:jc w:val="center"/>
              <w:rPr>
                <w:rFonts w:ascii="Tahoma" w:hAnsi="Tahoma" w:cs="Tahoma"/>
              </w:rPr>
            </w:pPr>
            <w:r w:rsidRPr="00CE081D">
              <w:rPr>
                <w:rFonts w:ascii="Tahoma" w:hAnsi="Tahoma" w:cs="Tahoma"/>
                <w:noProof/>
              </w:rPr>
              <w:drawing>
                <wp:inline distT="0" distB="0" distL="0" distR="0" wp14:anchorId="49A727A5" wp14:editId="10B30AD5">
                  <wp:extent cx="2025000" cy="3600000"/>
                  <wp:effectExtent l="0" t="0" r="762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25000" cy="3600000"/>
                          </a:xfrm>
                          <a:prstGeom prst="rect">
                            <a:avLst/>
                          </a:prstGeom>
                        </pic:spPr>
                      </pic:pic>
                    </a:graphicData>
                  </a:graphic>
                </wp:inline>
              </w:drawing>
            </w:r>
            <w:r w:rsidR="00962294" w:rsidRPr="00CE081D">
              <w:rPr>
                <w:rFonts w:ascii="Tahoma" w:hAnsi="Tahoma" w:cs="Tahoma"/>
                <w:noProof/>
              </w:rPr>
              <w:drawing>
                <wp:inline distT="0" distB="0" distL="0" distR="0" wp14:anchorId="653D62E8" wp14:editId="14BC6F89">
                  <wp:extent cx="2023893" cy="3600000"/>
                  <wp:effectExtent l="0" t="0" r="8255" b="6985"/>
                  <wp:docPr id="8" name="Picture 8" descr="../../../Downloads/Unknow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Unknown-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3893" cy="3600000"/>
                          </a:xfrm>
                          <a:prstGeom prst="rect">
                            <a:avLst/>
                          </a:prstGeom>
                          <a:noFill/>
                          <a:ln>
                            <a:noFill/>
                          </a:ln>
                        </pic:spPr>
                      </pic:pic>
                    </a:graphicData>
                  </a:graphic>
                </wp:inline>
              </w:drawing>
            </w:r>
            <w:r w:rsidR="00E13476" w:rsidRPr="00CE081D">
              <w:rPr>
                <w:rFonts w:ascii="Tahoma" w:hAnsi="Tahoma" w:cs="Tahoma"/>
              </w:rPr>
              <w:t xml:space="preserve">       </w:t>
            </w:r>
          </w:p>
        </w:tc>
      </w:tr>
      <w:tr w:rsidR="00E13476" w:rsidRPr="00CE081D" w14:paraId="03D160E7" w14:textId="77777777" w:rsidTr="00521B26">
        <w:trPr>
          <w:cantSplit/>
          <w:trHeight w:val="72"/>
          <w:tblHeader/>
        </w:trPr>
        <w:tc>
          <w:tcPr>
            <w:tcW w:w="671" w:type="pct"/>
            <w:shd w:val="clear" w:color="auto" w:fill="D9D9D9" w:themeFill="background1" w:themeFillShade="D9"/>
            <w:vAlign w:val="center"/>
          </w:tcPr>
          <w:p w14:paraId="7F83A30B" w14:textId="77777777" w:rsidR="00E13476" w:rsidRPr="00CE081D" w:rsidRDefault="00E13476" w:rsidP="00521B26">
            <w:pPr>
              <w:rPr>
                <w:rFonts w:ascii="Tahoma" w:hAnsi="Tahoma" w:cs="Tahoma"/>
                <w:b/>
                <w:iCs/>
              </w:rPr>
            </w:pPr>
            <w:r w:rsidRPr="00CE081D">
              <w:rPr>
                <w:rFonts w:ascii="Tahoma" w:hAnsi="Tahoma" w:cs="Tahoma"/>
                <w:b/>
                <w:iCs/>
              </w:rPr>
              <w:t>Frequency of Usage</w:t>
            </w:r>
          </w:p>
        </w:tc>
        <w:tc>
          <w:tcPr>
            <w:tcW w:w="4329" w:type="pct"/>
            <w:vAlign w:val="center"/>
          </w:tcPr>
          <w:p w14:paraId="7812C9B7" w14:textId="77777777" w:rsidR="00E13476" w:rsidRPr="00CE081D" w:rsidRDefault="00E13476" w:rsidP="00521B26">
            <w:pPr>
              <w:spacing w:after="60"/>
              <w:contextualSpacing/>
              <w:rPr>
                <w:rFonts w:ascii="Tahoma" w:hAnsi="Tahoma" w:cs="Tahoma"/>
              </w:rPr>
            </w:pPr>
            <w:r w:rsidRPr="00CE081D">
              <w:rPr>
                <w:rFonts w:ascii="Tahoma" w:hAnsi="Tahoma" w:cs="Tahoma"/>
              </w:rPr>
              <w:t>Often</w:t>
            </w:r>
          </w:p>
        </w:tc>
      </w:tr>
      <w:tr w:rsidR="00E13476" w:rsidRPr="00CE081D" w14:paraId="7CD2687C" w14:textId="77777777" w:rsidTr="00521B26">
        <w:trPr>
          <w:cantSplit/>
          <w:trHeight w:val="480"/>
          <w:tblHeader/>
        </w:trPr>
        <w:tc>
          <w:tcPr>
            <w:tcW w:w="671" w:type="pct"/>
            <w:shd w:val="clear" w:color="auto" w:fill="D9D9D9" w:themeFill="background1" w:themeFillShade="D9"/>
            <w:vAlign w:val="center"/>
          </w:tcPr>
          <w:p w14:paraId="127F354B" w14:textId="77777777" w:rsidR="00E13476" w:rsidRPr="00CE081D" w:rsidRDefault="00E13476" w:rsidP="00521B26">
            <w:pPr>
              <w:rPr>
                <w:rFonts w:ascii="Tahoma" w:hAnsi="Tahoma" w:cs="Tahoma"/>
                <w:b/>
                <w:iCs/>
              </w:rPr>
            </w:pPr>
            <w:r w:rsidRPr="00CE081D">
              <w:rPr>
                <w:rFonts w:ascii="Tahoma" w:hAnsi="Tahoma" w:cs="Tahoma"/>
                <w:b/>
                <w:iCs/>
              </w:rPr>
              <w:t>Notes</w:t>
            </w:r>
          </w:p>
        </w:tc>
        <w:tc>
          <w:tcPr>
            <w:tcW w:w="4329" w:type="pct"/>
            <w:vAlign w:val="center"/>
          </w:tcPr>
          <w:p w14:paraId="352C3AA4" w14:textId="77777777" w:rsidR="00E13476" w:rsidRPr="00CE081D" w:rsidRDefault="00E13476" w:rsidP="00521B26">
            <w:pPr>
              <w:spacing w:after="60"/>
              <w:contextualSpacing/>
              <w:rPr>
                <w:rFonts w:ascii="Tahoma" w:hAnsi="Tahoma" w:cs="Tahoma"/>
              </w:rPr>
            </w:pPr>
            <w:r w:rsidRPr="00CE081D">
              <w:rPr>
                <w:rFonts w:ascii="Tahoma" w:hAnsi="Tahoma" w:cs="Tahoma"/>
              </w:rPr>
              <w:t>-</w:t>
            </w:r>
          </w:p>
        </w:tc>
      </w:tr>
    </w:tbl>
    <w:p w14:paraId="24DD771B" w14:textId="48D9DAB9" w:rsidR="00E13476" w:rsidRPr="00CE081D" w:rsidRDefault="00E13476" w:rsidP="00E13476">
      <w:pPr>
        <w:pStyle w:val="Heading3"/>
        <w:rPr>
          <w:rFonts w:ascii="Tahoma" w:hAnsi="Tahoma" w:cs="Tahoma"/>
        </w:rPr>
      </w:pPr>
      <w:bookmarkStart w:id="97" w:name="_Toc465763577"/>
      <w:r w:rsidRPr="00CE081D">
        <w:rPr>
          <w:rFonts w:ascii="Tahoma" w:hAnsi="Tahoma" w:cs="Tahoma"/>
        </w:rPr>
        <w:t>Open Project Detail</w:t>
      </w:r>
      <w:bookmarkEnd w:id="97"/>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E13476" w:rsidRPr="00CE081D" w14:paraId="35F56849" w14:textId="77777777" w:rsidTr="00521B26">
        <w:trPr>
          <w:cantSplit/>
          <w:trHeight w:val="72"/>
          <w:tblHeader/>
        </w:trPr>
        <w:tc>
          <w:tcPr>
            <w:tcW w:w="671" w:type="pct"/>
            <w:shd w:val="clear" w:color="auto" w:fill="D9D9D9" w:themeFill="background1" w:themeFillShade="D9"/>
            <w:vAlign w:val="center"/>
          </w:tcPr>
          <w:p w14:paraId="5F2F1A6D" w14:textId="77777777" w:rsidR="00E13476" w:rsidRPr="00CE081D" w:rsidRDefault="00E13476" w:rsidP="00521B26">
            <w:pPr>
              <w:rPr>
                <w:rFonts w:ascii="Tahoma" w:hAnsi="Tahoma" w:cs="Tahoma"/>
                <w:b/>
                <w:iCs/>
              </w:rPr>
            </w:pPr>
            <w:r w:rsidRPr="00CE081D">
              <w:rPr>
                <w:rFonts w:ascii="Tahoma" w:hAnsi="Tahoma" w:cs="Tahoma"/>
                <w:b/>
              </w:rPr>
              <w:t>UC ID</w:t>
            </w:r>
          </w:p>
        </w:tc>
        <w:tc>
          <w:tcPr>
            <w:tcW w:w="4329" w:type="pct"/>
            <w:vAlign w:val="center"/>
          </w:tcPr>
          <w:p w14:paraId="2D15BCB6" w14:textId="354DBE3E" w:rsidR="00E13476" w:rsidRPr="00CE081D" w:rsidRDefault="00E13476" w:rsidP="00521B26">
            <w:pPr>
              <w:spacing w:after="60"/>
              <w:contextualSpacing/>
              <w:rPr>
                <w:rFonts w:ascii="Tahoma" w:hAnsi="Tahoma" w:cs="Tahoma"/>
                <w:iCs/>
              </w:rPr>
            </w:pPr>
            <w:r w:rsidRPr="00CE081D">
              <w:rPr>
                <w:rFonts w:ascii="Tahoma" w:hAnsi="Tahoma" w:cs="Tahoma"/>
                <w:iCs/>
              </w:rPr>
              <w:t>UC-1</w:t>
            </w:r>
            <w:r w:rsidR="00FD08E6" w:rsidRPr="00CE081D">
              <w:rPr>
                <w:rFonts w:ascii="Tahoma" w:hAnsi="Tahoma" w:cs="Tahoma"/>
                <w:iCs/>
              </w:rPr>
              <w:t>3</w:t>
            </w:r>
          </w:p>
        </w:tc>
      </w:tr>
      <w:tr w:rsidR="00E13476" w:rsidRPr="00CE081D" w14:paraId="75A36572" w14:textId="77777777" w:rsidTr="00521B26">
        <w:trPr>
          <w:cantSplit/>
          <w:trHeight w:val="72"/>
          <w:tblHeader/>
        </w:trPr>
        <w:tc>
          <w:tcPr>
            <w:tcW w:w="671" w:type="pct"/>
            <w:shd w:val="clear" w:color="auto" w:fill="D9D9D9" w:themeFill="background1" w:themeFillShade="D9"/>
            <w:vAlign w:val="center"/>
          </w:tcPr>
          <w:p w14:paraId="22AE8E04" w14:textId="77777777" w:rsidR="00E13476" w:rsidRPr="00CE081D" w:rsidRDefault="00E13476" w:rsidP="00521B26">
            <w:pPr>
              <w:rPr>
                <w:rFonts w:ascii="Tahoma" w:hAnsi="Tahoma" w:cs="Tahoma"/>
                <w:b/>
                <w:iCs/>
              </w:rPr>
            </w:pPr>
            <w:r w:rsidRPr="00CE081D">
              <w:rPr>
                <w:rFonts w:ascii="Tahoma" w:hAnsi="Tahoma" w:cs="Tahoma"/>
                <w:b/>
                <w:iCs/>
              </w:rPr>
              <w:t>Description</w:t>
            </w:r>
          </w:p>
        </w:tc>
        <w:tc>
          <w:tcPr>
            <w:tcW w:w="4329" w:type="pct"/>
            <w:vAlign w:val="center"/>
          </w:tcPr>
          <w:p w14:paraId="1D8AEC99" w14:textId="46ACAD92" w:rsidR="00E13476" w:rsidRPr="00CE081D" w:rsidRDefault="00E13476" w:rsidP="00E13476">
            <w:pPr>
              <w:spacing w:after="60"/>
              <w:contextualSpacing/>
              <w:rPr>
                <w:rFonts w:ascii="Tahoma" w:hAnsi="Tahoma" w:cs="Tahoma"/>
              </w:rPr>
            </w:pPr>
            <w:r w:rsidRPr="00CE081D">
              <w:rPr>
                <w:rFonts w:ascii="Tahoma" w:hAnsi="Tahoma" w:cs="Tahoma"/>
              </w:rPr>
              <w:t>Use Case for opening detail project</w:t>
            </w:r>
          </w:p>
        </w:tc>
      </w:tr>
      <w:tr w:rsidR="00E13476" w:rsidRPr="00CE081D" w14:paraId="1BD79B59" w14:textId="77777777" w:rsidTr="00521B26">
        <w:trPr>
          <w:cantSplit/>
          <w:trHeight w:val="72"/>
          <w:tblHeader/>
        </w:trPr>
        <w:tc>
          <w:tcPr>
            <w:tcW w:w="671" w:type="pct"/>
            <w:shd w:val="clear" w:color="auto" w:fill="D9D9D9" w:themeFill="background1" w:themeFillShade="D9"/>
            <w:vAlign w:val="center"/>
          </w:tcPr>
          <w:p w14:paraId="1877CBA4" w14:textId="77777777" w:rsidR="00E13476" w:rsidRPr="00CE081D" w:rsidRDefault="00E13476" w:rsidP="00521B26">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46CC048E" w14:textId="2F7E22D3" w:rsidR="00E13476" w:rsidRPr="00CE081D" w:rsidRDefault="00E13476" w:rsidP="00521B26">
            <w:pPr>
              <w:spacing w:after="60"/>
              <w:contextualSpacing/>
              <w:rPr>
                <w:rFonts w:ascii="Tahoma" w:hAnsi="Tahoma" w:cs="Tahoma"/>
              </w:rPr>
            </w:pPr>
            <w:r w:rsidRPr="00CE081D">
              <w:rPr>
                <w:rFonts w:ascii="Tahoma" w:hAnsi="Tahoma" w:cs="Tahoma"/>
              </w:rPr>
              <w:t>FR-2</w:t>
            </w:r>
            <w:r w:rsidR="000F0024" w:rsidRPr="00CE081D">
              <w:rPr>
                <w:rFonts w:ascii="Tahoma" w:hAnsi="Tahoma" w:cs="Tahoma"/>
              </w:rPr>
              <w:t xml:space="preserve"> - The app shall display list of projects based on user</w:t>
            </w:r>
          </w:p>
        </w:tc>
      </w:tr>
      <w:tr w:rsidR="00E13476" w:rsidRPr="00CE081D" w14:paraId="17840EC0" w14:textId="77777777" w:rsidTr="00521B26">
        <w:trPr>
          <w:cantSplit/>
          <w:trHeight w:val="72"/>
          <w:tblHeader/>
        </w:trPr>
        <w:tc>
          <w:tcPr>
            <w:tcW w:w="671" w:type="pct"/>
            <w:shd w:val="clear" w:color="auto" w:fill="D9D9D9" w:themeFill="background1" w:themeFillShade="D9"/>
            <w:vAlign w:val="center"/>
          </w:tcPr>
          <w:p w14:paraId="396F5E0E" w14:textId="77777777" w:rsidR="00E13476" w:rsidRPr="00CE081D" w:rsidRDefault="00E13476" w:rsidP="00521B26">
            <w:pPr>
              <w:rPr>
                <w:rFonts w:ascii="Tahoma" w:hAnsi="Tahoma" w:cs="Tahoma"/>
                <w:b/>
                <w:iCs/>
              </w:rPr>
            </w:pPr>
            <w:r w:rsidRPr="00CE081D">
              <w:rPr>
                <w:rFonts w:ascii="Tahoma" w:hAnsi="Tahoma" w:cs="Tahoma"/>
                <w:b/>
                <w:iCs/>
              </w:rPr>
              <w:t>Actor</w:t>
            </w:r>
          </w:p>
        </w:tc>
        <w:tc>
          <w:tcPr>
            <w:tcW w:w="4329" w:type="pct"/>
            <w:vAlign w:val="center"/>
          </w:tcPr>
          <w:p w14:paraId="007805D3" w14:textId="77777777" w:rsidR="00E13476" w:rsidRPr="00CE081D" w:rsidRDefault="00E13476" w:rsidP="00521B26">
            <w:pPr>
              <w:spacing w:after="60"/>
              <w:contextualSpacing/>
              <w:rPr>
                <w:rFonts w:ascii="Tahoma" w:hAnsi="Tahoma" w:cs="Tahoma"/>
              </w:rPr>
            </w:pPr>
            <w:r w:rsidRPr="00CE081D">
              <w:rPr>
                <w:rFonts w:ascii="Tahoma" w:hAnsi="Tahoma" w:cs="Tahoma"/>
              </w:rPr>
              <w:t>User</w:t>
            </w:r>
          </w:p>
        </w:tc>
      </w:tr>
      <w:tr w:rsidR="00E13476" w:rsidRPr="00CE081D" w14:paraId="557567B2" w14:textId="77777777" w:rsidTr="00521B26">
        <w:trPr>
          <w:cantSplit/>
          <w:trHeight w:val="550"/>
          <w:tblHeader/>
        </w:trPr>
        <w:tc>
          <w:tcPr>
            <w:tcW w:w="671" w:type="pct"/>
            <w:shd w:val="clear" w:color="auto" w:fill="D9D9D9" w:themeFill="background1" w:themeFillShade="D9"/>
            <w:vAlign w:val="center"/>
          </w:tcPr>
          <w:p w14:paraId="40369DD7" w14:textId="77777777" w:rsidR="00E13476" w:rsidRPr="00CE081D" w:rsidRDefault="00E13476" w:rsidP="00521B26">
            <w:pPr>
              <w:rPr>
                <w:rFonts w:ascii="Tahoma" w:hAnsi="Tahoma" w:cs="Tahoma"/>
                <w:b/>
                <w:iCs/>
              </w:rPr>
            </w:pPr>
            <w:r w:rsidRPr="00CE081D">
              <w:rPr>
                <w:rFonts w:ascii="Tahoma" w:hAnsi="Tahoma" w:cs="Tahoma"/>
                <w:b/>
                <w:iCs/>
              </w:rPr>
              <w:t>Pre-Condition</w:t>
            </w:r>
          </w:p>
        </w:tc>
        <w:tc>
          <w:tcPr>
            <w:tcW w:w="4329" w:type="pct"/>
            <w:vAlign w:val="center"/>
          </w:tcPr>
          <w:p w14:paraId="66158260" w14:textId="3A1942A0" w:rsidR="00DE66F0" w:rsidRPr="00CE081D" w:rsidRDefault="00FD08E6" w:rsidP="00C22DF0">
            <w:pPr>
              <w:pStyle w:val="ListParagraph"/>
              <w:numPr>
                <w:ilvl w:val="0"/>
                <w:numId w:val="32"/>
              </w:numPr>
              <w:spacing w:after="60"/>
              <w:ind w:left="383"/>
              <w:contextualSpacing/>
              <w:rPr>
                <w:rFonts w:ascii="Tahoma" w:hAnsi="Tahoma" w:cs="Tahoma"/>
              </w:rPr>
            </w:pPr>
            <w:r w:rsidRPr="00CE081D">
              <w:rPr>
                <w:rFonts w:ascii="Tahoma" w:hAnsi="Tahoma" w:cs="Tahoma"/>
              </w:rPr>
              <w:t>User has passed UC-8</w:t>
            </w:r>
          </w:p>
          <w:p w14:paraId="72A8EC12" w14:textId="62378F70" w:rsidR="00C22DF0" w:rsidRPr="00CE081D" w:rsidRDefault="00C22DF0" w:rsidP="00C22DF0">
            <w:pPr>
              <w:pStyle w:val="ListParagraph"/>
              <w:numPr>
                <w:ilvl w:val="0"/>
                <w:numId w:val="32"/>
              </w:numPr>
              <w:spacing w:after="60"/>
              <w:ind w:left="383"/>
              <w:contextualSpacing/>
              <w:rPr>
                <w:rFonts w:ascii="Tahoma" w:hAnsi="Tahoma" w:cs="Tahoma"/>
              </w:rPr>
            </w:pPr>
            <w:r w:rsidRPr="00CE081D">
              <w:rPr>
                <w:rFonts w:ascii="Tahoma" w:hAnsi="Tahoma" w:cs="Tahoma"/>
              </w:rPr>
              <w:t>If user is in map mode tap any marker</w:t>
            </w:r>
          </w:p>
        </w:tc>
      </w:tr>
      <w:tr w:rsidR="00E13476" w:rsidRPr="00CE081D" w14:paraId="26D7CC25" w14:textId="77777777" w:rsidTr="00521B26">
        <w:trPr>
          <w:cantSplit/>
          <w:trHeight w:val="72"/>
          <w:tblHeader/>
        </w:trPr>
        <w:tc>
          <w:tcPr>
            <w:tcW w:w="671" w:type="pct"/>
            <w:shd w:val="clear" w:color="auto" w:fill="D9D9D9" w:themeFill="background1" w:themeFillShade="D9"/>
            <w:vAlign w:val="center"/>
          </w:tcPr>
          <w:p w14:paraId="14180CEE" w14:textId="77777777" w:rsidR="00E13476" w:rsidRPr="00CE081D" w:rsidRDefault="00E13476" w:rsidP="00521B26">
            <w:pPr>
              <w:rPr>
                <w:rFonts w:ascii="Tahoma" w:hAnsi="Tahoma" w:cs="Tahoma"/>
                <w:b/>
                <w:iCs/>
              </w:rPr>
            </w:pPr>
            <w:r w:rsidRPr="00CE081D">
              <w:rPr>
                <w:rFonts w:ascii="Tahoma" w:hAnsi="Tahoma" w:cs="Tahoma"/>
                <w:b/>
                <w:iCs/>
              </w:rPr>
              <w:t>Trigger</w:t>
            </w:r>
          </w:p>
        </w:tc>
        <w:tc>
          <w:tcPr>
            <w:tcW w:w="4329" w:type="pct"/>
            <w:vAlign w:val="center"/>
          </w:tcPr>
          <w:p w14:paraId="52B48887" w14:textId="77777777" w:rsidR="00C22DF0" w:rsidRPr="00CE081D" w:rsidRDefault="00C22DF0" w:rsidP="00C22DF0">
            <w:pPr>
              <w:pStyle w:val="ListParagraph"/>
              <w:numPr>
                <w:ilvl w:val="0"/>
                <w:numId w:val="33"/>
              </w:numPr>
              <w:spacing w:after="60"/>
              <w:ind w:left="383"/>
              <w:contextualSpacing/>
              <w:rPr>
                <w:rFonts w:ascii="Tahoma" w:hAnsi="Tahoma" w:cs="Tahoma"/>
              </w:rPr>
            </w:pPr>
            <w:r w:rsidRPr="00CE081D">
              <w:rPr>
                <w:rFonts w:ascii="Tahoma" w:hAnsi="Tahoma" w:cs="Tahoma"/>
              </w:rPr>
              <w:t>If user in list mode tap any project</w:t>
            </w:r>
          </w:p>
          <w:p w14:paraId="79B4C433" w14:textId="0047C10E" w:rsidR="00E13476" w:rsidRPr="00CE081D" w:rsidRDefault="00C22DF0" w:rsidP="00C22DF0">
            <w:pPr>
              <w:pStyle w:val="ListParagraph"/>
              <w:numPr>
                <w:ilvl w:val="0"/>
                <w:numId w:val="33"/>
              </w:numPr>
              <w:spacing w:after="60"/>
              <w:ind w:left="383"/>
              <w:contextualSpacing/>
              <w:rPr>
                <w:rFonts w:ascii="Tahoma" w:hAnsi="Tahoma" w:cs="Tahoma"/>
              </w:rPr>
            </w:pPr>
            <w:r w:rsidRPr="00CE081D">
              <w:rPr>
                <w:rFonts w:ascii="Tahoma" w:hAnsi="Tahoma" w:cs="Tahoma"/>
              </w:rPr>
              <w:t>If user in map mode tap Open Detail button</w:t>
            </w:r>
          </w:p>
        </w:tc>
      </w:tr>
      <w:tr w:rsidR="00E13476" w:rsidRPr="00CE081D" w14:paraId="23F7DD37" w14:textId="77777777" w:rsidTr="00521B26">
        <w:trPr>
          <w:cantSplit/>
          <w:trHeight w:val="72"/>
          <w:tblHeader/>
        </w:trPr>
        <w:tc>
          <w:tcPr>
            <w:tcW w:w="671" w:type="pct"/>
            <w:shd w:val="clear" w:color="auto" w:fill="D9D9D9" w:themeFill="background1" w:themeFillShade="D9"/>
            <w:vAlign w:val="center"/>
          </w:tcPr>
          <w:p w14:paraId="3FBF6568" w14:textId="77777777" w:rsidR="00E13476" w:rsidRPr="00CE081D" w:rsidRDefault="00E13476" w:rsidP="00521B26">
            <w:pPr>
              <w:rPr>
                <w:rFonts w:ascii="Tahoma" w:hAnsi="Tahoma" w:cs="Tahoma"/>
                <w:b/>
                <w:iCs/>
              </w:rPr>
            </w:pPr>
            <w:r w:rsidRPr="00CE081D">
              <w:rPr>
                <w:rFonts w:ascii="Tahoma" w:hAnsi="Tahoma" w:cs="Tahoma"/>
                <w:b/>
                <w:iCs/>
              </w:rPr>
              <w:t>Normal Scenarios</w:t>
            </w:r>
          </w:p>
        </w:tc>
        <w:tc>
          <w:tcPr>
            <w:tcW w:w="4329" w:type="pct"/>
            <w:vAlign w:val="center"/>
          </w:tcPr>
          <w:p w14:paraId="268D6DA9" w14:textId="4956617B" w:rsidR="00C22DF0" w:rsidRPr="00CE081D" w:rsidRDefault="00E13476" w:rsidP="00C22DF0">
            <w:pPr>
              <w:pStyle w:val="UseCase1"/>
              <w:numPr>
                <w:ilvl w:val="0"/>
                <w:numId w:val="5"/>
              </w:numPr>
              <w:rPr>
                <w:rFonts w:ascii="Tahoma" w:hAnsi="Tahoma" w:cs="Tahoma"/>
                <w:b w:val="0"/>
                <w:sz w:val="20"/>
                <w:szCs w:val="20"/>
              </w:rPr>
            </w:pPr>
            <w:r w:rsidRPr="00CE081D">
              <w:rPr>
                <w:rFonts w:ascii="Tahoma" w:hAnsi="Tahoma" w:cs="Tahoma"/>
                <w:b w:val="0"/>
                <w:sz w:val="20"/>
                <w:szCs w:val="20"/>
              </w:rPr>
              <w:t xml:space="preserve">Application </w:t>
            </w:r>
            <w:r w:rsidR="00C22DF0" w:rsidRPr="00CE081D">
              <w:rPr>
                <w:rFonts w:ascii="Tahoma" w:hAnsi="Tahoma" w:cs="Tahoma"/>
                <w:b w:val="0"/>
                <w:sz w:val="20"/>
                <w:szCs w:val="20"/>
              </w:rPr>
              <w:t>getting selected project detail</w:t>
            </w:r>
          </w:p>
          <w:p w14:paraId="555E7694" w14:textId="11E678A4" w:rsidR="00E13476" w:rsidRPr="00CE081D" w:rsidRDefault="00C22DF0" w:rsidP="00521B26">
            <w:pPr>
              <w:pStyle w:val="UseCase1"/>
              <w:numPr>
                <w:ilvl w:val="0"/>
                <w:numId w:val="5"/>
              </w:numPr>
              <w:rPr>
                <w:rFonts w:ascii="Tahoma" w:hAnsi="Tahoma" w:cs="Tahoma"/>
                <w:b w:val="0"/>
                <w:sz w:val="20"/>
                <w:szCs w:val="20"/>
              </w:rPr>
            </w:pPr>
            <w:r w:rsidRPr="00CE081D">
              <w:rPr>
                <w:rFonts w:ascii="Tahoma" w:hAnsi="Tahoma" w:cs="Tahoma"/>
                <w:b w:val="0"/>
                <w:sz w:val="20"/>
                <w:szCs w:val="20"/>
              </w:rPr>
              <w:t>Application navigate to detail project page</w:t>
            </w:r>
          </w:p>
        </w:tc>
      </w:tr>
      <w:tr w:rsidR="00E13476" w:rsidRPr="00CE081D" w14:paraId="46C3B8FE" w14:textId="77777777" w:rsidTr="00521B26">
        <w:trPr>
          <w:cantSplit/>
          <w:trHeight w:val="72"/>
          <w:tblHeader/>
        </w:trPr>
        <w:tc>
          <w:tcPr>
            <w:tcW w:w="671" w:type="pct"/>
            <w:shd w:val="clear" w:color="auto" w:fill="D9D9D9" w:themeFill="background1" w:themeFillShade="D9"/>
            <w:vAlign w:val="center"/>
          </w:tcPr>
          <w:p w14:paraId="76EE4B76" w14:textId="1AB4C4F6" w:rsidR="00E13476" w:rsidRPr="00CE081D" w:rsidRDefault="00E13476" w:rsidP="00521B26">
            <w:pPr>
              <w:rPr>
                <w:rFonts w:ascii="Tahoma" w:hAnsi="Tahoma" w:cs="Tahoma"/>
                <w:b/>
                <w:iCs/>
              </w:rPr>
            </w:pPr>
            <w:r w:rsidRPr="00CE081D">
              <w:rPr>
                <w:rFonts w:ascii="Tahoma" w:hAnsi="Tahoma" w:cs="Tahoma"/>
                <w:b/>
                <w:iCs/>
              </w:rPr>
              <w:t>UI Validation</w:t>
            </w:r>
          </w:p>
        </w:tc>
        <w:tc>
          <w:tcPr>
            <w:tcW w:w="4329" w:type="pct"/>
            <w:vAlign w:val="center"/>
          </w:tcPr>
          <w:p w14:paraId="2ED1EED2" w14:textId="77777777" w:rsidR="00E13476" w:rsidRPr="00CE081D" w:rsidRDefault="00E13476" w:rsidP="00521B26">
            <w:pPr>
              <w:spacing w:after="60"/>
              <w:contextualSpacing/>
              <w:rPr>
                <w:rFonts w:ascii="Tahoma" w:hAnsi="Tahoma" w:cs="Tahoma"/>
              </w:rPr>
            </w:pPr>
            <w:r w:rsidRPr="00CE081D">
              <w:rPr>
                <w:rFonts w:ascii="Tahoma" w:hAnsi="Tahoma" w:cs="Tahoma"/>
              </w:rPr>
              <w:t>-</w:t>
            </w:r>
          </w:p>
        </w:tc>
      </w:tr>
      <w:tr w:rsidR="00E13476" w:rsidRPr="00CE081D" w14:paraId="1155A34A" w14:textId="77777777" w:rsidTr="00521B26">
        <w:trPr>
          <w:cantSplit/>
          <w:trHeight w:val="72"/>
          <w:tblHeader/>
        </w:trPr>
        <w:tc>
          <w:tcPr>
            <w:tcW w:w="671" w:type="pct"/>
            <w:shd w:val="clear" w:color="auto" w:fill="D9D9D9" w:themeFill="background1" w:themeFillShade="D9"/>
            <w:vAlign w:val="center"/>
          </w:tcPr>
          <w:p w14:paraId="5D9CC5C8" w14:textId="77777777" w:rsidR="00E13476" w:rsidRPr="00CE081D" w:rsidRDefault="00E13476" w:rsidP="00521B26">
            <w:pPr>
              <w:rPr>
                <w:rFonts w:ascii="Tahoma" w:hAnsi="Tahoma" w:cs="Tahoma"/>
                <w:b/>
                <w:iCs/>
              </w:rPr>
            </w:pPr>
            <w:r w:rsidRPr="00CE081D">
              <w:rPr>
                <w:rFonts w:ascii="Tahoma" w:hAnsi="Tahoma" w:cs="Tahoma"/>
                <w:b/>
                <w:iCs/>
              </w:rPr>
              <w:t>Business Rules</w:t>
            </w:r>
          </w:p>
        </w:tc>
        <w:tc>
          <w:tcPr>
            <w:tcW w:w="4329" w:type="pct"/>
            <w:vAlign w:val="center"/>
          </w:tcPr>
          <w:p w14:paraId="1E7CC20F" w14:textId="77777777" w:rsidR="00E13476" w:rsidRPr="00CE081D" w:rsidRDefault="00D12D93" w:rsidP="00FE4F0C">
            <w:pPr>
              <w:pStyle w:val="ListParagraph"/>
              <w:numPr>
                <w:ilvl w:val="0"/>
                <w:numId w:val="62"/>
              </w:numPr>
              <w:spacing w:after="60"/>
              <w:ind w:left="383"/>
              <w:contextualSpacing/>
              <w:rPr>
                <w:rFonts w:ascii="Tahoma" w:hAnsi="Tahoma" w:cs="Tahoma"/>
              </w:rPr>
            </w:pPr>
            <w:r w:rsidRPr="00CE081D">
              <w:rPr>
                <w:rFonts w:ascii="Tahoma" w:hAnsi="Tahoma" w:cs="Tahoma"/>
              </w:rPr>
              <w:t>PM and APM phone can be tapped for quick action to device phone</w:t>
            </w:r>
          </w:p>
          <w:p w14:paraId="625C7DDE" w14:textId="332D71CC" w:rsidR="00FE4F0C" w:rsidRPr="00CE081D" w:rsidRDefault="00FE4F0C" w:rsidP="00FE4F0C">
            <w:pPr>
              <w:pStyle w:val="ListParagraph"/>
              <w:numPr>
                <w:ilvl w:val="0"/>
                <w:numId w:val="62"/>
              </w:numPr>
              <w:spacing w:after="60"/>
              <w:ind w:left="383"/>
              <w:contextualSpacing/>
              <w:rPr>
                <w:rFonts w:ascii="Tahoma" w:hAnsi="Tahoma" w:cs="Tahoma"/>
              </w:rPr>
            </w:pPr>
            <w:r w:rsidRPr="00CE081D">
              <w:rPr>
                <w:rFonts w:ascii="Tahoma" w:hAnsi="Tahoma" w:cs="Tahoma"/>
              </w:rPr>
              <w:t>Tentatively client name will be added to the screen</w:t>
            </w:r>
          </w:p>
        </w:tc>
      </w:tr>
      <w:tr w:rsidR="00E13476" w:rsidRPr="00CE081D" w14:paraId="4E51C444" w14:textId="77777777" w:rsidTr="00521B26">
        <w:trPr>
          <w:cantSplit/>
          <w:trHeight w:val="72"/>
          <w:tblHeader/>
        </w:trPr>
        <w:tc>
          <w:tcPr>
            <w:tcW w:w="671" w:type="pct"/>
            <w:shd w:val="clear" w:color="auto" w:fill="D9D9D9" w:themeFill="background1" w:themeFillShade="D9"/>
            <w:vAlign w:val="center"/>
          </w:tcPr>
          <w:p w14:paraId="1D66081B" w14:textId="77777777" w:rsidR="00E13476" w:rsidRPr="00CE081D" w:rsidRDefault="00E13476" w:rsidP="00521B26">
            <w:pPr>
              <w:rPr>
                <w:rFonts w:ascii="Tahoma" w:hAnsi="Tahoma" w:cs="Tahoma"/>
                <w:b/>
                <w:iCs/>
              </w:rPr>
            </w:pPr>
            <w:r w:rsidRPr="00CE081D">
              <w:rPr>
                <w:rFonts w:ascii="Tahoma" w:hAnsi="Tahoma" w:cs="Tahoma"/>
                <w:b/>
                <w:iCs/>
              </w:rPr>
              <w:t>Success Result</w:t>
            </w:r>
          </w:p>
        </w:tc>
        <w:tc>
          <w:tcPr>
            <w:tcW w:w="4329" w:type="pct"/>
            <w:vAlign w:val="center"/>
          </w:tcPr>
          <w:p w14:paraId="6E51AC74" w14:textId="249BA0C7" w:rsidR="00E13476" w:rsidRPr="00CE081D" w:rsidRDefault="00C22DF0" w:rsidP="00C22DF0">
            <w:pPr>
              <w:spacing w:after="60"/>
              <w:contextualSpacing/>
              <w:rPr>
                <w:rFonts w:ascii="Tahoma" w:hAnsi="Tahoma" w:cs="Tahoma"/>
              </w:rPr>
            </w:pPr>
            <w:r w:rsidRPr="00CE081D">
              <w:rPr>
                <w:rFonts w:ascii="Tahoma" w:hAnsi="Tahoma" w:cs="Tahoma"/>
              </w:rPr>
              <w:t>-</w:t>
            </w:r>
          </w:p>
        </w:tc>
      </w:tr>
      <w:tr w:rsidR="00E13476" w:rsidRPr="00CE081D" w14:paraId="288CB6A6" w14:textId="77777777" w:rsidTr="00521B26">
        <w:trPr>
          <w:cantSplit/>
          <w:trHeight w:val="522"/>
          <w:tblHeader/>
        </w:trPr>
        <w:tc>
          <w:tcPr>
            <w:tcW w:w="671" w:type="pct"/>
            <w:shd w:val="clear" w:color="auto" w:fill="D9D9D9" w:themeFill="background1" w:themeFillShade="D9"/>
            <w:vAlign w:val="center"/>
          </w:tcPr>
          <w:p w14:paraId="31E354B9" w14:textId="77777777" w:rsidR="00E13476" w:rsidRPr="00CE081D" w:rsidRDefault="00E13476" w:rsidP="00521B26">
            <w:pPr>
              <w:rPr>
                <w:rFonts w:ascii="Tahoma" w:hAnsi="Tahoma" w:cs="Tahoma"/>
                <w:b/>
                <w:iCs/>
              </w:rPr>
            </w:pPr>
            <w:r w:rsidRPr="00CE081D">
              <w:rPr>
                <w:rFonts w:ascii="Tahoma" w:hAnsi="Tahoma" w:cs="Tahoma"/>
                <w:b/>
                <w:iCs/>
              </w:rPr>
              <w:t>Minimal Result</w:t>
            </w:r>
          </w:p>
        </w:tc>
        <w:tc>
          <w:tcPr>
            <w:tcW w:w="4329" w:type="pct"/>
            <w:vAlign w:val="center"/>
          </w:tcPr>
          <w:p w14:paraId="793605E2" w14:textId="5967C781" w:rsidR="00E13476" w:rsidRPr="00CE081D" w:rsidRDefault="00C22DF0" w:rsidP="00C22DF0">
            <w:pPr>
              <w:spacing w:after="60"/>
              <w:contextualSpacing/>
              <w:rPr>
                <w:rFonts w:ascii="Tahoma" w:hAnsi="Tahoma" w:cs="Tahoma"/>
              </w:rPr>
            </w:pPr>
            <w:r w:rsidRPr="00CE081D">
              <w:rPr>
                <w:rFonts w:ascii="Tahoma" w:hAnsi="Tahoma" w:cs="Tahoma"/>
              </w:rPr>
              <w:t>-</w:t>
            </w:r>
          </w:p>
        </w:tc>
      </w:tr>
      <w:tr w:rsidR="00E13476" w:rsidRPr="00CE081D" w14:paraId="60A8B5E2" w14:textId="77777777" w:rsidTr="00521B26">
        <w:trPr>
          <w:cantSplit/>
          <w:trHeight w:val="72"/>
          <w:tblHeader/>
        </w:trPr>
        <w:tc>
          <w:tcPr>
            <w:tcW w:w="671" w:type="pct"/>
            <w:shd w:val="clear" w:color="auto" w:fill="D9D9D9" w:themeFill="background1" w:themeFillShade="D9"/>
            <w:vAlign w:val="center"/>
          </w:tcPr>
          <w:p w14:paraId="3947C869" w14:textId="77777777" w:rsidR="00E13476" w:rsidRPr="00CE081D" w:rsidRDefault="00E13476" w:rsidP="00521B26">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11E03046" w14:textId="77777777" w:rsidR="00E13476" w:rsidRPr="00CE081D" w:rsidRDefault="00E13476" w:rsidP="00521B26">
            <w:pPr>
              <w:spacing w:after="60"/>
              <w:contextualSpacing/>
              <w:rPr>
                <w:rFonts w:ascii="Tahoma" w:hAnsi="Tahoma" w:cs="Tahoma"/>
              </w:rPr>
            </w:pPr>
            <w:r w:rsidRPr="00CE081D">
              <w:rPr>
                <w:rFonts w:ascii="Tahoma" w:hAnsi="Tahoma" w:cs="Tahoma"/>
              </w:rPr>
              <w:t>-</w:t>
            </w:r>
          </w:p>
        </w:tc>
      </w:tr>
      <w:tr w:rsidR="00E13476" w:rsidRPr="00CE081D" w14:paraId="11DD58E9" w14:textId="77777777" w:rsidTr="00521B26">
        <w:trPr>
          <w:cantSplit/>
          <w:trHeight w:val="72"/>
          <w:tblHeader/>
        </w:trPr>
        <w:tc>
          <w:tcPr>
            <w:tcW w:w="671" w:type="pct"/>
            <w:shd w:val="clear" w:color="auto" w:fill="D9D9D9" w:themeFill="background1" w:themeFillShade="D9"/>
            <w:vAlign w:val="center"/>
          </w:tcPr>
          <w:p w14:paraId="435691BE" w14:textId="77777777" w:rsidR="00E13476" w:rsidRPr="00CE081D" w:rsidRDefault="00E13476" w:rsidP="00521B26">
            <w:pPr>
              <w:rPr>
                <w:rFonts w:ascii="Tahoma" w:hAnsi="Tahoma" w:cs="Tahoma"/>
                <w:b/>
                <w:iCs/>
              </w:rPr>
            </w:pPr>
            <w:r w:rsidRPr="00CE081D">
              <w:rPr>
                <w:rFonts w:ascii="Tahoma" w:hAnsi="Tahoma" w:cs="Tahoma"/>
                <w:b/>
                <w:iCs/>
              </w:rPr>
              <w:lastRenderedPageBreak/>
              <w:t>UI Image</w:t>
            </w:r>
          </w:p>
        </w:tc>
        <w:tc>
          <w:tcPr>
            <w:tcW w:w="4329" w:type="pct"/>
            <w:vAlign w:val="center"/>
          </w:tcPr>
          <w:p w14:paraId="6B21FC6A" w14:textId="7CC47E10" w:rsidR="00E13476" w:rsidRPr="00CE081D" w:rsidRDefault="0098350A" w:rsidP="00521B26">
            <w:pPr>
              <w:spacing w:after="60"/>
              <w:contextualSpacing/>
              <w:jc w:val="center"/>
              <w:rPr>
                <w:rFonts w:ascii="Tahoma" w:hAnsi="Tahoma" w:cs="Tahoma"/>
              </w:rPr>
            </w:pPr>
            <w:r w:rsidRPr="00CE081D">
              <w:rPr>
                <w:rFonts w:ascii="Tahoma" w:hAnsi="Tahoma" w:cs="Tahoma"/>
                <w:noProof/>
              </w:rPr>
              <w:drawing>
                <wp:inline distT="0" distB="0" distL="0" distR="0" wp14:anchorId="19251457" wp14:editId="3D14A6BC">
                  <wp:extent cx="2025000" cy="3600000"/>
                  <wp:effectExtent l="0" t="0" r="762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25000" cy="3600000"/>
                          </a:xfrm>
                          <a:prstGeom prst="rect">
                            <a:avLst/>
                          </a:prstGeom>
                        </pic:spPr>
                      </pic:pic>
                    </a:graphicData>
                  </a:graphic>
                </wp:inline>
              </w:drawing>
            </w:r>
            <w:r w:rsidR="00E13476" w:rsidRPr="00CE081D">
              <w:rPr>
                <w:rFonts w:ascii="Tahoma" w:hAnsi="Tahoma" w:cs="Tahoma"/>
              </w:rPr>
              <w:t xml:space="preserve">       </w:t>
            </w:r>
          </w:p>
        </w:tc>
      </w:tr>
      <w:tr w:rsidR="00E13476" w:rsidRPr="00CE081D" w14:paraId="36416A4D" w14:textId="77777777" w:rsidTr="00521B26">
        <w:trPr>
          <w:cantSplit/>
          <w:trHeight w:val="72"/>
          <w:tblHeader/>
        </w:trPr>
        <w:tc>
          <w:tcPr>
            <w:tcW w:w="671" w:type="pct"/>
            <w:shd w:val="clear" w:color="auto" w:fill="D9D9D9" w:themeFill="background1" w:themeFillShade="D9"/>
            <w:vAlign w:val="center"/>
          </w:tcPr>
          <w:p w14:paraId="73A8936C" w14:textId="77777777" w:rsidR="00E13476" w:rsidRPr="00CE081D" w:rsidRDefault="00E13476" w:rsidP="00521B26">
            <w:pPr>
              <w:rPr>
                <w:rFonts w:ascii="Tahoma" w:hAnsi="Tahoma" w:cs="Tahoma"/>
                <w:b/>
                <w:iCs/>
              </w:rPr>
            </w:pPr>
            <w:r w:rsidRPr="00CE081D">
              <w:rPr>
                <w:rFonts w:ascii="Tahoma" w:hAnsi="Tahoma" w:cs="Tahoma"/>
                <w:b/>
                <w:iCs/>
              </w:rPr>
              <w:t>Frequency of Usage</w:t>
            </w:r>
          </w:p>
        </w:tc>
        <w:tc>
          <w:tcPr>
            <w:tcW w:w="4329" w:type="pct"/>
            <w:vAlign w:val="center"/>
          </w:tcPr>
          <w:p w14:paraId="252C7997" w14:textId="77777777" w:rsidR="00E13476" w:rsidRPr="00CE081D" w:rsidRDefault="00E13476" w:rsidP="00521B26">
            <w:pPr>
              <w:spacing w:after="60"/>
              <w:contextualSpacing/>
              <w:rPr>
                <w:rFonts w:ascii="Tahoma" w:hAnsi="Tahoma" w:cs="Tahoma"/>
              </w:rPr>
            </w:pPr>
            <w:r w:rsidRPr="00CE081D">
              <w:rPr>
                <w:rFonts w:ascii="Tahoma" w:hAnsi="Tahoma" w:cs="Tahoma"/>
              </w:rPr>
              <w:t>Often</w:t>
            </w:r>
          </w:p>
        </w:tc>
      </w:tr>
      <w:tr w:rsidR="00E13476" w:rsidRPr="00CE081D" w14:paraId="7EF6EB79" w14:textId="77777777" w:rsidTr="00521B26">
        <w:trPr>
          <w:cantSplit/>
          <w:trHeight w:val="480"/>
          <w:tblHeader/>
        </w:trPr>
        <w:tc>
          <w:tcPr>
            <w:tcW w:w="671" w:type="pct"/>
            <w:shd w:val="clear" w:color="auto" w:fill="D9D9D9" w:themeFill="background1" w:themeFillShade="D9"/>
            <w:vAlign w:val="center"/>
          </w:tcPr>
          <w:p w14:paraId="0697DAA7" w14:textId="77777777" w:rsidR="00E13476" w:rsidRPr="00CE081D" w:rsidRDefault="00E13476" w:rsidP="00521B26">
            <w:pPr>
              <w:rPr>
                <w:rFonts w:ascii="Tahoma" w:hAnsi="Tahoma" w:cs="Tahoma"/>
                <w:b/>
                <w:iCs/>
              </w:rPr>
            </w:pPr>
            <w:r w:rsidRPr="00CE081D">
              <w:rPr>
                <w:rFonts w:ascii="Tahoma" w:hAnsi="Tahoma" w:cs="Tahoma"/>
                <w:b/>
                <w:iCs/>
              </w:rPr>
              <w:t>Notes</w:t>
            </w:r>
          </w:p>
        </w:tc>
        <w:tc>
          <w:tcPr>
            <w:tcW w:w="4329" w:type="pct"/>
            <w:vAlign w:val="center"/>
          </w:tcPr>
          <w:p w14:paraId="0AABE182" w14:textId="77777777" w:rsidR="00E13476" w:rsidRPr="00CE081D" w:rsidRDefault="00E13476" w:rsidP="00521B26">
            <w:pPr>
              <w:spacing w:after="60"/>
              <w:contextualSpacing/>
              <w:rPr>
                <w:rFonts w:ascii="Tahoma" w:hAnsi="Tahoma" w:cs="Tahoma"/>
              </w:rPr>
            </w:pPr>
            <w:r w:rsidRPr="00CE081D">
              <w:rPr>
                <w:rFonts w:ascii="Tahoma" w:hAnsi="Tahoma" w:cs="Tahoma"/>
              </w:rPr>
              <w:t>-</w:t>
            </w:r>
          </w:p>
        </w:tc>
      </w:tr>
    </w:tbl>
    <w:p w14:paraId="39757F95" w14:textId="76AB93C8" w:rsidR="00037A21" w:rsidRPr="00CE081D" w:rsidRDefault="00037A21" w:rsidP="00037A21">
      <w:pPr>
        <w:pStyle w:val="Heading3"/>
        <w:rPr>
          <w:rFonts w:ascii="Tahoma" w:hAnsi="Tahoma" w:cs="Tahoma"/>
        </w:rPr>
      </w:pPr>
      <w:bookmarkStart w:id="98" w:name="_Toc465763578"/>
      <w:r w:rsidRPr="00CE081D">
        <w:rPr>
          <w:rFonts w:ascii="Tahoma" w:hAnsi="Tahoma" w:cs="Tahoma"/>
        </w:rPr>
        <w:t>Open Project Attachment</w:t>
      </w:r>
      <w:bookmarkEnd w:id="98"/>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037A21" w:rsidRPr="00CE081D" w14:paraId="72FF0CAC" w14:textId="77777777" w:rsidTr="00521B26">
        <w:trPr>
          <w:cantSplit/>
          <w:trHeight w:val="72"/>
          <w:tblHeader/>
        </w:trPr>
        <w:tc>
          <w:tcPr>
            <w:tcW w:w="671" w:type="pct"/>
            <w:shd w:val="clear" w:color="auto" w:fill="D9D9D9" w:themeFill="background1" w:themeFillShade="D9"/>
            <w:vAlign w:val="center"/>
          </w:tcPr>
          <w:p w14:paraId="6BAC3E75" w14:textId="77777777" w:rsidR="00037A21" w:rsidRPr="00CE081D" w:rsidRDefault="00037A21" w:rsidP="00521B26">
            <w:pPr>
              <w:rPr>
                <w:rFonts w:ascii="Tahoma" w:hAnsi="Tahoma" w:cs="Tahoma"/>
                <w:b/>
                <w:iCs/>
              </w:rPr>
            </w:pPr>
            <w:r w:rsidRPr="00CE081D">
              <w:rPr>
                <w:rFonts w:ascii="Tahoma" w:hAnsi="Tahoma" w:cs="Tahoma"/>
                <w:b/>
              </w:rPr>
              <w:t>UC ID</w:t>
            </w:r>
          </w:p>
        </w:tc>
        <w:tc>
          <w:tcPr>
            <w:tcW w:w="4329" w:type="pct"/>
            <w:vAlign w:val="center"/>
          </w:tcPr>
          <w:p w14:paraId="49E50BB5" w14:textId="6FBE4D8D" w:rsidR="00037A21" w:rsidRPr="00CE081D" w:rsidRDefault="00037A21" w:rsidP="00521B26">
            <w:pPr>
              <w:spacing w:after="60"/>
              <w:contextualSpacing/>
              <w:rPr>
                <w:rFonts w:ascii="Tahoma" w:hAnsi="Tahoma" w:cs="Tahoma"/>
                <w:iCs/>
              </w:rPr>
            </w:pPr>
            <w:r w:rsidRPr="00CE081D">
              <w:rPr>
                <w:rFonts w:ascii="Tahoma" w:hAnsi="Tahoma" w:cs="Tahoma"/>
                <w:iCs/>
              </w:rPr>
              <w:t>UC-1</w:t>
            </w:r>
            <w:r w:rsidR="00FD08E6" w:rsidRPr="00CE081D">
              <w:rPr>
                <w:rFonts w:ascii="Tahoma" w:hAnsi="Tahoma" w:cs="Tahoma"/>
                <w:iCs/>
              </w:rPr>
              <w:t>4</w:t>
            </w:r>
          </w:p>
        </w:tc>
      </w:tr>
      <w:tr w:rsidR="00037A21" w:rsidRPr="00CE081D" w14:paraId="40908CA7" w14:textId="77777777" w:rsidTr="00521B26">
        <w:trPr>
          <w:cantSplit/>
          <w:trHeight w:val="72"/>
          <w:tblHeader/>
        </w:trPr>
        <w:tc>
          <w:tcPr>
            <w:tcW w:w="671" w:type="pct"/>
            <w:shd w:val="clear" w:color="auto" w:fill="D9D9D9" w:themeFill="background1" w:themeFillShade="D9"/>
            <w:vAlign w:val="center"/>
          </w:tcPr>
          <w:p w14:paraId="3D960E3B" w14:textId="77777777" w:rsidR="00037A21" w:rsidRPr="00CE081D" w:rsidRDefault="00037A21" w:rsidP="00521B26">
            <w:pPr>
              <w:rPr>
                <w:rFonts w:ascii="Tahoma" w:hAnsi="Tahoma" w:cs="Tahoma"/>
                <w:b/>
                <w:iCs/>
              </w:rPr>
            </w:pPr>
            <w:r w:rsidRPr="00CE081D">
              <w:rPr>
                <w:rFonts w:ascii="Tahoma" w:hAnsi="Tahoma" w:cs="Tahoma"/>
                <w:b/>
                <w:iCs/>
              </w:rPr>
              <w:t>Description</w:t>
            </w:r>
          </w:p>
        </w:tc>
        <w:tc>
          <w:tcPr>
            <w:tcW w:w="4329" w:type="pct"/>
            <w:vAlign w:val="center"/>
          </w:tcPr>
          <w:p w14:paraId="40ACCF11" w14:textId="5BEC19E0" w:rsidR="00037A21" w:rsidRPr="00CE081D" w:rsidRDefault="00037A21" w:rsidP="00037A21">
            <w:pPr>
              <w:spacing w:after="60"/>
              <w:contextualSpacing/>
              <w:rPr>
                <w:rFonts w:ascii="Tahoma" w:hAnsi="Tahoma" w:cs="Tahoma"/>
              </w:rPr>
            </w:pPr>
            <w:r w:rsidRPr="00CE081D">
              <w:rPr>
                <w:rFonts w:ascii="Tahoma" w:hAnsi="Tahoma" w:cs="Tahoma"/>
              </w:rPr>
              <w:t>Use Case for opening project attachment</w:t>
            </w:r>
          </w:p>
        </w:tc>
      </w:tr>
      <w:tr w:rsidR="00037A21" w:rsidRPr="00CE081D" w14:paraId="3EA7A739" w14:textId="77777777" w:rsidTr="00521B26">
        <w:trPr>
          <w:cantSplit/>
          <w:trHeight w:val="243"/>
          <w:tblHeader/>
        </w:trPr>
        <w:tc>
          <w:tcPr>
            <w:tcW w:w="671" w:type="pct"/>
            <w:shd w:val="clear" w:color="auto" w:fill="D9D9D9" w:themeFill="background1" w:themeFillShade="D9"/>
            <w:vAlign w:val="center"/>
          </w:tcPr>
          <w:p w14:paraId="0470B578" w14:textId="77777777" w:rsidR="00037A21" w:rsidRPr="00CE081D" w:rsidRDefault="00037A21" w:rsidP="00521B26">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72EE650D" w14:textId="5B343DB4" w:rsidR="00037A21" w:rsidRPr="00CE081D" w:rsidRDefault="00037A21" w:rsidP="00521B26">
            <w:pPr>
              <w:spacing w:after="60"/>
              <w:contextualSpacing/>
              <w:rPr>
                <w:rFonts w:ascii="Tahoma" w:hAnsi="Tahoma" w:cs="Tahoma"/>
              </w:rPr>
            </w:pPr>
            <w:r w:rsidRPr="00CE081D">
              <w:rPr>
                <w:rFonts w:ascii="Tahoma" w:hAnsi="Tahoma" w:cs="Tahoma"/>
              </w:rPr>
              <w:t>FR-2</w:t>
            </w:r>
            <w:r w:rsidR="000F0024" w:rsidRPr="00CE081D">
              <w:rPr>
                <w:rFonts w:ascii="Tahoma" w:hAnsi="Tahoma" w:cs="Tahoma"/>
              </w:rPr>
              <w:t xml:space="preserve"> - The app shall display list of projects based on user</w:t>
            </w:r>
          </w:p>
        </w:tc>
      </w:tr>
      <w:tr w:rsidR="00037A21" w:rsidRPr="00CE081D" w14:paraId="3F3FCA0B" w14:textId="77777777" w:rsidTr="00521B26">
        <w:trPr>
          <w:cantSplit/>
          <w:trHeight w:val="72"/>
          <w:tblHeader/>
        </w:trPr>
        <w:tc>
          <w:tcPr>
            <w:tcW w:w="671" w:type="pct"/>
            <w:shd w:val="clear" w:color="auto" w:fill="D9D9D9" w:themeFill="background1" w:themeFillShade="D9"/>
            <w:vAlign w:val="center"/>
          </w:tcPr>
          <w:p w14:paraId="40C70728" w14:textId="77777777" w:rsidR="00037A21" w:rsidRPr="00CE081D" w:rsidRDefault="00037A21" w:rsidP="00521B26">
            <w:pPr>
              <w:rPr>
                <w:rFonts w:ascii="Tahoma" w:hAnsi="Tahoma" w:cs="Tahoma"/>
                <w:b/>
                <w:iCs/>
              </w:rPr>
            </w:pPr>
            <w:r w:rsidRPr="00CE081D">
              <w:rPr>
                <w:rFonts w:ascii="Tahoma" w:hAnsi="Tahoma" w:cs="Tahoma"/>
                <w:b/>
                <w:iCs/>
              </w:rPr>
              <w:t>Actor</w:t>
            </w:r>
          </w:p>
        </w:tc>
        <w:tc>
          <w:tcPr>
            <w:tcW w:w="4329" w:type="pct"/>
            <w:vAlign w:val="center"/>
          </w:tcPr>
          <w:p w14:paraId="2E6A4E04" w14:textId="47A6C5DA" w:rsidR="00037A21" w:rsidRPr="00CE081D" w:rsidRDefault="00037A21" w:rsidP="00521B26">
            <w:pPr>
              <w:spacing w:after="60"/>
              <w:contextualSpacing/>
              <w:rPr>
                <w:rFonts w:ascii="Tahoma" w:hAnsi="Tahoma" w:cs="Tahoma"/>
              </w:rPr>
            </w:pPr>
            <w:r w:rsidRPr="00CE081D">
              <w:rPr>
                <w:rFonts w:ascii="Tahoma" w:hAnsi="Tahoma" w:cs="Tahoma"/>
              </w:rPr>
              <w:t>User</w:t>
            </w:r>
          </w:p>
        </w:tc>
      </w:tr>
      <w:tr w:rsidR="00037A21" w:rsidRPr="00CE081D" w14:paraId="757AE417" w14:textId="77777777" w:rsidTr="00521B26">
        <w:trPr>
          <w:cantSplit/>
          <w:trHeight w:val="550"/>
          <w:tblHeader/>
        </w:trPr>
        <w:tc>
          <w:tcPr>
            <w:tcW w:w="671" w:type="pct"/>
            <w:shd w:val="clear" w:color="auto" w:fill="D9D9D9" w:themeFill="background1" w:themeFillShade="D9"/>
            <w:vAlign w:val="center"/>
          </w:tcPr>
          <w:p w14:paraId="0D36D2A1" w14:textId="77777777" w:rsidR="00037A21" w:rsidRPr="00CE081D" w:rsidRDefault="00037A21" w:rsidP="00521B26">
            <w:pPr>
              <w:rPr>
                <w:rFonts w:ascii="Tahoma" w:hAnsi="Tahoma" w:cs="Tahoma"/>
                <w:b/>
                <w:iCs/>
              </w:rPr>
            </w:pPr>
            <w:r w:rsidRPr="00CE081D">
              <w:rPr>
                <w:rFonts w:ascii="Tahoma" w:hAnsi="Tahoma" w:cs="Tahoma"/>
                <w:b/>
                <w:iCs/>
              </w:rPr>
              <w:t>Pre-Condition</w:t>
            </w:r>
          </w:p>
        </w:tc>
        <w:tc>
          <w:tcPr>
            <w:tcW w:w="4329" w:type="pct"/>
            <w:vAlign w:val="center"/>
          </w:tcPr>
          <w:p w14:paraId="0BA9A083" w14:textId="77777777" w:rsidR="00037A21" w:rsidRPr="00CE081D" w:rsidRDefault="00037A21" w:rsidP="00521B26">
            <w:pPr>
              <w:pStyle w:val="ListParagraph"/>
              <w:numPr>
                <w:ilvl w:val="0"/>
                <w:numId w:val="32"/>
              </w:numPr>
              <w:spacing w:after="60"/>
              <w:ind w:left="383"/>
              <w:contextualSpacing/>
              <w:rPr>
                <w:rFonts w:ascii="Tahoma" w:hAnsi="Tahoma" w:cs="Tahoma"/>
              </w:rPr>
            </w:pPr>
            <w:r w:rsidRPr="00CE081D">
              <w:rPr>
                <w:rFonts w:ascii="Tahoma" w:hAnsi="Tahoma" w:cs="Tahoma"/>
              </w:rPr>
              <w:t>User has logged in to application</w:t>
            </w:r>
          </w:p>
          <w:p w14:paraId="0B3B1AAC" w14:textId="32EF38E7" w:rsidR="00037A21" w:rsidRPr="00CE081D" w:rsidRDefault="00037A21" w:rsidP="00037A21">
            <w:pPr>
              <w:pStyle w:val="ListParagraph"/>
              <w:numPr>
                <w:ilvl w:val="0"/>
                <w:numId w:val="32"/>
              </w:numPr>
              <w:spacing w:after="60"/>
              <w:ind w:left="383"/>
              <w:contextualSpacing/>
              <w:rPr>
                <w:rFonts w:ascii="Tahoma" w:hAnsi="Tahoma" w:cs="Tahoma"/>
              </w:rPr>
            </w:pPr>
            <w:r w:rsidRPr="00CE081D">
              <w:rPr>
                <w:rFonts w:ascii="Tahoma" w:hAnsi="Tahoma" w:cs="Tahoma"/>
              </w:rPr>
              <w:t>User enter project detail as described in UC-1</w:t>
            </w:r>
            <w:r w:rsidR="00FD08E6" w:rsidRPr="00CE081D">
              <w:rPr>
                <w:rFonts w:ascii="Tahoma" w:hAnsi="Tahoma" w:cs="Tahoma"/>
              </w:rPr>
              <w:t>3</w:t>
            </w:r>
          </w:p>
        </w:tc>
      </w:tr>
      <w:tr w:rsidR="00037A21" w:rsidRPr="00CE081D" w14:paraId="536401FC" w14:textId="77777777" w:rsidTr="00521B26">
        <w:trPr>
          <w:cantSplit/>
          <w:trHeight w:val="72"/>
          <w:tblHeader/>
        </w:trPr>
        <w:tc>
          <w:tcPr>
            <w:tcW w:w="671" w:type="pct"/>
            <w:shd w:val="clear" w:color="auto" w:fill="D9D9D9" w:themeFill="background1" w:themeFillShade="D9"/>
            <w:vAlign w:val="center"/>
          </w:tcPr>
          <w:p w14:paraId="068D3B9F" w14:textId="062819F0" w:rsidR="00037A21" w:rsidRPr="00CE081D" w:rsidRDefault="00037A21" w:rsidP="00521B26">
            <w:pPr>
              <w:rPr>
                <w:rFonts w:ascii="Tahoma" w:hAnsi="Tahoma" w:cs="Tahoma"/>
                <w:b/>
                <w:iCs/>
              </w:rPr>
            </w:pPr>
            <w:r w:rsidRPr="00CE081D">
              <w:rPr>
                <w:rFonts w:ascii="Tahoma" w:hAnsi="Tahoma" w:cs="Tahoma"/>
                <w:b/>
                <w:iCs/>
              </w:rPr>
              <w:t>Trigger</w:t>
            </w:r>
          </w:p>
        </w:tc>
        <w:tc>
          <w:tcPr>
            <w:tcW w:w="4329" w:type="pct"/>
            <w:vAlign w:val="center"/>
          </w:tcPr>
          <w:p w14:paraId="73350093" w14:textId="2B17145D" w:rsidR="00037A21" w:rsidRPr="00CE081D" w:rsidRDefault="00037A21" w:rsidP="00037A21">
            <w:pPr>
              <w:spacing w:after="60"/>
              <w:contextualSpacing/>
              <w:rPr>
                <w:rFonts w:ascii="Tahoma" w:hAnsi="Tahoma" w:cs="Tahoma"/>
              </w:rPr>
            </w:pPr>
            <w:r w:rsidRPr="00CE081D">
              <w:rPr>
                <w:rFonts w:ascii="Tahoma" w:hAnsi="Tahoma" w:cs="Tahoma"/>
              </w:rPr>
              <w:t>User tap any project attachment</w:t>
            </w:r>
          </w:p>
        </w:tc>
      </w:tr>
      <w:tr w:rsidR="00037A21" w:rsidRPr="00CE081D" w14:paraId="2E77FA6C" w14:textId="77777777" w:rsidTr="00521B26">
        <w:trPr>
          <w:cantSplit/>
          <w:trHeight w:val="72"/>
          <w:tblHeader/>
        </w:trPr>
        <w:tc>
          <w:tcPr>
            <w:tcW w:w="671" w:type="pct"/>
            <w:shd w:val="clear" w:color="auto" w:fill="D9D9D9" w:themeFill="background1" w:themeFillShade="D9"/>
            <w:vAlign w:val="center"/>
          </w:tcPr>
          <w:p w14:paraId="3EAD00AE" w14:textId="77777777" w:rsidR="00037A21" w:rsidRPr="00CE081D" w:rsidRDefault="00037A21" w:rsidP="00521B26">
            <w:pPr>
              <w:rPr>
                <w:rFonts w:ascii="Tahoma" w:hAnsi="Tahoma" w:cs="Tahoma"/>
                <w:b/>
                <w:iCs/>
              </w:rPr>
            </w:pPr>
            <w:r w:rsidRPr="00CE081D">
              <w:rPr>
                <w:rFonts w:ascii="Tahoma" w:hAnsi="Tahoma" w:cs="Tahoma"/>
                <w:b/>
                <w:iCs/>
              </w:rPr>
              <w:t>Normal Scenarios</w:t>
            </w:r>
          </w:p>
        </w:tc>
        <w:tc>
          <w:tcPr>
            <w:tcW w:w="4329" w:type="pct"/>
            <w:vAlign w:val="center"/>
          </w:tcPr>
          <w:p w14:paraId="0DFFEEC7" w14:textId="0FBA6312" w:rsidR="00037A21" w:rsidRPr="00CE081D" w:rsidRDefault="00037A21" w:rsidP="00037A21">
            <w:pPr>
              <w:pStyle w:val="UseCase1"/>
              <w:rPr>
                <w:rFonts w:ascii="Tahoma" w:hAnsi="Tahoma" w:cs="Tahoma"/>
                <w:b w:val="0"/>
                <w:sz w:val="20"/>
                <w:szCs w:val="20"/>
              </w:rPr>
            </w:pPr>
            <w:r w:rsidRPr="00CE081D">
              <w:rPr>
                <w:rFonts w:ascii="Tahoma" w:hAnsi="Tahoma" w:cs="Tahoma"/>
                <w:b w:val="0"/>
                <w:sz w:val="20"/>
                <w:szCs w:val="20"/>
              </w:rPr>
              <w:t>Application will open in-app browser, opening the file</w:t>
            </w:r>
          </w:p>
        </w:tc>
      </w:tr>
      <w:tr w:rsidR="00037A21" w:rsidRPr="00CE081D" w14:paraId="7F386ACB" w14:textId="77777777" w:rsidTr="00521B26">
        <w:trPr>
          <w:cantSplit/>
          <w:trHeight w:val="480"/>
          <w:tblHeader/>
        </w:trPr>
        <w:tc>
          <w:tcPr>
            <w:tcW w:w="671" w:type="pct"/>
            <w:shd w:val="clear" w:color="auto" w:fill="D9D9D9" w:themeFill="background1" w:themeFillShade="D9"/>
            <w:vAlign w:val="center"/>
          </w:tcPr>
          <w:p w14:paraId="4BCEC891" w14:textId="77777777" w:rsidR="00037A21" w:rsidRPr="00CE081D" w:rsidRDefault="00037A21" w:rsidP="00521B26">
            <w:pPr>
              <w:rPr>
                <w:rFonts w:ascii="Tahoma" w:hAnsi="Tahoma" w:cs="Tahoma"/>
                <w:b/>
                <w:iCs/>
              </w:rPr>
            </w:pPr>
            <w:r w:rsidRPr="00CE081D">
              <w:rPr>
                <w:rFonts w:ascii="Tahoma" w:hAnsi="Tahoma" w:cs="Tahoma"/>
                <w:b/>
                <w:iCs/>
              </w:rPr>
              <w:t>UI Validation</w:t>
            </w:r>
          </w:p>
        </w:tc>
        <w:tc>
          <w:tcPr>
            <w:tcW w:w="4329" w:type="pct"/>
            <w:vAlign w:val="center"/>
          </w:tcPr>
          <w:p w14:paraId="56F13984" w14:textId="77777777" w:rsidR="00037A21" w:rsidRPr="00CE081D" w:rsidRDefault="00037A21" w:rsidP="00521B26">
            <w:pPr>
              <w:spacing w:after="60"/>
              <w:contextualSpacing/>
              <w:rPr>
                <w:rFonts w:ascii="Tahoma" w:hAnsi="Tahoma" w:cs="Tahoma"/>
              </w:rPr>
            </w:pPr>
            <w:r w:rsidRPr="00CE081D">
              <w:rPr>
                <w:rFonts w:ascii="Tahoma" w:hAnsi="Tahoma" w:cs="Tahoma"/>
              </w:rPr>
              <w:t>-</w:t>
            </w:r>
          </w:p>
        </w:tc>
      </w:tr>
      <w:tr w:rsidR="00037A21" w:rsidRPr="00CE081D" w14:paraId="54010B93" w14:textId="77777777" w:rsidTr="00521B26">
        <w:trPr>
          <w:cantSplit/>
          <w:trHeight w:val="72"/>
          <w:tblHeader/>
        </w:trPr>
        <w:tc>
          <w:tcPr>
            <w:tcW w:w="671" w:type="pct"/>
            <w:shd w:val="clear" w:color="auto" w:fill="D9D9D9" w:themeFill="background1" w:themeFillShade="D9"/>
            <w:vAlign w:val="center"/>
          </w:tcPr>
          <w:p w14:paraId="3265F8E4" w14:textId="77777777" w:rsidR="00037A21" w:rsidRPr="00CE081D" w:rsidRDefault="00037A21" w:rsidP="00521B26">
            <w:pPr>
              <w:rPr>
                <w:rFonts w:ascii="Tahoma" w:hAnsi="Tahoma" w:cs="Tahoma"/>
                <w:b/>
                <w:iCs/>
              </w:rPr>
            </w:pPr>
            <w:r w:rsidRPr="00CE081D">
              <w:rPr>
                <w:rFonts w:ascii="Tahoma" w:hAnsi="Tahoma" w:cs="Tahoma"/>
                <w:b/>
                <w:iCs/>
              </w:rPr>
              <w:t>Business Rules</w:t>
            </w:r>
          </w:p>
        </w:tc>
        <w:tc>
          <w:tcPr>
            <w:tcW w:w="4329" w:type="pct"/>
            <w:vAlign w:val="center"/>
          </w:tcPr>
          <w:p w14:paraId="0D0A0225" w14:textId="087D880B" w:rsidR="00037A21" w:rsidRPr="00CE081D" w:rsidRDefault="00037A21" w:rsidP="00521B26">
            <w:pPr>
              <w:spacing w:after="60"/>
              <w:contextualSpacing/>
              <w:rPr>
                <w:rFonts w:ascii="Tahoma" w:hAnsi="Tahoma" w:cs="Tahoma"/>
              </w:rPr>
            </w:pPr>
            <w:r w:rsidRPr="00CE081D">
              <w:rPr>
                <w:rFonts w:ascii="Tahoma" w:hAnsi="Tahoma" w:cs="Tahoma"/>
              </w:rPr>
              <w:t>-</w:t>
            </w:r>
          </w:p>
        </w:tc>
      </w:tr>
      <w:tr w:rsidR="00037A21" w:rsidRPr="00CE081D" w14:paraId="1F94B2AE" w14:textId="77777777" w:rsidTr="00521B26">
        <w:trPr>
          <w:cantSplit/>
          <w:trHeight w:val="72"/>
          <w:tblHeader/>
        </w:trPr>
        <w:tc>
          <w:tcPr>
            <w:tcW w:w="671" w:type="pct"/>
            <w:shd w:val="clear" w:color="auto" w:fill="D9D9D9" w:themeFill="background1" w:themeFillShade="D9"/>
            <w:vAlign w:val="center"/>
          </w:tcPr>
          <w:p w14:paraId="4725E0D7" w14:textId="77777777" w:rsidR="00037A21" w:rsidRPr="00CE081D" w:rsidRDefault="00037A21" w:rsidP="00521B26">
            <w:pPr>
              <w:rPr>
                <w:rFonts w:ascii="Tahoma" w:hAnsi="Tahoma" w:cs="Tahoma"/>
                <w:b/>
                <w:iCs/>
              </w:rPr>
            </w:pPr>
            <w:r w:rsidRPr="00CE081D">
              <w:rPr>
                <w:rFonts w:ascii="Tahoma" w:hAnsi="Tahoma" w:cs="Tahoma"/>
                <w:b/>
                <w:iCs/>
              </w:rPr>
              <w:t>Success Result</w:t>
            </w:r>
          </w:p>
        </w:tc>
        <w:tc>
          <w:tcPr>
            <w:tcW w:w="4329" w:type="pct"/>
            <w:vAlign w:val="center"/>
          </w:tcPr>
          <w:p w14:paraId="132F7B2A" w14:textId="49F24C23" w:rsidR="00037A21" w:rsidRPr="00CE081D" w:rsidRDefault="00037A21" w:rsidP="00521B26">
            <w:pPr>
              <w:spacing w:after="60"/>
              <w:contextualSpacing/>
              <w:rPr>
                <w:rFonts w:ascii="Tahoma" w:hAnsi="Tahoma" w:cs="Tahoma"/>
              </w:rPr>
            </w:pPr>
            <w:r w:rsidRPr="00CE081D">
              <w:rPr>
                <w:rFonts w:ascii="Tahoma" w:hAnsi="Tahoma" w:cs="Tahoma"/>
              </w:rPr>
              <w:t>Application shows in-app browser</w:t>
            </w:r>
          </w:p>
        </w:tc>
      </w:tr>
      <w:tr w:rsidR="00037A21" w:rsidRPr="00CE081D" w14:paraId="77702DA7" w14:textId="77777777" w:rsidTr="00521B26">
        <w:trPr>
          <w:cantSplit/>
          <w:trHeight w:val="522"/>
          <w:tblHeader/>
        </w:trPr>
        <w:tc>
          <w:tcPr>
            <w:tcW w:w="671" w:type="pct"/>
            <w:shd w:val="clear" w:color="auto" w:fill="D9D9D9" w:themeFill="background1" w:themeFillShade="D9"/>
            <w:vAlign w:val="center"/>
          </w:tcPr>
          <w:p w14:paraId="26978E6F" w14:textId="77777777" w:rsidR="00037A21" w:rsidRPr="00CE081D" w:rsidRDefault="00037A21" w:rsidP="00521B26">
            <w:pPr>
              <w:rPr>
                <w:rFonts w:ascii="Tahoma" w:hAnsi="Tahoma" w:cs="Tahoma"/>
                <w:b/>
                <w:iCs/>
              </w:rPr>
            </w:pPr>
            <w:r w:rsidRPr="00CE081D">
              <w:rPr>
                <w:rFonts w:ascii="Tahoma" w:hAnsi="Tahoma" w:cs="Tahoma"/>
                <w:b/>
                <w:iCs/>
              </w:rPr>
              <w:t>Minimal Result</w:t>
            </w:r>
          </w:p>
        </w:tc>
        <w:tc>
          <w:tcPr>
            <w:tcW w:w="4329" w:type="pct"/>
            <w:vAlign w:val="center"/>
          </w:tcPr>
          <w:p w14:paraId="1F400E45" w14:textId="77777777" w:rsidR="00037A21" w:rsidRPr="00CE081D" w:rsidRDefault="00037A21" w:rsidP="00521B26">
            <w:pPr>
              <w:spacing w:after="60"/>
              <w:contextualSpacing/>
              <w:rPr>
                <w:rFonts w:ascii="Tahoma" w:hAnsi="Tahoma" w:cs="Tahoma"/>
              </w:rPr>
            </w:pPr>
            <w:r w:rsidRPr="00CE081D">
              <w:rPr>
                <w:rFonts w:ascii="Tahoma" w:hAnsi="Tahoma" w:cs="Tahoma"/>
              </w:rPr>
              <w:t>-</w:t>
            </w:r>
          </w:p>
        </w:tc>
      </w:tr>
      <w:tr w:rsidR="00037A21" w:rsidRPr="00CE081D" w14:paraId="5C8929AB" w14:textId="77777777" w:rsidTr="00521B26">
        <w:trPr>
          <w:cantSplit/>
          <w:trHeight w:val="72"/>
          <w:tblHeader/>
        </w:trPr>
        <w:tc>
          <w:tcPr>
            <w:tcW w:w="671" w:type="pct"/>
            <w:shd w:val="clear" w:color="auto" w:fill="D9D9D9" w:themeFill="background1" w:themeFillShade="D9"/>
            <w:vAlign w:val="center"/>
          </w:tcPr>
          <w:p w14:paraId="25944F8A" w14:textId="77777777" w:rsidR="00037A21" w:rsidRPr="00CE081D" w:rsidRDefault="00037A21" w:rsidP="00521B26">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45BC1BF4" w14:textId="77777777" w:rsidR="00037A21" w:rsidRPr="00CE081D" w:rsidRDefault="00037A21" w:rsidP="00521B26">
            <w:pPr>
              <w:spacing w:after="60"/>
              <w:contextualSpacing/>
              <w:rPr>
                <w:rFonts w:ascii="Tahoma" w:hAnsi="Tahoma" w:cs="Tahoma"/>
              </w:rPr>
            </w:pPr>
            <w:r w:rsidRPr="00CE081D">
              <w:rPr>
                <w:rFonts w:ascii="Tahoma" w:hAnsi="Tahoma" w:cs="Tahoma"/>
              </w:rPr>
              <w:t>-</w:t>
            </w:r>
          </w:p>
        </w:tc>
      </w:tr>
      <w:tr w:rsidR="00037A21" w:rsidRPr="00CE081D" w14:paraId="463E5838" w14:textId="77777777" w:rsidTr="00521B26">
        <w:trPr>
          <w:cantSplit/>
          <w:trHeight w:val="72"/>
          <w:tblHeader/>
        </w:trPr>
        <w:tc>
          <w:tcPr>
            <w:tcW w:w="671" w:type="pct"/>
            <w:shd w:val="clear" w:color="auto" w:fill="D9D9D9" w:themeFill="background1" w:themeFillShade="D9"/>
            <w:vAlign w:val="center"/>
          </w:tcPr>
          <w:p w14:paraId="151070A5" w14:textId="77777777" w:rsidR="00037A21" w:rsidRPr="00CE081D" w:rsidRDefault="00037A21" w:rsidP="00521B26">
            <w:pPr>
              <w:rPr>
                <w:rFonts w:ascii="Tahoma" w:hAnsi="Tahoma" w:cs="Tahoma"/>
                <w:b/>
                <w:iCs/>
              </w:rPr>
            </w:pPr>
            <w:r w:rsidRPr="00CE081D">
              <w:rPr>
                <w:rFonts w:ascii="Tahoma" w:hAnsi="Tahoma" w:cs="Tahoma"/>
                <w:b/>
                <w:iCs/>
              </w:rPr>
              <w:lastRenderedPageBreak/>
              <w:t>UI Image</w:t>
            </w:r>
          </w:p>
        </w:tc>
        <w:tc>
          <w:tcPr>
            <w:tcW w:w="4329" w:type="pct"/>
            <w:vAlign w:val="center"/>
          </w:tcPr>
          <w:p w14:paraId="32BE3685" w14:textId="55784CBE" w:rsidR="00037A21" w:rsidRPr="00CE081D" w:rsidRDefault="00010107" w:rsidP="00521B26">
            <w:pPr>
              <w:spacing w:after="60"/>
              <w:contextualSpacing/>
              <w:jc w:val="center"/>
              <w:rPr>
                <w:rFonts w:ascii="Tahoma" w:hAnsi="Tahoma" w:cs="Tahoma"/>
              </w:rPr>
            </w:pPr>
            <w:r w:rsidRPr="00CE081D">
              <w:rPr>
                <w:rFonts w:ascii="Tahoma" w:hAnsi="Tahoma" w:cs="Tahoma"/>
                <w:noProof/>
              </w:rPr>
              <w:drawing>
                <wp:inline distT="0" distB="0" distL="0" distR="0" wp14:anchorId="0325074B" wp14:editId="6243CC6E">
                  <wp:extent cx="2025000" cy="3600000"/>
                  <wp:effectExtent l="0" t="0" r="762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25000" cy="3600000"/>
                          </a:xfrm>
                          <a:prstGeom prst="rect">
                            <a:avLst/>
                          </a:prstGeom>
                        </pic:spPr>
                      </pic:pic>
                    </a:graphicData>
                  </a:graphic>
                </wp:inline>
              </w:drawing>
            </w:r>
            <w:r w:rsidR="00037A21" w:rsidRPr="00CE081D">
              <w:rPr>
                <w:rFonts w:ascii="Tahoma" w:hAnsi="Tahoma" w:cs="Tahoma"/>
              </w:rPr>
              <w:t xml:space="preserve">       </w:t>
            </w:r>
          </w:p>
        </w:tc>
      </w:tr>
      <w:tr w:rsidR="00037A21" w:rsidRPr="00CE081D" w14:paraId="22BA34AB" w14:textId="77777777" w:rsidTr="00521B26">
        <w:trPr>
          <w:cantSplit/>
          <w:trHeight w:val="72"/>
          <w:tblHeader/>
        </w:trPr>
        <w:tc>
          <w:tcPr>
            <w:tcW w:w="671" w:type="pct"/>
            <w:shd w:val="clear" w:color="auto" w:fill="D9D9D9" w:themeFill="background1" w:themeFillShade="D9"/>
            <w:vAlign w:val="center"/>
          </w:tcPr>
          <w:p w14:paraId="60CB3642" w14:textId="77777777" w:rsidR="00037A21" w:rsidRPr="00CE081D" w:rsidRDefault="00037A21" w:rsidP="00521B26">
            <w:pPr>
              <w:rPr>
                <w:rFonts w:ascii="Tahoma" w:hAnsi="Tahoma" w:cs="Tahoma"/>
                <w:b/>
                <w:iCs/>
              </w:rPr>
            </w:pPr>
            <w:r w:rsidRPr="00CE081D">
              <w:rPr>
                <w:rFonts w:ascii="Tahoma" w:hAnsi="Tahoma" w:cs="Tahoma"/>
                <w:b/>
                <w:iCs/>
              </w:rPr>
              <w:t>Frequency of Usage</w:t>
            </w:r>
          </w:p>
        </w:tc>
        <w:tc>
          <w:tcPr>
            <w:tcW w:w="4329" w:type="pct"/>
            <w:vAlign w:val="center"/>
          </w:tcPr>
          <w:p w14:paraId="6EED5A9D" w14:textId="77777777" w:rsidR="00037A21" w:rsidRPr="00CE081D" w:rsidRDefault="00037A21" w:rsidP="00521B26">
            <w:pPr>
              <w:spacing w:after="60"/>
              <w:contextualSpacing/>
              <w:rPr>
                <w:rFonts w:ascii="Tahoma" w:hAnsi="Tahoma" w:cs="Tahoma"/>
              </w:rPr>
            </w:pPr>
            <w:r w:rsidRPr="00CE081D">
              <w:rPr>
                <w:rFonts w:ascii="Tahoma" w:hAnsi="Tahoma" w:cs="Tahoma"/>
              </w:rPr>
              <w:t>Often</w:t>
            </w:r>
          </w:p>
        </w:tc>
      </w:tr>
      <w:tr w:rsidR="00037A21" w:rsidRPr="00CE081D" w14:paraId="1D2CB935" w14:textId="77777777" w:rsidTr="00521B26">
        <w:trPr>
          <w:cantSplit/>
          <w:trHeight w:val="480"/>
          <w:tblHeader/>
        </w:trPr>
        <w:tc>
          <w:tcPr>
            <w:tcW w:w="671" w:type="pct"/>
            <w:shd w:val="clear" w:color="auto" w:fill="D9D9D9" w:themeFill="background1" w:themeFillShade="D9"/>
            <w:vAlign w:val="center"/>
          </w:tcPr>
          <w:p w14:paraId="5C8352DF" w14:textId="77777777" w:rsidR="00037A21" w:rsidRPr="00CE081D" w:rsidRDefault="00037A21" w:rsidP="00521B26">
            <w:pPr>
              <w:rPr>
                <w:rFonts w:ascii="Tahoma" w:hAnsi="Tahoma" w:cs="Tahoma"/>
                <w:b/>
                <w:iCs/>
              </w:rPr>
            </w:pPr>
            <w:r w:rsidRPr="00CE081D">
              <w:rPr>
                <w:rFonts w:ascii="Tahoma" w:hAnsi="Tahoma" w:cs="Tahoma"/>
                <w:b/>
                <w:iCs/>
              </w:rPr>
              <w:t>Notes</w:t>
            </w:r>
          </w:p>
        </w:tc>
        <w:tc>
          <w:tcPr>
            <w:tcW w:w="4329" w:type="pct"/>
            <w:vAlign w:val="center"/>
          </w:tcPr>
          <w:p w14:paraId="350F0B2E" w14:textId="77777777" w:rsidR="00037A21" w:rsidRPr="00CE081D" w:rsidRDefault="00037A21" w:rsidP="00521B26">
            <w:pPr>
              <w:spacing w:after="60"/>
              <w:contextualSpacing/>
              <w:rPr>
                <w:rFonts w:ascii="Tahoma" w:hAnsi="Tahoma" w:cs="Tahoma"/>
              </w:rPr>
            </w:pPr>
            <w:r w:rsidRPr="00CE081D">
              <w:rPr>
                <w:rFonts w:ascii="Tahoma" w:hAnsi="Tahoma" w:cs="Tahoma"/>
              </w:rPr>
              <w:t>-</w:t>
            </w:r>
          </w:p>
        </w:tc>
      </w:tr>
    </w:tbl>
    <w:p w14:paraId="57C9E365" w14:textId="77777777" w:rsidR="00037A21" w:rsidRPr="00CE081D" w:rsidRDefault="00037A21" w:rsidP="00037A21">
      <w:pPr>
        <w:rPr>
          <w:rFonts w:ascii="Tahoma" w:hAnsi="Tahoma" w:cs="Tahoma"/>
        </w:rPr>
      </w:pPr>
    </w:p>
    <w:p w14:paraId="5C2AE9D9" w14:textId="1AF2EF3D" w:rsidR="0098350A" w:rsidRPr="00CE081D" w:rsidRDefault="0098350A" w:rsidP="0098350A">
      <w:pPr>
        <w:pStyle w:val="Heading3"/>
        <w:rPr>
          <w:rFonts w:ascii="Tahoma" w:hAnsi="Tahoma" w:cs="Tahoma"/>
        </w:rPr>
      </w:pPr>
      <w:bookmarkStart w:id="99" w:name="_Toc465763579"/>
      <w:r w:rsidRPr="00CE081D">
        <w:rPr>
          <w:rFonts w:ascii="Tahoma" w:hAnsi="Tahoma" w:cs="Tahoma"/>
        </w:rPr>
        <w:t>Remove Closed Project</w:t>
      </w:r>
      <w:bookmarkEnd w:id="99"/>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98350A" w:rsidRPr="00CE081D" w14:paraId="79232895" w14:textId="77777777" w:rsidTr="00521B26">
        <w:trPr>
          <w:cantSplit/>
          <w:trHeight w:val="72"/>
          <w:tblHeader/>
        </w:trPr>
        <w:tc>
          <w:tcPr>
            <w:tcW w:w="671" w:type="pct"/>
            <w:shd w:val="clear" w:color="auto" w:fill="D9D9D9" w:themeFill="background1" w:themeFillShade="D9"/>
            <w:vAlign w:val="center"/>
          </w:tcPr>
          <w:p w14:paraId="755A1C9F" w14:textId="77777777" w:rsidR="0098350A" w:rsidRPr="00CE081D" w:rsidRDefault="0098350A" w:rsidP="00521B26">
            <w:pPr>
              <w:rPr>
                <w:rFonts w:ascii="Tahoma" w:hAnsi="Tahoma" w:cs="Tahoma"/>
                <w:b/>
                <w:iCs/>
              </w:rPr>
            </w:pPr>
            <w:r w:rsidRPr="00CE081D">
              <w:rPr>
                <w:rFonts w:ascii="Tahoma" w:hAnsi="Tahoma" w:cs="Tahoma"/>
                <w:b/>
              </w:rPr>
              <w:t>UC ID</w:t>
            </w:r>
          </w:p>
        </w:tc>
        <w:tc>
          <w:tcPr>
            <w:tcW w:w="4329" w:type="pct"/>
            <w:vAlign w:val="center"/>
          </w:tcPr>
          <w:p w14:paraId="1D08E418" w14:textId="65B0C003" w:rsidR="0098350A" w:rsidRPr="00CE081D" w:rsidRDefault="0098350A" w:rsidP="00521B26">
            <w:pPr>
              <w:spacing w:after="60"/>
              <w:contextualSpacing/>
              <w:rPr>
                <w:rFonts w:ascii="Tahoma" w:hAnsi="Tahoma" w:cs="Tahoma"/>
                <w:iCs/>
              </w:rPr>
            </w:pPr>
            <w:r w:rsidRPr="00CE081D">
              <w:rPr>
                <w:rFonts w:ascii="Tahoma" w:hAnsi="Tahoma" w:cs="Tahoma"/>
                <w:iCs/>
              </w:rPr>
              <w:t>UC-1</w:t>
            </w:r>
            <w:r w:rsidR="00FD08E6" w:rsidRPr="00CE081D">
              <w:rPr>
                <w:rFonts w:ascii="Tahoma" w:hAnsi="Tahoma" w:cs="Tahoma"/>
                <w:iCs/>
              </w:rPr>
              <w:t>5</w:t>
            </w:r>
          </w:p>
        </w:tc>
      </w:tr>
      <w:tr w:rsidR="0098350A" w:rsidRPr="00CE081D" w14:paraId="77A2C306" w14:textId="77777777" w:rsidTr="00521B26">
        <w:trPr>
          <w:cantSplit/>
          <w:trHeight w:val="72"/>
          <w:tblHeader/>
        </w:trPr>
        <w:tc>
          <w:tcPr>
            <w:tcW w:w="671" w:type="pct"/>
            <w:shd w:val="clear" w:color="auto" w:fill="D9D9D9" w:themeFill="background1" w:themeFillShade="D9"/>
            <w:vAlign w:val="center"/>
          </w:tcPr>
          <w:p w14:paraId="54D8E15A" w14:textId="77777777" w:rsidR="0098350A" w:rsidRPr="00CE081D" w:rsidRDefault="0098350A" w:rsidP="00521B26">
            <w:pPr>
              <w:rPr>
                <w:rFonts w:ascii="Tahoma" w:hAnsi="Tahoma" w:cs="Tahoma"/>
                <w:b/>
                <w:iCs/>
              </w:rPr>
            </w:pPr>
            <w:r w:rsidRPr="00CE081D">
              <w:rPr>
                <w:rFonts w:ascii="Tahoma" w:hAnsi="Tahoma" w:cs="Tahoma"/>
                <w:b/>
                <w:iCs/>
              </w:rPr>
              <w:t>Description</w:t>
            </w:r>
          </w:p>
        </w:tc>
        <w:tc>
          <w:tcPr>
            <w:tcW w:w="4329" w:type="pct"/>
            <w:vAlign w:val="center"/>
          </w:tcPr>
          <w:p w14:paraId="1F4A120A" w14:textId="0301FA14" w:rsidR="0098350A" w:rsidRPr="00CE081D" w:rsidRDefault="0098350A" w:rsidP="0098350A">
            <w:pPr>
              <w:spacing w:after="60"/>
              <w:contextualSpacing/>
              <w:rPr>
                <w:rFonts w:ascii="Tahoma" w:hAnsi="Tahoma" w:cs="Tahoma"/>
              </w:rPr>
            </w:pPr>
            <w:r w:rsidRPr="00CE081D">
              <w:rPr>
                <w:rFonts w:ascii="Tahoma" w:hAnsi="Tahoma" w:cs="Tahoma"/>
              </w:rPr>
              <w:t>Use Case for removing closed project</w:t>
            </w:r>
          </w:p>
        </w:tc>
      </w:tr>
      <w:tr w:rsidR="0098350A" w:rsidRPr="00CE081D" w14:paraId="02BC6D0A" w14:textId="77777777" w:rsidTr="0098350A">
        <w:trPr>
          <w:cantSplit/>
          <w:trHeight w:val="243"/>
          <w:tblHeader/>
        </w:trPr>
        <w:tc>
          <w:tcPr>
            <w:tcW w:w="671" w:type="pct"/>
            <w:shd w:val="clear" w:color="auto" w:fill="D9D9D9" w:themeFill="background1" w:themeFillShade="D9"/>
            <w:vAlign w:val="center"/>
          </w:tcPr>
          <w:p w14:paraId="3A20C2A1" w14:textId="77777777" w:rsidR="0098350A" w:rsidRPr="00CE081D" w:rsidRDefault="0098350A" w:rsidP="00521B26">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15D7614C" w14:textId="131727A9" w:rsidR="0098350A" w:rsidRPr="00CE081D" w:rsidRDefault="0098350A" w:rsidP="00521B26">
            <w:pPr>
              <w:spacing w:after="60"/>
              <w:contextualSpacing/>
              <w:rPr>
                <w:rFonts w:ascii="Tahoma" w:hAnsi="Tahoma" w:cs="Tahoma"/>
              </w:rPr>
            </w:pPr>
            <w:r w:rsidRPr="00CE081D">
              <w:rPr>
                <w:rFonts w:ascii="Tahoma" w:hAnsi="Tahoma" w:cs="Tahoma"/>
              </w:rPr>
              <w:t>FR-2</w:t>
            </w:r>
            <w:r w:rsidR="000F0024" w:rsidRPr="00CE081D">
              <w:rPr>
                <w:rFonts w:ascii="Tahoma" w:hAnsi="Tahoma" w:cs="Tahoma"/>
              </w:rPr>
              <w:t xml:space="preserve"> - The app shall display list of projects based on user</w:t>
            </w:r>
          </w:p>
        </w:tc>
      </w:tr>
      <w:tr w:rsidR="0098350A" w:rsidRPr="00CE081D" w14:paraId="25F27A8E" w14:textId="77777777" w:rsidTr="00521B26">
        <w:trPr>
          <w:cantSplit/>
          <w:trHeight w:val="72"/>
          <w:tblHeader/>
        </w:trPr>
        <w:tc>
          <w:tcPr>
            <w:tcW w:w="671" w:type="pct"/>
            <w:shd w:val="clear" w:color="auto" w:fill="D9D9D9" w:themeFill="background1" w:themeFillShade="D9"/>
            <w:vAlign w:val="center"/>
          </w:tcPr>
          <w:p w14:paraId="11AFD69A" w14:textId="77777777" w:rsidR="0098350A" w:rsidRPr="00CE081D" w:rsidRDefault="0098350A" w:rsidP="00521B26">
            <w:pPr>
              <w:rPr>
                <w:rFonts w:ascii="Tahoma" w:hAnsi="Tahoma" w:cs="Tahoma"/>
                <w:b/>
                <w:iCs/>
              </w:rPr>
            </w:pPr>
            <w:r w:rsidRPr="00CE081D">
              <w:rPr>
                <w:rFonts w:ascii="Tahoma" w:hAnsi="Tahoma" w:cs="Tahoma"/>
                <w:b/>
                <w:iCs/>
              </w:rPr>
              <w:t>Actor</w:t>
            </w:r>
          </w:p>
        </w:tc>
        <w:tc>
          <w:tcPr>
            <w:tcW w:w="4329" w:type="pct"/>
            <w:vAlign w:val="center"/>
          </w:tcPr>
          <w:p w14:paraId="21C88DBE" w14:textId="0C35C16C" w:rsidR="0098350A" w:rsidRPr="00CE081D" w:rsidRDefault="0098350A" w:rsidP="00521B26">
            <w:pPr>
              <w:spacing w:after="60"/>
              <w:contextualSpacing/>
              <w:rPr>
                <w:rFonts w:ascii="Tahoma" w:hAnsi="Tahoma" w:cs="Tahoma"/>
              </w:rPr>
            </w:pPr>
            <w:r w:rsidRPr="00CE081D">
              <w:rPr>
                <w:rFonts w:ascii="Tahoma" w:hAnsi="Tahoma" w:cs="Tahoma"/>
              </w:rPr>
              <w:t>Application</w:t>
            </w:r>
          </w:p>
        </w:tc>
      </w:tr>
      <w:tr w:rsidR="0098350A" w:rsidRPr="00CE081D" w14:paraId="768D5D36" w14:textId="77777777" w:rsidTr="00521B26">
        <w:trPr>
          <w:cantSplit/>
          <w:trHeight w:val="550"/>
          <w:tblHeader/>
        </w:trPr>
        <w:tc>
          <w:tcPr>
            <w:tcW w:w="671" w:type="pct"/>
            <w:shd w:val="clear" w:color="auto" w:fill="D9D9D9" w:themeFill="background1" w:themeFillShade="D9"/>
            <w:vAlign w:val="center"/>
          </w:tcPr>
          <w:p w14:paraId="62546CD4" w14:textId="77777777" w:rsidR="0098350A" w:rsidRPr="00CE081D" w:rsidRDefault="0098350A" w:rsidP="00521B26">
            <w:pPr>
              <w:rPr>
                <w:rFonts w:ascii="Tahoma" w:hAnsi="Tahoma" w:cs="Tahoma"/>
                <w:b/>
                <w:iCs/>
              </w:rPr>
            </w:pPr>
            <w:r w:rsidRPr="00CE081D">
              <w:rPr>
                <w:rFonts w:ascii="Tahoma" w:hAnsi="Tahoma" w:cs="Tahoma"/>
                <w:b/>
                <w:iCs/>
              </w:rPr>
              <w:t>Pre-Condition</w:t>
            </w:r>
          </w:p>
        </w:tc>
        <w:tc>
          <w:tcPr>
            <w:tcW w:w="4329" w:type="pct"/>
            <w:vAlign w:val="center"/>
          </w:tcPr>
          <w:p w14:paraId="589C12E2" w14:textId="0440B640" w:rsidR="0098350A" w:rsidRPr="00CE081D" w:rsidRDefault="0098350A" w:rsidP="00F22007">
            <w:pPr>
              <w:spacing w:after="60"/>
              <w:contextualSpacing/>
              <w:rPr>
                <w:rFonts w:ascii="Tahoma" w:hAnsi="Tahoma" w:cs="Tahoma"/>
              </w:rPr>
            </w:pPr>
            <w:r w:rsidRPr="00CE081D">
              <w:rPr>
                <w:rFonts w:ascii="Tahoma" w:hAnsi="Tahoma" w:cs="Tahoma"/>
              </w:rPr>
              <w:t>User has logged in to application</w:t>
            </w:r>
          </w:p>
        </w:tc>
      </w:tr>
      <w:tr w:rsidR="0098350A" w:rsidRPr="00CE081D" w14:paraId="570E298C" w14:textId="77777777" w:rsidTr="00521B26">
        <w:trPr>
          <w:cantSplit/>
          <w:trHeight w:val="72"/>
          <w:tblHeader/>
        </w:trPr>
        <w:tc>
          <w:tcPr>
            <w:tcW w:w="671" w:type="pct"/>
            <w:shd w:val="clear" w:color="auto" w:fill="D9D9D9" w:themeFill="background1" w:themeFillShade="D9"/>
            <w:vAlign w:val="center"/>
          </w:tcPr>
          <w:p w14:paraId="283DDD26" w14:textId="77777777" w:rsidR="0098350A" w:rsidRPr="00CE081D" w:rsidRDefault="0098350A" w:rsidP="00521B26">
            <w:pPr>
              <w:rPr>
                <w:rFonts w:ascii="Tahoma" w:hAnsi="Tahoma" w:cs="Tahoma"/>
                <w:b/>
                <w:iCs/>
              </w:rPr>
            </w:pPr>
            <w:r w:rsidRPr="00CE081D">
              <w:rPr>
                <w:rFonts w:ascii="Tahoma" w:hAnsi="Tahoma" w:cs="Tahoma"/>
                <w:b/>
                <w:iCs/>
              </w:rPr>
              <w:t>Trigger</w:t>
            </w:r>
          </w:p>
        </w:tc>
        <w:tc>
          <w:tcPr>
            <w:tcW w:w="4329" w:type="pct"/>
            <w:vAlign w:val="center"/>
          </w:tcPr>
          <w:p w14:paraId="589E96DB" w14:textId="4825C148" w:rsidR="0098350A" w:rsidRPr="00CE081D" w:rsidRDefault="00B67BE3" w:rsidP="00F22007">
            <w:pPr>
              <w:spacing w:after="60"/>
              <w:contextualSpacing/>
              <w:rPr>
                <w:rFonts w:ascii="Tahoma" w:hAnsi="Tahoma" w:cs="Tahoma"/>
              </w:rPr>
            </w:pPr>
            <w:r w:rsidRPr="00CE081D">
              <w:rPr>
                <w:rFonts w:ascii="Tahoma" w:hAnsi="Tahoma" w:cs="Tahoma"/>
              </w:rPr>
              <w:t>Any project data update from database</w:t>
            </w:r>
          </w:p>
        </w:tc>
      </w:tr>
      <w:tr w:rsidR="0098350A" w:rsidRPr="00CE081D" w14:paraId="628DD3B5" w14:textId="77777777" w:rsidTr="00521B26">
        <w:trPr>
          <w:cantSplit/>
          <w:trHeight w:val="72"/>
          <w:tblHeader/>
        </w:trPr>
        <w:tc>
          <w:tcPr>
            <w:tcW w:w="671" w:type="pct"/>
            <w:shd w:val="clear" w:color="auto" w:fill="D9D9D9" w:themeFill="background1" w:themeFillShade="D9"/>
            <w:vAlign w:val="center"/>
          </w:tcPr>
          <w:p w14:paraId="555CBF78" w14:textId="77777777" w:rsidR="0098350A" w:rsidRPr="00CE081D" w:rsidRDefault="0098350A" w:rsidP="00521B26">
            <w:pPr>
              <w:rPr>
                <w:rFonts w:ascii="Tahoma" w:hAnsi="Tahoma" w:cs="Tahoma"/>
                <w:b/>
                <w:iCs/>
              </w:rPr>
            </w:pPr>
            <w:r w:rsidRPr="00CE081D">
              <w:rPr>
                <w:rFonts w:ascii="Tahoma" w:hAnsi="Tahoma" w:cs="Tahoma"/>
                <w:b/>
                <w:iCs/>
              </w:rPr>
              <w:t>Normal Scenarios</w:t>
            </w:r>
          </w:p>
        </w:tc>
        <w:tc>
          <w:tcPr>
            <w:tcW w:w="4329" w:type="pct"/>
            <w:vAlign w:val="center"/>
          </w:tcPr>
          <w:p w14:paraId="07765B00" w14:textId="01307907" w:rsidR="0098350A" w:rsidRPr="00CE081D" w:rsidRDefault="0098350A" w:rsidP="00F22007">
            <w:pPr>
              <w:pStyle w:val="UseCase1"/>
              <w:rPr>
                <w:rFonts w:ascii="Tahoma" w:hAnsi="Tahoma" w:cs="Tahoma"/>
                <w:b w:val="0"/>
                <w:sz w:val="20"/>
                <w:szCs w:val="20"/>
              </w:rPr>
            </w:pPr>
            <w:r w:rsidRPr="00CE081D">
              <w:rPr>
                <w:rFonts w:ascii="Tahoma" w:hAnsi="Tahoma" w:cs="Tahoma"/>
                <w:b w:val="0"/>
                <w:sz w:val="20"/>
                <w:szCs w:val="20"/>
              </w:rPr>
              <w:t xml:space="preserve">Application </w:t>
            </w:r>
            <w:r w:rsidR="00B67BE3" w:rsidRPr="00CE081D">
              <w:rPr>
                <w:rFonts w:ascii="Tahoma" w:hAnsi="Tahoma" w:cs="Tahoma"/>
                <w:b w:val="0"/>
                <w:sz w:val="20"/>
                <w:szCs w:val="20"/>
              </w:rPr>
              <w:t>will remove closed project</w:t>
            </w:r>
          </w:p>
        </w:tc>
      </w:tr>
      <w:tr w:rsidR="0098350A" w:rsidRPr="00CE081D" w14:paraId="7BFF66B1" w14:textId="77777777" w:rsidTr="00B67BE3">
        <w:trPr>
          <w:cantSplit/>
          <w:trHeight w:val="480"/>
          <w:tblHeader/>
        </w:trPr>
        <w:tc>
          <w:tcPr>
            <w:tcW w:w="671" w:type="pct"/>
            <w:shd w:val="clear" w:color="auto" w:fill="D9D9D9" w:themeFill="background1" w:themeFillShade="D9"/>
            <w:vAlign w:val="center"/>
          </w:tcPr>
          <w:p w14:paraId="75FFB63F" w14:textId="77777777" w:rsidR="0098350A" w:rsidRPr="00CE081D" w:rsidRDefault="0098350A" w:rsidP="00521B26">
            <w:pPr>
              <w:rPr>
                <w:rFonts w:ascii="Tahoma" w:hAnsi="Tahoma" w:cs="Tahoma"/>
                <w:b/>
                <w:iCs/>
              </w:rPr>
            </w:pPr>
            <w:r w:rsidRPr="00CE081D">
              <w:rPr>
                <w:rFonts w:ascii="Tahoma" w:hAnsi="Tahoma" w:cs="Tahoma"/>
                <w:b/>
                <w:iCs/>
              </w:rPr>
              <w:t>UI Validation</w:t>
            </w:r>
          </w:p>
        </w:tc>
        <w:tc>
          <w:tcPr>
            <w:tcW w:w="4329" w:type="pct"/>
            <w:vAlign w:val="center"/>
          </w:tcPr>
          <w:p w14:paraId="6DFF7383" w14:textId="77777777" w:rsidR="0098350A" w:rsidRPr="00CE081D" w:rsidRDefault="0098350A" w:rsidP="00521B26">
            <w:pPr>
              <w:spacing w:after="60"/>
              <w:contextualSpacing/>
              <w:rPr>
                <w:rFonts w:ascii="Tahoma" w:hAnsi="Tahoma" w:cs="Tahoma"/>
              </w:rPr>
            </w:pPr>
            <w:r w:rsidRPr="00CE081D">
              <w:rPr>
                <w:rFonts w:ascii="Tahoma" w:hAnsi="Tahoma" w:cs="Tahoma"/>
              </w:rPr>
              <w:t>-</w:t>
            </w:r>
          </w:p>
        </w:tc>
      </w:tr>
      <w:tr w:rsidR="0098350A" w:rsidRPr="00CE081D" w14:paraId="414A63A6" w14:textId="77777777" w:rsidTr="00521B26">
        <w:trPr>
          <w:cantSplit/>
          <w:trHeight w:val="72"/>
          <w:tblHeader/>
        </w:trPr>
        <w:tc>
          <w:tcPr>
            <w:tcW w:w="671" w:type="pct"/>
            <w:shd w:val="clear" w:color="auto" w:fill="D9D9D9" w:themeFill="background1" w:themeFillShade="D9"/>
            <w:vAlign w:val="center"/>
          </w:tcPr>
          <w:p w14:paraId="1013891E" w14:textId="77777777" w:rsidR="0098350A" w:rsidRPr="00CE081D" w:rsidRDefault="0098350A" w:rsidP="00521B26">
            <w:pPr>
              <w:rPr>
                <w:rFonts w:ascii="Tahoma" w:hAnsi="Tahoma" w:cs="Tahoma"/>
                <w:b/>
                <w:iCs/>
              </w:rPr>
            </w:pPr>
            <w:r w:rsidRPr="00CE081D">
              <w:rPr>
                <w:rFonts w:ascii="Tahoma" w:hAnsi="Tahoma" w:cs="Tahoma"/>
                <w:b/>
                <w:iCs/>
              </w:rPr>
              <w:t>Business Rules</w:t>
            </w:r>
          </w:p>
        </w:tc>
        <w:tc>
          <w:tcPr>
            <w:tcW w:w="4329" w:type="pct"/>
            <w:vAlign w:val="center"/>
          </w:tcPr>
          <w:p w14:paraId="587FFE44" w14:textId="6FD5630B" w:rsidR="00B67BE3" w:rsidRPr="00CE081D" w:rsidRDefault="00B67BE3" w:rsidP="00B67BE3">
            <w:pPr>
              <w:spacing w:after="60"/>
              <w:contextualSpacing/>
              <w:rPr>
                <w:rFonts w:ascii="Tahoma" w:hAnsi="Tahoma" w:cs="Tahoma"/>
              </w:rPr>
            </w:pPr>
            <w:r w:rsidRPr="00CE081D">
              <w:rPr>
                <w:rFonts w:ascii="Tahoma" w:hAnsi="Tahoma" w:cs="Tahoma"/>
              </w:rPr>
              <w:t xml:space="preserve">Application check any project object in database, check </w:t>
            </w:r>
            <w:proofErr w:type="spellStart"/>
            <w:r w:rsidRPr="00CE081D">
              <w:rPr>
                <w:rFonts w:ascii="Tahoma" w:hAnsi="Tahoma" w:cs="Tahoma"/>
              </w:rPr>
              <w:t>statusDate</w:t>
            </w:r>
            <w:proofErr w:type="spellEnd"/>
            <w:r w:rsidRPr="00CE081D">
              <w:rPr>
                <w:rFonts w:ascii="Tahoma" w:hAnsi="Tahoma" w:cs="Tahoma"/>
              </w:rPr>
              <w:t xml:space="preserve"> field, and compare it to device time, if more than 24 hours, remove the object from database</w:t>
            </w:r>
          </w:p>
        </w:tc>
      </w:tr>
      <w:tr w:rsidR="0098350A" w:rsidRPr="00CE081D" w14:paraId="5B224A05" w14:textId="77777777" w:rsidTr="00521B26">
        <w:trPr>
          <w:cantSplit/>
          <w:trHeight w:val="72"/>
          <w:tblHeader/>
        </w:trPr>
        <w:tc>
          <w:tcPr>
            <w:tcW w:w="671" w:type="pct"/>
            <w:shd w:val="clear" w:color="auto" w:fill="D9D9D9" w:themeFill="background1" w:themeFillShade="D9"/>
            <w:vAlign w:val="center"/>
          </w:tcPr>
          <w:p w14:paraId="5DDDB530" w14:textId="22BA15CD" w:rsidR="0098350A" w:rsidRPr="00CE081D" w:rsidRDefault="0098350A" w:rsidP="00521B26">
            <w:pPr>
              <w:rPr>
                <w:rFonts w:ascii="Tahoma" w:hAnsi="Tahoma" w:cs="Tahoma"/>
                <w:b/>
                <w:iCs/>
              </w:rPr>
            </w:pPr>
            <w:r w:rsidRPr="00CE081D">
              <w:rPr>
                <w:rFonts w:ascii="Tahoma" w:hAnsi="Tahoma" w:cs="Tahoma"/>
                <w:b/>
                <w:iCs/>
              </w:rPr>
              <w:t>Success Result</w:t>
            </w:r>
          </w:p>
        </w:tc>
        <w:tc>
          <w:tcPr>
            <w:tcW w:w="4329" w:type="pct"/>
            <w:vAlign w:val="center"/>
          </w:tcPr>
          <w:p w14:paraId="1D7CE322" w14:textId="77777777" w:rsidR="0098350A" w:rsidRPr="00CE081D" w:rsidRDefault="0098350A" w:rsidP="00521B26">
            <w:pPr>
              <w:spacing w:after="60"/>
              <w:contextualSpacing/>
              <w:rPr>
                <w:rFonts w:ascii="Tahoma" w:hAnsi="Tahoma" w:cs="Tahoma"/>
              </w:rPr>
            </w:pPr>
            <w:r w:rsidRPr="00CE081D">
              <w:rPr>
                <w:rFonts w:ascii="Tahoma" w:hAnsi="Tahoma" w:cs="Tahoma"/>
              </w:rPr>
              <w:t>-</w:t>
            </w:r>
          </w:p>
        </w:tc>
      </w:tr>
      <w:tr w:rsidR="0098350A" w:rsidRPr="00CE081D" w14:paraId="23683D35" w14:textId="77777777" w:rsidTr="00521B26">
        <w:trPr>
          <w:cantSplit/>
          <w:trHeight w:val="522"/>
          <w:tblHeader/>
        </w:trPr>
        <w:tc>
          <w:tcPr>
            <w:tcW w:w="671" w:type="pct"/>
            <w:shd w:val="clear" w:color="auto" w:fill="D9D9D9" w:themeFill="background1" w:themeFillShade="D9"/>
            <w:vAlign w:val="center"/>
          </w:tcPr>
          <w:p w14:paraId="4D7E8446" w14:textId="77777777" w:rsidR="0098350A" w:rsidRPr="00CE081D" w:rsidRDefault="0098350A" w:rsidP="00521B26">
            <w:pPr>
              <w:rPr>
                <w:rFonts w:ascii="Tahoma" w:hAnsi="Tahoma" w:cs="Tahoma"/>
                <w:b/>
                <w:iCs/>
              </w:rPr>
            </w:pPr>
            <w:r w:rsidRPr="00CE081D">
              <w:rPr>
                <w:rFonts w:ascii="Tahoma" w:hAnsi="Tahoma" w:cs="Tahoma"/>
                <w:b/>
                <w:iCs/>
              </w:rPr>
              <w:t>Minimal Result</w:t>
            </w:r>
          </w:p>
        </w:tc>
        <w:tc>
          <w:tcPr>
            <w:tcW w:w="4329" w:type="pct"/>
            <w:vAlign w:val="center"/>
          </w:tcPr>
          <w:p w14:paraId="09A53ED6" w14:textId="77777777" w:rsidR="0098350A" w:rsidRPr="00CE081D" w:rsidRDefault="0098350A" w:rsidP="00521B26">
            <w:pPr>
              <w:spacing w:after="60"/>
              <w:contextualSpacing/>
              <w:rPr>
                <w:rFonts w:ascii="Tahoma" w:hAnsi="Tahoma" w:cs="Tahoma"/>
              </w:rPr>
            </w:pPr>
            <w:r w:rsidRPr="00CE081D">
              <w:rPr>
                <w:rFonts w:ascii="Tahoma" w:hAnsi="Tahoma" w:cs="Tahoma"/>
              </w:rPr>
              <w:t>-</w:t>
            </w:r>
          </w:p>
        </w:tc>
      </w:tr>
      <w:tr w:rsidR="0098350A" w:rsidRPr="00CE081D" w14:paraId="3863DDED" w14:textId="77777777" w:rsidTr="00521B26">
        <w:trPr>
          <w:cantSplit/>
          <w:trHeight w:val="72"/>
          <w:tblHeader/>
        </w:trPr>
        <w:tc>
          <w:tcPr>
            <w:tcW w:w="671" w:type="pct"/>
            <w:shd w:val="clear" w:color="auto" w:fill="D9D9D9" w:themeFill="background1" w:themeFillShade="D9"/>
            <w:vAlign w:val="center"/>
          </w:tcPr>
          <w:p w14:paraId="7100ED32" w14:textId="77777777" w:rsidR="0098350A" w:rsidRPr="00CE081D" w:rsidRDefault="0098350A" w:rsidP="00521B26">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4B989A4A" w14:textId="77777777" w:rsidR="0098350A" w:rsidRPr="00CE081D" w:rsidRDefault="0098350A" w:rsidP="00521B26">
            <w:pPr>
              <w:spacing w:after="60"/>
              <w:contextualSpacing/>
              <w:rPr>
                <w:rFonts w:ascii="Tahoma" w:hAnsi="Tahoma" w:cs="Tahoma"/>
              </w:rPr>
            </w:pPr>
            <w:r w:rsidRPr="00CE081D">
              <w:rPr>
                <w:rFonts w:ascii="Tahoma" w:hAnsi="Tahoma" w:cs="Tahoma"/>
              </w:rPr>
              <w:t>-</w:t>
            </w:r>
          </w:p>
        </w:tc>
      </w:tr>
      <w:tr w:rsidR="0098350A" w:rsidRPr="00CE081D" w14:paraId="30A8243D" w14:textId="77777777" w:rsidTr="00521B26">
        <w:trPr>
          <w:cantSplit/>
          <w:trHeight w:val="72"/>
          <w:tblHeader/>
        </w:trPr>
        <w:tc>
          <w:tcPr>
            <w:tcW w:w="671" w:type="pct"/>
            <w:shd w:val="clear" w:color="auto" w:fill="D9D9D9" w:themeFill="background1" w:themeFillShade="D9"/>
            <w:vAlign w:val="center"/>
          </w:tcPr>
          <w:p w14:paraId="6A45AD27" w14:textId="77777777" w:rsidR="0098350A" w:rsidRPr="00CE081D" w:rsidRDefault="0098350A" w:rsidP="00521B26">
            <w:pPr>
              <w:rPr>
                <w:rFonts w:ascii="Tahoma" w:hAnsi="Tahoma" w:cs="Tahoma"/>
                <w:b/>
                <w:iCs/>
              </w:rPr>
            </w:pPr>
            <w:r w:rsidRPr="00CE081D">
              <w:rPr>
                <w:rFonts w:ascii="Tahoma" w:hAnsi="Tahoma" w:cs="Tahoma"/>
                <w:b/>
                <w:iCs/>
              </w:rPr>
              <w:t>UI Image</w:t>
            </w:r>
          </w:p>
        </w:tc>
        <w:tc>
          <w:tcPr>
            <w:tcW w:w="4329" w:type="pct"/>
            <w:vAlign w:val="center"/>
          </w:tcPr>
          <w:p w14:paraId="0E10AC21" w14:textId="1120D73E" w:rsidR="0098350A" w:rsidRPr="00CE081D" w:rsidRDefault="002C3EB5" w:rsidP="002C3EB5">
            <w:pPr>
              <w:spacing w:after="60"/>
              <w:contextualSpacing/>
              <w:rPr>
                <w:rFonts w:ascii="Tahoma" w:hAnsi="Tahoma" w:cs="Tahoma"/>
              </w:rPr>
            </w:pPr>
            <w:r w:rsidRPr="00CE081D">
              <w:rPr>
                <w:rFonts w:ascii="Tahoma" w:hAnsi="Tahoma" w:cs="Tahoma"/>
              </w:rPr>
              <w:t>-</w:t>
            </w:r>
            <w:r w:rsidR="0098350A" w:rsidRPr="00CE081D">
              <w:rPr>
                <w:rFonts w:ascii="Tahoma" w:hAnsi="Tahoma" w:cs="Tahoma"/>
              </w:rPr>
              <w:t xml:space="preserve">       </w:t>
            </w:r>
          </w:p>
        </w:tc>
      </w:tr>
      <w:tr w:rsidR="0098350A" w:rsidRPr="00CE081D" w14:paraId="46B7726D" w14:textId="77777777" w:rsidTr="00521B26">
        <w:trPr>
          <w:cantSplit/>
          <w:trHeight w:val="72"/>
          <w:tblHeader/>
        </w:trPr>
        <w:tc>
          <w:tcPr>
            <w:tcW w:w="671" w:type="pct"/>
            <w:shd w:val="clear" w:color="auto" w:fill="D9D9D9" w:themeFill="background1" w:themeFillShade="D9"/>
            <w:vAlign w:val="center"/>
          </w:tcPr>
          <w:p w14:paraId="3D82FF1E" w14:textId="77777777" w:rsidR="0098350A" w:rsidRPr="00CE081D" w:rsidRDefault="0098350A" w:rsidP="00521B26">
            <w:pPr>
              <w:rPr>
                <w:rFonts w:ascii="Tahoma" w:hAnsi="Tahoma" w:cs="Tahoma"/>
                <w:b/>
                <w:iCs/>
              </w:rPr>
            </w:pPr>
            <w:r w:rsidRPr="00CE081D">
              <w:rPr>
                <w:rFonts w:ascii="Tahoma" w:hAnsi="Tahoma" w:cs="Tahoma"/>
                <w:b/>
                <w:iCs/>
              </w:rPr>
              <w:t>Frequency of Usage</w:t>
            </w:r>
          </w:p>
        </w:tc>
        <w:tc>
          <w:tcPr>
            <w:tcW w:w="4329" w:type="pct"/>
            <w:vAlign w:val="center"/>
          </w:tcPr>
          <w:p w14:paraId="6581FC43" w14:textId="77777777" w:rsidR="0098350A" w:rsidRPr="00CE081D" w:rsidRDefault="0098350A" w:rsidP="00521B26">
            <w:pPr>
              <w:spacing w:after="60"/>
              <w:contextualSpacing/>
              <w:rPr>
                <w:rFonts w:ascii="Tahoma" w:hAnsi="Tahoma" w:cs="Tahoma"/>
              </w:rPr>
            </w:pPr>
            <w:r w:rsidRPr="00CE081D">
              <w:rPr>
                <w:rFonts w:ascii="Tahoma" w:hAnsi="Tahoma" w:cs="Tahoma"/>
              </w:rPr>
              <w:t>Often</w:t>
            </w:r>
          </w:p>
        </w:tc>
      </w:tr>
      <w:tr w:rsidR="0098350A" w:rsidRPr="00CE081D" w14:paraId="0841C296" w14:textId="77777777" w:rsidTr="00521B26">
        <w:trPr>
          <w:cantSplit/>
          <w:trHeight w:val="480"/>
          <w:tblHeader/>
        </w:trPr>
        <w:tc>
          <w:tcPr>
            <w:tcW w:w="671" w:type="pct"/>
            <w:shd w:val="clear" w:color="auto" w:fill="D9D9D9" w:themeFill="background1" w:themeFillShade="D9"/>
            <w:vAlign w:val="center"/>
          </w:tcPr>
          <w:p w14:paraId="06ADA282" w14:textId="77777777" w:rsidR="0098350A" w:rsidRPr="00CE081D" w:rsidRDefault="0098350A" w:rsidP="00521B26">
            <w:pPr>
              <w:rPr>
                <w:rFonts w:ascii="Tahoma" w:hAnsi="Tahoma" w:cs="Tahoma"/>
                <w:b/>
                <w:iCs/>
              </w:rPr>
            </w:pPr>
            <w:r w:rsidRPr="00CE081D">
              <w:rPr>
                <w:rFonts w:ascii="Tahoma" w:hAnsi="Tahoma" w:cs="Tahoma"/>
                <w:b/>
                <w:iCs/>
              </w:rPr>
              <w:lastRenderedPageBreak/>
              <w:t>Notes</w:t>
            </w:r>
          </w:p>
        </w:tc>
        <w:tc>
          <w:tcPr>
            <w:tcW w:w="4329" w:type="pct"/>
            <w:vAlign w:val="center"/>
          </w:tcPr>
          <w:p w14:paraId="4E3FFFB6" w14:textId="77777777" w:rsidR="0098350A" w:rsidRPr="00CE081D" w:rsidRDefault="0098350A" w:rsidP="00521B26">
            <w:pPr>
              <w:spacing w:after="60"/>
              <w:contextualSpacing/>
              <w:rPr>
                <w:rFonts w:ascii="Tahoma" w:hAnsi="Tahoma" w:cs="Tahoma"/>
              </w:rPr>
            </w:pPr>
            <w:r w:rsidRPr="00CE081D">
              <w:rPr>
                <w:rFonts w:ascii="Tahoma" w:hAnsi="Tahoma" w:cs="Tahoma"/>
              </w:rPr>
              <w:t>-</w:t>
            </w:r>
          </w:p>
        </w:tc>
      </w:tr>
    </w:tbl>
    <w:p w14:paraId="6809B68E" w14:textId="29653F78" w:rsidR="00037A21" w:rsidRPr="00CE081D" w:rsidRDefault="00F22007" w:rsidP="00037A21">
      <w:pPr>
        <w:pStyle w:val="Heading3"/>
        <w:rPr>
          <w:rFonts w:ascii="Tahoma" w:hAnsi="Tahoma" w:cs="Tahoma"/>
        </w:rPr>
      </w:pPr>
      <w:bookmarkStart w:id="100" w:name="_Toc465763580"/>
      <w:r w:rsidRPr="00CE081D">
        <w:rPr>
          <w:rFonts w:ascii="Tahoma" w:hAnsi="Tahoma" w:cs="Tahoma"/>
        </w:rPr>
        <w:t xml:space="preserve">Request </w:t>
      </w:r>
      <w:proofErr w:type="gramStart"/>
      <w:r w:rsidRPr="00CE081D">
        <w:rPr>
          <w:rFonts w:ascii="Tahoma" w:hAnsi="Tahoma" w:cs="Tahoma"/>
        </w:rPr>
        <w:t>On</w:t>
      </w:r>
      <w:proofErr w:type="gramEnd"/>
      <w:r w:rsidRPr="00CE081D">
        <w:rPr>
          <w:rFonts w:ascii="Tahoma" w:hAnsi="Tahoma" w:cs="Tahoma"/>
        </w:rPr>
        <w:t xml:space="preserve"> Hold</w:t>
      </w:r>
      <w:bookmarkEnd w:id="100"/>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037A21" w:rsidRPr="00CE081D" w14:paraId="661832FA" w14:textId="77777777" w:rsidTr="00521B26">
        <w:trPr>
          <w:cantSplit/>
          <w:trHeight w:val="72"/>
          <w:tblHeader/>
        </w:trPr>
        <w:tc>
          <w:tcPr>
            <w:tcW w:w="671" w:type="pct"/>
            <w:shd w:val="clear" w:color="auto" w:fill="D9D9D9" w:themeFill="background1" w:themeFillShade="D9"/>
            <w:vAlign w:val="center"/>
          </w:tcPr>
          <w:p w14:paraId="57AD50E2" w14:textId="77777777" w:rsidR="00037A21" w:rsidRPr="00CE081D" w:rsidRDefault="00037A21" w:rsidP="00521B26">
            <w:pPr>
              <w:rPr>
                <w:rFonts w:ascii="Tahoma" w:hAnsi="Tahoma" w:cs="Tahoma"/>
                <w:b/>
                <w:iCs/>
              </w:rPr>
            </w:pPr>
            <w:r w:rsidRPr="00CE081D">
              <w:rPr>
                <w:rFonts w:ascii="Tahoma" w:hAnsi="Tahoma" w:cs="Tahoma"/>
                <w:b/>
              </w:rPr>
              <w:t>UC ID</w:t>
            </w:r>
          </w:p>
        </w:tc>
        <w:tc>
          <w:tcPr>
            <w:tcW w:w="4329" w:type="pct"/>
            <w:vAlign w:val="center"/>
          </w:tcPr>
          <w:p w14:paraId="2F04CC23" w14:textId="0331DA52" w:rsidR="00037A21" w:rsidRPr="00CE081D" w:rsidRDefault="00037A21" w:rsidP="00521B26">
            <w:pPr>
              <w:spacing w:after="60"/>
              <w:contextualSpacing/>
              <w:rPr>
                <w:rFonts w:ascii="Tahoma" w:hAnsi="Tahoma" w:cs="Tahoma"/>
                <w:iCs/>
              </w:rPr>
            </w:pPr>
            <w:r w:rsidRPr="00CE081D">
              <w:rPr>
                <w:rFonts w:ascii="Tahoma" w:hAnsi="Tahoma" w:cs="Tahoma"/>
                <w:iCs/>
              </w:rPr>
              <w:t>UC-1</w:t>
            </w:r>
            <w:r w:rsidR="00FD08E6" w:rsidRPr="00CE081D">
              <w:rPr>
                <w:rFonts w:ascii="Tahoma" w:hAnsi="Tahoma" w:cs="Tahoma"/>
                <w:iCs/>
              </w:rPr>
              <w:t>6</w:t>
            </w:r>
          </w:p>
        </w:tc>
      </w:tr>
      <w:tr w:rsidR="00037A21" w:rsidRPr="00CE081D" w14:paraId="717C9E1D" w14:textId="77777777" w:rsidTr="00521B26">
        <w:trPr>
          <w:cantSplit/>
          <w:trHeight w:val="72"/>
          <w:tblHeader/>
        </w:trPr>
        <w:tc>
          <w:tcPr>
            <w:tcW w:w="671" w:type="pct"/>
            <w:shd w:val="clear" w:color="auto" w:fill="D9D9D9" w:themeFill="background1" w:themeFillShade="D9"/>
            <w:vAlign w:val="center"/>
          </w:tcPr>
          <w:p w14:paraId="49689FF9" w14:textId="77777777" w:rsidR="00037A21" w:rsidRPr="00CE081D" w:rsidRDefault="00037A21" w:rsidP="00521B26">
            <w:pPr>
              <w:rPr>
                <w:rFonts w:ascii="Tahoma" w:hAnsi="Tahoma" w:cs="Tahoma"/>
                <w:b/>
                <w:iCs/>
              </w:rPr>
            </w:pPr>
            <w:r w:rsidRPr="00CE081D">
              <w:rPr>
                <w:rFonts w:ascii="Tahoma" w:hAnsi="Tahoma" w:cs="Tahoma"/>
                <w:b/>
                <w:iCs/>
              </w:rPr>
              <w:t>Description</w:t>
            </w:r>
          </w:p>
        </w:tc>
        <w:tc>
          <w:tcPr>
            <w:tcW w:w="4329" w:type="pct"/>
            <w:vAlign w:val="center"/>
          </w:tcPr>
          <w:p w14:paraId="4DCDF6A9" w14:textId="79255CEB" w:rsidR="00037A21" w:rsidRPr="00CE081D" w:rsidRDefault="00037A21" w:rsidP="002C3EB5">
            <w:pPr>
              <w:spacing w:after="60"/>
              <w:contextualSpacing/>
              <w:rPr>
                <w:rFonts w:ascii="Tahoma" w:hAnsi="Tahoma" w:cs="Tahoma"/>
              </w:rPr>
            </w:pPr>
            <w:r w:rsidRPr="00CE081D">
              <w:rPr>
                <w:rFonts w:ascii="Tahoma" w:hAnsi="Tahoma" w:cs="Tahoma"/>
              </w:rPr>
              <w:t xml:space="preserve">Use Case for </w:t>
            </w:r>
            <w:r w:rsidR="002C3EB5" w:rsidRPr="00CE081D">
              <w:rPr>
                <w:rFonts w:ascii="Tahoma" w:hAnsi="Tahoma" w:cs="Tahoma"/>
              </w:rPr>
              <w:t>requesting on hold</w:t>
            </w:r>
          </w:p>
        </w:tc>
      </w:tr>
      <w:tr w:rsidR="00037A21" w:rsidRPr="00CE081D" w14:paraId="2BFB869D" w14:textId="77777777" w:rsidTr="00521B26">
        <w:trPr>
          <w:cantSplit/>
          <w:trHeight w:val="243"/>
          <w:tblHeader/>
        </w:trPr>
        <w:tc>
          <w:tcPr>
            <w:tcW w:w="671" w:type="pct"/>
            <w:shd w:val="clear" w:color="auto" w:fill="D9D9D9" w:themeFill="background1" w:themeFillShade="D9"/>
            <w:vAlign w:val="center"/>
          </w:tcPr>
          <w:p w14:paraId="54CAADE1" w14:textId="77777777" w:rsidR="00037A21" w:rsidRPr="00CE081D" w:rsidRDefault="00037A21" w:rsidP="00521B26">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7E7D6794" w14:textId="48475A0B" w:rsidR="00037A21" w:rsidRPr="00CE081D" w:rsidRDefault="00037A21" w:rsidP="00521B26">
            <w:pPr>
              <w:spacing w:after="60"/>
              <w:contextualSpacing/>
              <w:rPr>
                <w:rFonts w:ascii="Tahoma" w:hAnsi="Tahoma" w:cs="Tahoma"/>
              </w:rPr>
            </w:pPr>
            <w:r w:rsidRPr="00CE081D">
              <w:rPr>
                <w:rFonts w:ascii="Tahoma" w:hAnsi="Tahoma" w:cs="Tahoma"/>
              </w:rPr>
              <w:t>FR-</w:t>
            </w:r>
            <w:r w:rsidR="002C3EB5" w:rsidRPr="00CE081D">
              <w:rPr>
                <w:rFonts w:ascii="Tahoma" w:hAnsi="Tahoma" w:cs="Tahoma"/>
              </w:rPr>
              <w:t>3</w:t>
            </w:r>
            <w:r w:rsidR="000F0024" w:rsidRPr="00CE081D">
              <w:rPr>
                <w:rFonts w:ascii="Tahoma" w:hAnsi="Tahoma" w:cs="Tahoma"/>
              </w:rPr>
              <w:t xml:space="preserve"> - The app shall has a capability to submit survey, on hold request, and message on any project with offline feature</w:t>
            </w:r>
          </w:p>
        </w:tc>
      </w:tr>
      <w:tr w:rsidR="00037A21" w:rsidRPr="00CE081D" w14:paraId="2A850AB3" w14:textId="77777777" w:rsidTr="00521B26">
        <w:trPr>
          <w:cantSplit/>
          <w:trHeight w:val="72"/>
          <w:tblHeader/>
        </w:trPr>
        <w:tc>
          <w:tcPr>
            <w:tcW w:w="671" w:type="pct"/>
            <w:shd w:val="clear" w:color="auto" w:fill="D9D9D9" w:themeFill="background1" w:themeFillShade="D9"/>
            <w:vAlign w:val="center"/>
          </w:tcPr>
          <w:p w14:paraId="6B67F399" w14:textId="77777777" w:rsidR="00037A21" w:rsidRPr="00CE081D" w:rsidRDefault="00037A21" w:rsidP="00521B26">
            <w:pPr>
              <w:rPr>
                <w:rFonts w:ascii="Tahoma" w:hAnsi="Tahoma" w:cs="Tahoma"/>
                <w:b/>
                <w:iCs/>
              </w:rPr>
            </w:pPr>
            <w:r w:rsidRPr="00CE081D">
              <w:rPr>
                <w:rFonts w:ascii="Tahoma" w:hAnsi="Tahoma" w:cs="Tahoma"/>
                <w:b/>
                <w:iCs/>
              </w:rPr>
              <w:t>Actor</w:t>
            </w:r>
          </w:p>
        </w:tc>
        <w:tc>
          <w:tcPr>
            <w:tcW w:w="4329" w:type="pct"/>
            <w:vAlign w:val="center"/>
          </w:tcPr>
          <w:p w14:paraId="0DF92820" w14:textId="5E7AA666" w:rsidR="00037A21" w:rsidRPr="00CE081D" w:rsidRDefault="00F22007" w:rsidP="00F22007">
            <w:pPr>
              <w:spacing w:after="60"/>
              <w:contextualSpacing/>
              <w:rPr>
                <w:rFonts w:ascii="Tahoma" w:hAnsi="Tahoma" w:cs="Tahoma"/>
              </w:rPr>
            </w:pPr>
            <w:r w:rsidRPr="00CE081D">
              <w:rPr>
                <w:rFonts w:ascii="Tahoma" w:hAnsi="Tahoma" w:cs="Tahoma"/>
              </w:rPr>
              <w:t>User</w:t>
            </w:r>
          </w:p>
        </w:tc>
      </w:tr>
      <w:tr w:rsidR="00037A21" w:rsidRPr="00CE081D" w14:paraId="490FB8D7" w14:textId="77777777" w:rsidTr="00521B26">
        <w:trPr>
          <w:cantSplit/>
          <w:trHeight w:val="550"/>
          <w:tblHeader/>
        </w:trPr>
        <w:tc>
          <w:tcPr>
            <w:tcW w:w="671" w:type="pct"/>
            <w:shd w:val="clear" w:color="auto" w:fill="D9D9D9" w:themeFill="background1" w:themeFillShade="D9"/>
            <w:vAlign w:val="center"/>
          </w:tcPr>
          <w:p w14:paraId="4CF83BE9" w14:textId="77777777" w:rsidR="00037A21" w:rsidRPr="00CE081D" w:rsidRDefault="00037A21" w:rsidP="00521B26">
            <w:pPr>
              <w:rPr>
                <w:rFonts w:ascii="Tahoma" w:hAnsi="Tahoma" w:cs="Tahoma"/>
                <w:b/>
                <w:iCs/>
              </w:rPr>
            </w:pPr>
            <w:r w:rsidRPr="00CE081D">
              <w:rPr>
                <w:rFonts w:ascii="Tahoma" w:hAnsi="Tahoma" w:cs="Tahoma"/>
                <w:b/>
                <w:iCs/>
              </w:rPr>
              <w:t>Pre-Condition</w:t>
            </w:r>
          </w:p>
        </w:tc>
        <w:tc>
          <w:tcPr>
            <w:tcW w:w="4329" w:type="pct"/>
            <w:vAlign w:val="center"/>
          </w:tcPr>
          <w:p w14:paraId="224E899F" w14:textId="77777777" w:rsidR="00037A21" w:rsidRPr="00CE081D" w:rsidRDefault="00037A21" w:rsidP="00521B26">
            <w:pPr>
              <w:pStyle w:val="ListParagraph"/>
              <w:numPr>
                <w:ilvl w:val="0"/>
                <w:numId w:val="32"/>
              </w:numPr>
              <w:spacing w:after="60"/>
              <w:ind w:left="383"/>
              <w:contextualSpacing/>
              <w:rPr>
                <w:rFonts w:ascii="Tahoma" w:hAnsi="Tahoma" w:cs="Tahoma"/>
              </w:rPr>
            </w:pPr>
            <w:r w:rsidRPr="00CE081D">
              <w:rPr>
                <w:rFonts w:ascii="Tahoma" w:hAnsi="Tahoma" w:cs="Tahoma"/>
              </w:rPr>
              <w:t>User has logged in to application</w:t>
            </w:r>
          </w:p>
          <w:p w14:paraId="071ACD37" w14:textId="77777777" w:rsidR="00F22007" w:rsidRPr="00CE081D" w:rsidRDefault="00F22007" w:rsidP="00F22007">
            <w:pPr>
              <w:spacing w:after="60"/>
              <w:contextualSpacing/>
              <w:rPr>
                <w:rFonts w:ascii="Tahoma" w:hAnsi="Tahoma" w:cs="Tahoma"/>
              </w:rPr>
            </w:pPr>
          </w:p>
          <w:p w14:paraId="40E3B9B5" w14:textId="7B5833FC" w:rsidR="00F22007" w:rsidRPr="00CE081D" w:rsidRDefault="00F22007" w:rsidP="00521B26">
            <w:pPr>
              <w:pStyle w:val="ListParagraph"/>
              <w:numPr>
                <w:ilvl w:val="0"/>
                <w:numId w:val="32"/>
              </w:numPr>
              <w:spacing w:after="60"/>
              <w:ind w:left="383"/>
              <w:contextualSpacing/>
              <w:rPr>
                <w:rFonts w:ascii="Tahoma" w:hAnsi="Tahoma" w:cs="Tahoma"/>
              </w:rPr>
            </w:pPr>
            <w:r w:rsidRPr="00CE081D">
              <w:rPr>
                <w:rFonts w:ascii="Tahoma" w:hAnsi="Tahoma" w:cs="Tahoma"/>
              </w:rPr>
              <w:t>User is on home page</w:t>
            </w:r>
          </w:p>
          <w:p w14:paraId="3A026830" w14:textId="77777777" w:rsidR="00F22007" w:rsidRPr="00CE081D" w:rsidRDefault="00F22007" w:rsidP="00521B26">
            <w:pPr>
              <w:pStyle w:val="ListParagraph"/>
              <w:numPr>
                <w:ilvl w:val="0"/>
                <w:numId w:val="32"/>
              </w:numPr>
              <w:spacing w:after="60"/>
              <w:ind w:left="383"/>
              <w:contextualSpacing/>
              <w:rPr>
                <w:rFonts w:ascii="Tahoma" w:hAnsi="Tahoma" w:cs="Tahoma"/>
              </w:rPr>
            </w:pPr>
            <w:r w:rsidRPr="00CE081D">
              <w:rPr>
                <w:rFonts w:ascii="Tahoma" w:hAnsi="Tahoma" w:cs="Tahoma"/>
              </w:rPr>
              <w:t>User tap 3 dots button on every project</w:t>
            </w:r>
          </w:p>
          <w:p w14:paraId="2A6E03FE" w14:textId="77777777" w:rsidR="00F22007" w:rsidRPr="00CE081D" w:rsidRDefault="00F22007" w:rsidP="00F22007">
            <w:pPr>
              <w:spacing w:after="60"/>
              <w:contextualSpacing/>
              <w:jc w:val="center"/>
              <w:rPr>
                <w:rFonts w:ascii="Tahoma" w:hAnsi="Tahoma" w:cs="Tahoma"/>
              </w:rPr>
            </w:pPr>
            <w:r w:rsidRPr="00CE081D">
              <w:rPr>
                <w:rFonts w:ascii="Tahoma" w:hAnsi="Tahoma" w:cs="Tahoma"/>
              </w:rPr>
              <w:t>Or</w:t>
            </w:r>
          </w:p>
          <w:p w14:paraId="01CF4595" w14:textId="77777777" w:rsidR="00F22007" w:rsidRPr="00CE081D" w:rsidRDefault="00F22007" w:rsidP="00F22007">
            <w:pPr>
              <w:pStyle w:val="ListParagraph"/>
              <w:numPr>
                <w:ilvl w:val="0"/>
                <w:numId w:val="35"/>
              </w:numPr>
              <w:spacing w:after="60"/>
              <w:ind w:left="383"/>
              <w:contextualSpacing/>
              <w:rPr>
                <w:rFonts w:ascii="Tahoma" w:hAnsi="Tahoma" w:cs="Tahoma"/>
              </w:rPr>
            </w:pPr>
            <w:r w:rsidRPr="00CE081D">
              <w:rPr>
                <w:rFonts w:ascii="Tahoma" w:hAnsi="Tahoma" w:cs="Tahoma"/>
              </w:rPr>
              <w:t>User enter project detail as described in UC-14</w:t>
            </w:r>
          </w:p>
          <w:p w14:paraId="03F097E6" w14:textId="77777777" w:rsidR="00F22007" w:rsidRPr="00CE081D" w:rsidRDefault="00F22007" w:rsidP="00F22007">
            <w:pPr>
              <w:pStyle w:val="ListParagraph"/>
              <w:numPr>
                <w:ilvl w:val="0"/>
                <w:numId w:val="35"/>
              </w:numPr>
              <w:spacing w:after="60"/>
              <w:ind w:left="383"/>
              <w:contextualSpacing/>
              <w:rPr>
                <w:rFonts w:ascii="Tahoma" w:hAnsi="Tahoma" w:cs="Tahoma"/>
              </w:rPr>
            </w:pPr>
            <w:r w:rsidRPr="00CE081D">
              <w:rPr>
                <w:rFonts w:ascii="Tahoma" w:hAnsi="Tahoma" w:cs="Tahoma"/>
              </w:rPr>
              <w:t>User tap 3 dots button on upper right corner</w:t>
            </w:r>
          </w:p>
          <w:p w14:paraId="067181AB" w14:textId="77777777" w:rsidR="00F22007" w:rsidRPr="00CE081D" w:rsidRDefault="00F22007" w:rsidP="00F22007">
            <w:pPr>
              <w:spacing w:after="60"/>
              <w:ind w:left="23"/>
              <w:contextualSpacing/>
              <w:rPr>
                <w:rFonts w:ascii="Tahoma" w:hAnsi="Tahoma" w:cs="Tahoma"/>
              </w:rPr>
            </w:pPr>
          </w:p>
          <w:p w14:paraId="0DE8339A" w14:textId="36A9FADA" w:rsidR="00AF65E2" w:rsidRPr="00CE081D" w:rsidRDefault="00F22007" w:rsidP="00AF65E2">
            <w:pPr>
              <w:pStyle w:val="ListParagraph"/>
              <w:numPr>
                <w:ilvl w:val="0"/>
                <w:numId w:val="35"/>
              </w:numPr>
              <w:spacing w:after="60"/>
              <w:ind w:left="383"/>
              <w:contextualSpacing/>
              <w:rPr>
                <w:rFonts w:ascii="Tahoma" w:hAnsi="Tahoma" w:cs="Tahoma"/>
              </w:rPr>
            </w:pPr>
            <w:r w:rsidRPr="00CE081D">
              <w:rPr>
                <w:rFonts w:ascii="Tahoma" w:hAnsi="Tahoma" w:cs="Tahoma"/>
              </w:rPr>
              <w:t>User tap Request On Hold button</w:t>
            </w:r>
          </w:p>
          <w:p w14:paraId="393DAB7A" w14:textId="7A52FBEC" w:rsidR="00AF65E2" w:rsidRPr="00CE081D" w:rsidRDefault="00AD6352" w:rsidP="00AF65E2">
            <w:pPr>
              <w:pStyle w:val="ListParagraph"/>
              <w:numPr>
                <w:ilvl w:val="0"/>
                <w:numId w:val="35"/>
              </w:numPr>
              <w:spacing w:after="60"/>
              <w:ind w:left="383"/>
              <w:contextualSpacing/>
              <w:rPr>
                <w:rFonts w:ascii="Tahoma" w:hAnsi="Tahoma" w:cs="Tahoma"/>
              </w:rPr>
            </w:pPr>
            <w:r w:rsidRPr="00CE081D">
              <w:rPr>
                <w:rFonts w:ascii="Tahoma" w:hAnsi="Tahoma" w:cs="Tahoma"/>
              </w:rPr>
              <w:t>User select any on hold category</w:t>
            </w:r>
          </w:p>
          <w:p w14:paraId="1EBD49B4" w14:textId="77777777" w:rsidR="00F22007" w:rsidRPr="00CE081D" w:rsidRDefault="00F22007" w:rsidP="00F22007">
            <w:pPr>
              <w:pStyle w:val="ListParagraph"/>
              <w:numPr>
                <w:ilvl w:val="0"/>
                <w:numId w:val="35"/>
              </w:numPr>
              <w:spacing w:after="60"/>
              <w:ind w:left="383"/>
              <w:contextualSpacing/>
              <w:rPr>
                <w:rFonts w:ascii="Tahoma" w:hAnsi="Tahoma" w:cs="Tahoma"/>
              </w:rPr>
            </w:pPr>
            <w:r w:rsidRPr="00CE081D">
              <w:rPr>
                <w:rFonts w:ascii="Tahoma" w:hAnsi="Tahoma" w:cs="Tahoma"/>
              </w:rPr>
              <w:t>User insert maximal 3 images</w:t>
            </w:r>
          </w:p>
          <w:p w14:paraId="6A1F2D0A" w14:textId="5EC1401A" w:rsidR="00F22007" w:rsidRPr="00CE081D" w:rsidRDefault="00F22007" w:rsidP="00F22007">
            <w:pPr>
              <w:pStyle w:val="ListParagraph"/>
              <w:numPr>
                <w:ilvl w:val="0"/>
                <w:numId w:val="35"/>
              </w:numPr>
              <w:spacing w:after="60"/>
              <w:ind w:left="383"/>
              <w:contextualSpacing/>
              <w:rPr>
                <w:rFonts w:ascii="Tahoma" w:hAnsi="Tahoma" w:cs="Tahoma"/>
              </w:rPr>
            </w:pPr>
            <w:r w:rsidRPr="00CE081D">
              <w:rPr>
                <w:rFonts w:ascii="Tahoma" w:hAnsi="Tahoma" w:cs="Tahoma"/>
              </w:rPr>
              <w:t>User type on hold reason</w:t>
            </w:r>
          </w:p>
        </w:tc>
      </w:tr>
      <w:tr w:rsidR="00037A21" w:rsidRPr="00CE081D" w14:paraId="64FBE159" w14:textId="77777777" w:rsidTr="00521B26">
        <w:trPr>
          <w:cantSplit/>
          <w:trHeight w:val="72"/>
          <w:tblHeader/>
        </w:trPr>
        <w:tc>
          <w:tcPr>
            <w:tcW w:w="671" w:type="pct"/>
            <w:shd w:val="clear" w:color="auto" w:fill="D9D9D9" w:themeFill="background1" w:themeFillShade="D9"/>
            <w:vAlign w:val="center"/>
          </w:tcPr>
          <w:p w14:paraId="7B32F2A2" w14:textId="1CB64F31" w:rsidR="00037A21" w:rsidRPr="00CE081D" w:rsidRDefault="00037A21" w:rsidP="00521B26">
            <w:pPr>
              <w:rPr>
                <w:rFonts w:ascii="Tahoma" w:hAnsi="Tahoma" w:cs="Tahoma"/>
                <w:b/>
                <w:iCs/>
              </w:rPr>
            </w:pPr>
            <w:r w:rsidRPr="00CE081D">
              <w:rPr>
                <w:rFonts w:ascii="Tahoma" w:hAnsi="Tahoma" w:cs="Tahoma"/>
                <w:b/>
                <w:iCs/>
              </w:rPr>
              <w:t>Trigger</w:t>
            </w:r>
          </w:p>
        </w:tc>
        <w:tc>
          <w:tcPr>
            <w:tcW w:w="4329" w:type="pct"/>
            <w:vAlign w:val="center"/>
          </w:tcPr>
          <w:p w14:paraId="6C932B95" w14:textId="13862B77" w:rsidR="00037A21" w:rsidRPr="00CE081D" w:rsidRDefault="00F22007" w:rsidP="00F22007">
            <w:pPr>
              <w:spacing w:after="60"/>
              <w:contextualSpacing/>
              <w:rPr>
                <w:rFonts w:ascii="Tahoma" w:hAnsi="Tahoma" w:cs="Tahoma"/>
              </w:rPr>
            </w:pPr>
            <w:r w:rsidRPr="00CE081D">
              <w:rPr>
                <w:rFonts w:ascii="Tahoma" w:hAnsi="Tahoma" w:cs="Tahoma"/>
              </w:rPr>
              <w:t>User tap send button on upper right corner (</w:t>
            </w:r>
            <w:proofErr w:type="spellStart"/>
            <w:r w:rsidRPr="00CE081D">
              <w:rPr>
                <w:rFonts w:ascii="Tahoma" w:hAnsi="Tahoma" w:cs="Tahoma"/>
              </w:rPr>
              <w:t>papper</w:t>
            </w:r>
            <w:proofErr w:type="spellEnd"/>
            <w:r w:rsidRPr="00CE081D">
              <w:rPr>
                <w:rFonts w:ascii="Tahoma" w:hAnsi="Tahoma" w:cs="Tahoma"/>
              </w:rPr>
              <w:t xml:space="preserve"> plane shape icon)</w:t>
            </w:r>
          </w:p>
        </w:tc>
      </w:tr>
      <w:tr w:rsidR="00037A21" w:rsidRPr="00CE081D" w14:paraId="06FD9D7E" w14:textId="77777777" w:rsidTr="00521B26">
        <w:trPr>
          <w:cantSplit/>
          <w:trHeight w:val="72"/>
          <w:tblHeader/>
        </w:trPr>
        <w:tc>
          <w:tcPr>
            <w:tcW w:w="671" w:type="pct"/>
            <w:shd w:val="clear" w:color="auto" w:fill="D9D9D9" w:themeFill="background1" w:themeFillShade="D9"/>
            <w:vAlign w:val="center"/>
          </w:tcPr>
          <w:p w14:paraId="2E00F4AA" w14:textId="77777777" w:rsidR="00037A21" w:rsidRPr="00CE081D" w:rsidRDefault="00037A21" w:rsidP="00521B26">
            <w:pPr>
              <w:rPr>
                <w:rFonts w:ascii="Tahoma" w:hAnsi="Tahoma" w:cs="Tahoma"/>
                <w:b/>
                <w:iCs/>
              </w:rPr>
            </w:pPr>
            <w:r w:rsidRPr="00CE081D">
              <w:rPr>
                <w:rFonts w:ascii="Tahoma" w:hAnsi="Tahoma" w:cs="Tahoma"/>
                <w:b/>
                <w:iCs/>
              </w:rPr>
              <w:t>Normal Scenarios</w:t>
            </w:r>
          </w:p>
        </w:tc>
        <w:tc>
          <w:tcPr>
            <w:tcW w:w="4329" w:type="pct"/>
            <w:vAlign w:val="center"/>
          </w:tcPr>
          <w:p w14:paraId="75B6F5B8" w14:textId="78CE3847" w:rsidR="00037A21" w:rsidRPr="00CE081D" w:rsidRDefault="00F22007" w:rsidP="006807B6">
            <w:pPr>
              <w:pStyle w:val="UseCase1"/>
              <w:rPr>
                <w:rFonts w:ascii="Tahoma" w:hAnsi="Tahoma" w:cs="Tahoma"/>
                <w:b w:val="0"/>
                <w:sz w:val="20"/>
                <w:szCs w:val="20"/>
              </w:rPr>
            </w:pPr>
            <w:r w:rsidRPr="00CE081D">
              <w:rPr>
                <w:rFonts w:ascii="Tahoma" w:hAnsi="Tahoma" w:cs="Tahoma"/>
                <w:b w:val="0"/>
                <w:sz w:val="20"/>
                <w:szCs w:val="20"/>
              </w:rPr>
              <w:t>Application send on hold reason to backend</w:t>
            </w:r>
          </w:p>
        </w:tc>
      </w:tr>
      <w:tr w:rsidR="00037A21" w:rsidRPr="00CE081D" w14:paraId="38846346" w14:textId="77777777" w:rsidTr="00521B26">
        <w:trPr>
          <w:cantSplit/>
          <w:trHeight w:val="480"/>
          <w:tblHeader/>
        </w:trPr>
        <w:tc>
          <w:tcPr>
            <w:tcW w:w="671" w:type="pct"/>
            <w:shd w:val="clear" w:color="auto" w:fill="D9D9D9" w:themeFill="background1" w:themeFillShade="D9"/>
            <w:vAlign w:val="center"/>
          </w:tcPr>
          <w:p w14:paraId="4A8F91D0" w14:textId="77777777" w:rsidR="00037A21" w:rsidRPr="00CE081D" w:rsidRDefault="00037A21" w:rsidP="00521B26">
            <w:pPr>
              <w:rPr>
                <w:rFonts w:ascii="Tahoma" w:hAnsi="Tahoma" w:cs="Tahoma"/>
                <w:b/>
                <w:iCs/>
              </w:rPr>
            </w:pPr>
            <w:r w:rsidRPr="00CE081D">
              <w:rPr>
                <w:rFonts w:ascii="Tahoma" w:hAnsi="Tahoma" w:cs="Tahoma"/>
                <w:b/>
                <w:iCs/>
              </w:rPr>
              <w:t>UI Validation</w:t>
            </w:r>
          </w:p>
        </w:tc>
        <w:tc>
          <w:tcPr>
            <w:tcW w:w="4329" w:type="pct"/>
            <w:vAlign w:val="center"/>
          </w:tcPr>
          <w:p w14:paraId="00D9A465" w14:textId="70CF1E14" w:rsidR="00037A21" w:rsidRPr="00CE081D" w:rsidRDefault="00F22007" w:rsidP="00521B26">
            <w:pPr>
              <w:spacing w:after="60"/>
              <w:contextualSpacing/>
              <w:rPr>
                <w:rFonts w:ascii="Tahoma" w:hAnsi="Tahoma" w:cs="Tahoma"/>
              </w:rPr>
            </w:pPr>
            <w:r w:rsidRPr="00CE081D">
              <w:rPr>
                <w:rFonts w:ascii="Tahoma" w:hAnsi="Tahoma" w:cs="Tahoma"/>
              </w:rPr>
              <w:t>On hold reason cannot empty</w:t>
            </w:r>
          </w:p>
        </w:tc>
      </w:tr>
      <w:tr w:rsidR="00037A21" w:rsidRPr="00CE081D" w14:paraId="3B70E000" w14:textId="77777777" w:rsidTr="00521B26">
        <w:trPr>
          <w:cantSplit/>
          <w:trHeight w:val="72"/>
          <w:tblHeader/>
        </w:trPr>
        <w:tc>
          <w:tcPr>
            <w:tcW w:w="671" w:type="pct"/>
            <w:shd w:val="clear" w:color="auto" w:fill="D9D9D9" w:themeFill="background1" w:themeFillShade="D9"/>
            <w:vAlign w:val="center"/>
          </w:tcPr>
          <w:p w14:paraId="49E15131" w14:textId="77777777" w:rsidR="00037A21" w:rsidRPr="00CE081D" w:rsidRDefault="00037A21" w:rsidP="00521B26">
            <w:pPr>
              <w:rPr>
                <w:rFonts w:ascii="Tahoma" w:hAnsi="Tahoma" w:cs="Tahoma"/>
                <w:b/>
                <w:iCs/>
              </w:rPr>
            </w:pPr>
            <w:r w:rsidRPr="00CE081D">
              <w:rPr>
                <w:rFonts w:ascii="Tahoma" w:hAnsi="Tahoma" w:cs="Tahoma"/>
                <w:b/>
                <w:iCs/>
              </w:rPr>
              <w:t>Business Rules</w:t>
            </w:r>
          </w:p>
        </w:tc>
        <w:tc>
          <w:tcPr>
            <w:tcW w:w="4329" w:type="pct"/>
            <w:vAlign w:val="center"/>
          </w:tcPr>
          <w:p w14:paraId="0F0488FD" w14:textId="77777777" w:rsidR="00FE4F0C" w:rsidRPr="00CE081D" w:rsidRDefault="00FE4F0C" w:rsidP="00FE4F0C">
            <w:pPr>
              <w:pStyle w:val="ListParagraph"/>
              <w:numPr>
                <w:ilvl w:val="0"/>
                <w:numId w:val="5"/>
              </w:numPr>
              <w:spacing w:after="60"/>
              <w:contextualSpacing/>
              <w:rPr>
                <w:rFonts w:ascii="Tahoma" w:hAnsi="Tahoma" w:cs="Tahoma"/>
              </w:rPr>
            </w:pPr>
            <w:r w:rsidRPr="00CE081D">
              <w:rPr>
                <w:rFonts w:ascii="Tahoma" w:hAnsi="Tahoma" w:cs="Tahoma"/>
              </w:rPr>
              <w:t>Taking images only permitted via camera function inside the app only</w:t>
            </w:r>
          </w:p>
          <w:p w14:paraId="2ECEA86A" w14:textId="77777777" w:rsidR="00F22007" w:rsidRPr="00CE081D" w:rsidRDefault="00F22007" w:rsidP="00F22007">
            <w:pPr>
              <w:pStyle w:val="ListParagraph"/>
              <w:numPr>
                <w:ilvl w:val="0"/>
                <w:numId w:val="5"/>
              </w:numPr>
              <w:spacing w:after="60"/>
              <w:contextualSpacing/>
              <w:rPr>
                <w:rFonts w:ascii="Tahoma" w:hAnsi="Tahoma" w:cs="Tahoma"/>
              </w:rPr>
            </w:pPr>
            <w:r w:rsidRPr="00CE081D">
              <w:rPr>
                <w:rFonts w:ascii="Tahoma" w:hAnsi="Tahoma" w:cs="Tahoma"/>
              </w:rPr>
              <w:t>Taking images is optional</w:t>
            </w:r>
          </w:p>
          <w:p w14:paraId="63F4A528" w14:textId="3442239E" w:rsidR="00F22007" w:rsidRPr="00CE081D" w:rsidRDefault="00F22007" w:rsidP="00F22007">
            <w:pPr>
              <w:pStyle w:val="ListParagraph"/>
              <w:numPr>
                <w:ilvl w:val="0"/>
                <w:numId w:val="5"/>
              </w:numPr>
              <w:spacing w:after="60"/>
              <w:contextualSpacing/>
              <w:rPr>
                <w:rFonts w:ascii="Tahoma" w:hAnsi="Tahoma" w:cs="Tahoma"/>
              </w:rPr>
            </w:pPr>
            <w:r w:rsidRPr="00CE081D">
              <w:rPr>
                <w:rFonts w:ascii="Tahoma" w:hAnsi="Tahoma" w:cs="Tahoma"/>
              </w:rPr>
              <w:t xml:space="preserve">If internet connection is not available, on hold messages will be kept on database, and application will try to send after </w:t>
            </w:r>
            <w:r w:rsidR="00C83D0C" w:rsidRPr="00CE081D">
              <w:rPr>
                <w:rFonts w:ascii="Tahoma" w:hAnsi="Tahoma" w:cs="Tahoma"/>
              </w:rPr>
              <w:t>device have an active internet connection</w:t>
            </w:r>
          </w:p>
        </w:tc>
      </w:tr>
      <w:tr w:rsidR="00037A21" w:rsidRPr="00CE081D" w14:paraId="6E06FFC3" w14:textId="77777777" w:rsidTr="00521B26">
        <w:trPr>
          <w:cantSplit/>
          <w:trHeight w:val="72"/>
          <w:tblHeader/>
        </w:trPr>
        <w:tc>
          <w:tcPr>
            <w:tcW w:w="671" w:type="pct"/>
            <w:shd w:val="clear" w:color="auto" w:fill="D9D9D9" w:themeFill="background1" w:themeFillShade="D9"/>
            <w:vAlign w:val="center"/>
          </w:tcPr>
          <w:p w14:paraId="744E2C20" w14:textId="77777777" w:rsidR="00037A21" w:rsidRPr="00CE081D" w:rsidRDefault="00037A21" w:rsidP="00521B26">
            <w:pPr>
              <w:rPr>
                <w:rFonts w:ascii="Tahoma" w:hAnsi="Tahoma" w:cs="Tahoma"/>
                <w:b/>
                <w:iCs/>
              </w:rPr>
            </w:pPr>
            <w:r w:rsidRPr="00CE081D">
              <w:rPr>
                <w:rFonts w:ascii="Tahoma" w:hAnsi="Tahoma" w:cs="Tahoma"/>
                <w:b/>
                <w:iCs/>
              </w:rPr>
              <w:t>Success Result</w:t>
            </w:r>
          </w:p>
        </w:tc>
        <w:tc>
          <w:tcPr>
            <w:tcW w:w="4329" w:type="pct"/>
            <w:vAlign w:val="center"/>
          </w:tcPr>
          <w:p w14:paraId="75FFB671" w14:textId="591E7EE1" w:rsidR="00037A21" w:rsidRPr="00CE081D" w:rsidRDefault="00C83D0C" w:rsidP="00521B26">
            <w:pPr>
              <w:spacing w:after="60"/>
              <w:contextualSpacing/>
              <w:rPr>
                <w:rFonts w:ascii="Tahoma" w:hAnsi="Tahoma" w:cs="Tahoma"/>
              </w:rPr>
            </w:pPr>
            <w:r w:rsidRPr="00CE081D">
              <w:rPr>
                <w:rFonts w:ascii="Tahoma" w:hAnsi="Tahoma" w:cs="Tahoma"/>
              </w:rPr>
              <w:t>Dialog window will appear</w:t>
            </w:r>
          </w:p>
        </w:tc>
      </w:tr>
      <w:tr w:rsidR="00037A21" w:rsidRPr="00CE081D" w14:paraId="13DF2B23" w14:textId="77777777" w:rsidTr="00521B26">
        <w:trPr>
          <w:cantSplit/>
          <w:trHeight w:val="522"/>
          <w:tblHeader/>
        </w:trPr>
        <w:tc>
          <w:tcPr>
            <w:tcW w:w="671" w:type="pct"/>
            <w:shd w:val="clear" w:color="auto" w:fill="D9D9D9" w:themeFill="background1" w:themeFillShade="D9"/>
            <w:vAlign w:val="center"/>
          </w:tcPr>
          <w:p w14:paraId="1D8EDFA4" w14:textId="77777777" w:rsidR="00037A21" w:rsidRPr="00CE081D" w:rsidRDefault="00037A21" w:rsidP="00521B26">
            <w:pPr>
              <w:rPr>
                <w:rFonts w:ascii="Tahoma" w:hAnsi="Tahoma" w:cs="Tahoma"/>
                <w:b/>
                <w:iCs/>
              </w:rPr>
            </w:pPr>
            <w:r w:rsidRPr="00CE081D">
              <w:rPr>
                <w:rFonts w:ascii="Tahoma" w:hAnsi="Tahoma" w:cs="Tahoma"/>
                <w:b/>
                <w:iCs/>
              </w:rPr>
              <w:t>Minimal Result</w:t>
            </w:r>
          </w:p>
        </w:tc>
        <w:tc>
          <w:tcPr>
            <w:tcW w:w="4329" w:type="pct"/>
            <w:vAlign w:val="center"/>
          </w:tcPr>
          <w:p w14:paraId="0D265D8A" w14:textId="77777777" w:rsidR="00037A21" w:rsidRPr="00CE081D" w:rsidRDefault="00037A21" w:rsidP="00521B26">
            <w:pPr>
              <w:spacing w:after="60"/>
              <w:contextualSpacing/>
              <w:rPr>
                <w:rFonts w:ascii="Tahoma" w:hAnsi="Tahoma" w:cs="Tahoma"/>
              </w:rPr>
            </w:pPr>
            <w:r w:rsidRPr="00CE081D">
              <w:rPr>
                <w:rFonts w:ascii="Tahoma" w:hAnsi="Tahoma" w:cs="Tahoma"/>
              </w:rPr>
              <w:t>-</w:t>
            </w:r>
          </w:p>
        </w:tc>
      </w:tr>
      <w:tr w:rsidR="00037A21" w:rsidRPr="00CE081D" w14:paraId="187D2212" w14:textId="77777777" w:rsidTr="00521B26">
        <w:trPr>
          <w:cantSplit/>
          <w:trHeight w:val="72"/>
          <w:tblHeader/>
        </w:trPr>
        <w:tc>
          <w:tcPr>
            <w:tcW w:w="671" w:type="pct"/>
            <w:shd w:val="clear" w:color="auto" w:fill="D9D9D9" w:themeFill="background1" w:themeFillShade="D9"/>
            <w:vAlign w:val="center"/>
          </w:tcPr>
          <w:p w14:paraId="73869370" w14:textId="77777777" w:rsidR="00037A21" w:rsidRPr="00CE081D" w:rsidRDefault="00037A21" w:rsidP="00521B26">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0CD31299" w14:textId="1D3BA97F" w:rsidR="00037A21" w:rsidRPr="00CE081D" w:rsidRDefault="00C83D0C" w:rsidP="00521B26">
            <w:pPr>
              <w:spacing w:after="60"/>
              <w:contextualSpacing/>
              <w:rPr>
                <w:rFonts w:ascii="Tahoma" w:hAnsi="Tahoma" w:cs="Tahoma"/>
              </w:rPr>
            </w:pPr>
            <w:r w:rsidRPr="00CE081D">
              <w:rPr>
                <w:rFonts w:ascii="Tahoma" w:hAnsi="Tahoma" w:cs="Tahoma"/>
              </w:rPr>
              <w:t>Please fill on hold reason</w:t>
            </w:r>
          </w:p>
        </w:tc>
      </w:tr>
      <w:tr w:rsidR="00037A21" w:rsidRPr="00CE081D" w14:paraId="3FDA3290" w14:textId="77777777" w:rsidTr="00521B26">
        <w:trPr>
          <w:cantSplit/>
          <w:trHeight w:val="72"/>
          <w:tblHeader/>
        </w:trPr>
        <w:tc>
          <w:tcPr>
            <w:tcW w:w="671" w:type="pct"/>
            <w:shd w:val="clear" w:color="auto" w:fill="D9D9D9" w:themeFill="background1" w:themeFillShade="D9"/>
            <w:vAlign w:val="center"/>
          </w:tcPr>
          <w:p w14:paraId="1390BFA5" w14:textId="77777777" w:rsidR="00037A21" w:rsidRPr="00CE081D" w:rsidRDefault="00037A21" w:rsidP="00521B26">
            <w:pPr>
              <w:rPr>
                <w:rFonts w:ascii="Tahoma" w:hAnsi="Tahoma" w:cs="Tahoma"/>
                <w:b/>
                <w:iCs/>
              </w:rPr>
            </w:pPr>
            <w:r w:rsidRPr="00CE081D">
              <w:rPr>
                <w:rFonts w:ascii="Tahoma" w:hAnsi="Tahoma" w:cs="Tahoma"/>
                <w:b/>
                <w:iCs/>
              </w:rPr>
              <w:lastRenderedPageBreak/>
              <w:t>UI Image</w:t>
            </w:r>
          </w:p>
        </w:tc>
        <w:tc>
          <w:tcPr>
            <w:tcW w:w="4329" w:type="pct"/>
            <w:vAlign w:val="center"/>
          </w:tcPr>
          <w:p w14:paraId="3314CBC6" w14:textId="56F69FFC" w:rsidR="00037A21" w:rsidRPr="00CE081D" w:rsidRDefault="00010107" w:rsidP="00521B26">
            <w:pPr>
              <w:spacing w:after="60"/>
              <w:contextualSpacing/>
              <w:jc w:val="center"/>
              <w:rPr>
                <w:rFonts w:ascii="Tahoma" w:hAnsi="Tahoma" w:cs="Tahoma"/>
              </w:rPr>
            </w:pPr>
            <w:r w:rsidRPr="00CE081D">
              <w:rPr>
                <w:rFonts w:ascii="Tahoma" w:hAnsi="Tahoma" w:cs="Tahoma"/>
                <w:noProof/>
              </w:rPr>
              <w:drawing>
                <wp:inline distT="0" distB="0" distL="0" distR="0" wp14:anchorId="4E645F30" wp14:editId="19A6998A">
                  <wp:extent cx="2025000" cy="3600000"/>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25000" cy="3600000"/>
                          </a:xfrm>
                          <a:prstGeom prst="rect">
                            <a:avLst/>
                          </a:prstGeom>
                        </pic:spPr>
                      </pic:pic>
                    </a:graphicData>
                  </a:graphic>
                </wp:inline>
              </w:drawing>
            </w:r>
            <w:r w:rsidR="00037A21" w:rsidRPr="00CE081D">
              <w:rPr>
                <w:rFonts w:ascii="Tahoma" w:hAnsi="Tahoma" w:cs="Tahoma"/>
              </w:rPr>
              <w:t xml:space="preserve">       </w:t>
            </w:r>
          </w:p>
        </w:tc>
      </w:tr>
      <w:tr w:rsidR="00037A21" w:rsidRPr="00CE081D" w14:paraId="64195A2C" w14:textId="77777777" w:rsidTr="00521B26">
        <w:trPr>
          <w:cantSplit/>
          <w:trHeight w:val="72"/>
          <w:tblHeader/>
        </w:trPr>
        <w:tc>
          <w:tcPr>
            <w:tcW w:w="671" w:type="pct"/>
            <w:shd w:val="clear" w:color="auto" w:fill="D9D9D9" w:themeFill="background1" w:themeFillShade="D9"/>
            <w:vAlign w:val="center"/>
          </w:tcPr>
          <w:p w14:paraId="30D28AAA" w14:textId="77777777" w:rsidR="00037A21" w:rsidRPr="00CE081D" w:rsidRDefault="00037A21" w:rsidP="00521B26">
            <w:pPr>
              <w:rPr>
                <w:rFonts w:ascii="Tahoma" w:hAnsi="Tahoma" w:cs="Tahoma"/>
                <w:b/>
                <w:iCs/>
              </w:rPr>
            </w:pPr>
            <w:r w:rsidRPr="00CE081D">
              <w:rPr>
                <w:rFonts w:ascii="Tahoma" w:hAnsi="Tahoma" w:cs="Tahoma"/>
                <w:b/>
                <w:iCs/>
              </w:rPr>
              <w:t>Frequency of Usage</w:t>
            </w:r>
          </w:p>
        </w:tc>
        <w:tc>
          <w:tcPr>
            <w:tcW w:w="4329" w:type="pct"/>
            <w:vAlign w:val="center"/>
          </w:tcPr>
          <w:p w14:paraId="181E791F" w14:textId="00717FC9" w:rsidR="00037A21" w:rsidRPr="00CE081D" w:rsidRDefault="006464C9" w:rsidP="00521B26">
            <w:pPr>
              <w:spacing w:after="60"/>
              <w:contextualSpacing/>
              <w:rPr>
                <w:rFonts w:ascii="Tahoma" w:hAnsi="Tahoma" w:cs="Tahoma"/>
              </w:rPr>
            </w:pPr>
            <w:r w:rsidRPr="00CE081D">
              <w:rPr>
                <w:rFonts w:ascii="Tahoma" w:hAnsi="Tahoma" w:cs="Tahoma"/>
              </w:rPr>
              <w:t>Rarely</w:t>
            </w:r>
          </w:p>
        </w:tc>
      </w:tr>
      <w:tr w:rsidR="00037A21" w:rsidRPr="00CE081D" w14:paraId="21AA69F4" w14:textId="77777777" w:rsidTr="00521B26">
        <w:trPr>
          <w:cantSplit/>
          <w:trHeight w:val="480"/>
          <w:tblHeader/>
        </w:trPr>
        <w:tc>
          <w:tcPr>
            <w:tcW w:w="671" w:type="pct"/>
            <w:shd w:val="clear" w:color="auto" w:fill="D9D9D9" w:themeFill="background1" w:themeFillShade="D9"/>
            <w:vAlign w:val="center"/>
          </w:tcPr>
          <w:p w14:paraId="3BA547DD" w14:textId="77777777" w:rsidR="00037A21" w:rsidRPr="00CE081D" w:rsidRDefault="00037A21" w:rsidP="00521B26">
            <w:pPr>
              <w:rPr>
                <w:rFonts w:ascii="Tahoma" w:hAnsi="Tahoma" w:cs="Tahoma"/>
                <w:b/>
                <w:iCs/>
              </w:rPr>
            </w:pPr>
            <w:r w:rsidRPr="00CE081D">
              <w:rPr>
                <w:rFonts w:ascii="Tahoma" w:hAnsi="Tahoma" w:cs="Tahoma"/>
                <w:b/>
                <w:iCs/>
              </w:rPr>
              <w:t>Notes</w:t>
            </w:r>
          </w:p>
        </w:tc>
        <w:tc>
          <w:tcPr>
            <w:tcW w:w="4329" w:type="pct"/>
            <w:vAlign w:val="center"/>
          </w:tcPr>
          <w:p w14:paraId="1C9FF491" w14:textId="77777777" w:rsidR="00B97F52" w:rsidRPr="00CE081D" w:rsidRDefault="00B97F52" w:rsidP="00B97F52">
            <w:pPr>
              <w:spacing w:after="60"/>
              <w:contextualSpacing/>
              <w:rPr>
                <w:rFonts w:ascii="Tahoma" w:hAnsi="Tahoma" w:cs="Tahoma"/>
              </w:rPr>
            </w:pPr>
            <w:r w:rsidRPr="00CE081D">
              <w:rPr>
                <w:rFonts w:ascii="Tahoma" w:hAnsi="Tahoma" w:cs="Tahoma"/>
              </w:rPr>
              <w:t>API used for this use case is :</w:t>
            </w:r>
          </w:p>
          <w:p w14:paraId="3F761620" w14:textId="22D5F46D" w:rsidR="00B97F52" w:rsidRPr="00CE081D" w:rsidRDefault="00B97F52" w:rsidP="00B97F52">
            <w:pPr>
              <w:spacing w:after="60"/>
              <w:contextualSpacing/>
              <w:rPr>
                <w:rFonts w:ascii="Tahoma" w:hAnsi="Tahoma" w:cs="Tahoma"/>
              </w:rPr>
            </w:pPr>
            <w:proofErr w:type="spellStart"/>
            <w:r w:rsidRPr="00CE081D">
              <w:rPr>
                <w:rFonts w:ascii="Tahoma" w:hAnsi="Tahoma" w:cs="Tahoma"/>
              </w:rPr>
              <w:t>requestOnHold</w:t>
            </w:r>
            <w:proofErr w:type="spellEnd"/>
            <w:r w:rsidRPr="00CE081D">
              <w:rPr>
                <w:rFonts w:ascii="Tahoma" w:hAnsi="Tahoma" w:cs="Tahoma"/>
              </w:rPr>
              <w:t xml:space="preserve">(token, </w:t>
            </w:r>
            <w:proofErr w:type="spellStart"/>
            <w:r w:rsidRPr="00CE081D">
              <w:rPr>
                <w:rFonts w:ascii="Tahoma" w:hAnsi="Tahoma" w:cs="Tahoma"/>
              </w:rPr>
              <w:t>proj</w:t>
            </w:r>
            <w:r w:rsidR="00B730A1" w:rsidRPr="00CE081D">
              <w:rPr>
                <w:rFonts w:ascii="Tahoma" w:hAnsi="Tahoma" w:cs="Tahoma"/>
              </w:rPr>
              <w:t>ectID</w:t>
            </w:r>
            <w:proofErr w:type="spellEnd"/>
            <w:r w:rsidR="00B730A1" w:rsidRPr="00CE081D">
              <w:rPr>
                <w:rFonts w:ascii="Tahoma" w:hAnsi="Tahoma" w:cs="Tahoma"/>
              </w:rPr>
              <w:t xml:space="preserve">, message, picture1, picture2, picture3, latitude1, latitude2, latitude3, longitude1, longitude2, longitude3, </w:t>
            </w:r>
            <w:proofErr w:type="spellStart"/>
            <w:r w:rsidR="00B730A1" w:rsidRPr="00CE081D">
              <w:rPr>
                <w:rFonts w:ascii="Tahoma" w:hAnsi="Tahoma" w:cs="Tahoma"/>
              </w:rPr>
              <w:t>onHoldCategoryCode</w:t>
            </w:r>
            <w:proofErr w:type="spellEnd"/>
            <w:r w:rsidRPr="00CE081D">
              <w:rPr>
                <w:rFonts w:ascii="Tahoma" w:hAnsi="Tahoma" w:cs="Tahoma"/>
              </w:rPr>
              <w:t>)</w:t>
            </w:r>
          </w:p>
          <w:p w14:paraId="303B8CFD" w14:textId="77777777" w:rsidR="00B97F52" w:rsidRPr="00CE081D" w:rsidRDefault="00B97F52" w:rsidP="00B97F52">
            <w:pPr>
              <w:pStyle w:val="ListParagraph"/>
              <w:numPr>
                <w:ilvl w:val="0"/>
                <w:numId w:val="22"/>
              </w:numPr>
              <w:spacing w:after="60"/>
              <w:contextualSpacing/>
              <w:rPr>
                <w:rFonts w:ascii="Tahoma" w:hAnsi="Tahoma" w:cs="Tahoma"/>
              </w:rPr>
            </w:pPr>
            <w:r w:rsidRPr="00CE081D">
              <w:rPr>
                <w:rFonts w:ascii="Tahoma" w:hAnsi="Tahoma" w:cs="Tahoma"/>
              </w:rPr>
              <w:t>token(String) : user authentication token</w:t>
            </w:r>
          </w:p>
          <w:p w14:paraId="779C84B2" w14:textId="6B5E0C79" w:rsidR="00B97F52" w:rsidRPr="00CE081D" w:rsidRDefault="00B730A1" w:rsidP="00B97F52">
            <w:pPr>
              <w:pStyle w:val="ListParagraph"/>
              <w:numPr>
                <w:ilvl w:val="0"/>
                <w:numId w:val="22"/>
              </w:numPr>
              <w:spacing w:after="60"/>
              <w:contextualSpacing/>
              <w:rPr>
                <w:rFonts w:ascii="Tahoma" w:hAnsi="Tahoma" w:cs="Tahoma"/>
              </w:rPr>
            </w:pPr>
            <w:proofErr w:type="spellStart"/>
            <w:r w:rsidRPr="00CE081D">
              <w:rPr>
                <w:rFonts w:ascii="Tahoma" w:hAnsi="Tahoma" w:cs="Tahoma"/>
              </w:rPr>
              <w:t>projectID</w:t>
            </w:r>
            <w:proofErr w:type="spellEnd"/>
            <w:r w:rsidRPr="00CE081D">
              <w:rPr>
                <w:rFonts w:ascii="Tahoma" w:hAnsi="Tahoma" w:cs="Tahoma"/>
              </w:rPr>
              <w:t>(String)</w:t>
            </w:r>
          </w:p>
          <w:p w14:paraId="121160DE" w14:textId="77777777" w:rsidR="00B730A1" w:rsidRPr="00CE081D" w:rsidRDefault="00B730A1" w:rsidP="00B97F52">
            <w:pPr>
              <w:pStyle w:val="ListParagraph"/>
              <w:numPr>
                <w:ilvl w:val="0"/>
                <w:numId w:val="22"/>
              </w:numPr>
              <w:spacing w:after="60"/>
              <w:contextualSpacing/>
              <w:rPr>
                <w:rFonts w:ascii="Tahoma" w:hAnsi="Tahoma" w:cs="Tahoma"/>
              </w:rPr>
            </w:pPr>
            <w:r w:rsidRPr="00CE081D">
              <w:rPr>
                <w:rFonts w:ascii="Tahoma" w:hAnsi="Tahoma" w:cs="Tahoma"/>
              </w:rPr>
              <w:t>message(String)</w:t>
            </w:r>
          </w:p>
          <w:p w14:paraId="04E48C6B" w14:textId="05E9FBDC" w:rsidR="00B730A1" w:rsidRPr="00CE081D" w:rsidRDefault="00B730A1" w:rsidP="00B730A1">
            <w:pPr>
              <w:pStyle w:val="ListParagraph"/>
              <w:numPr>
                <w:ilvl w:val="0"/>
                <w:numId w:val="22"/>
              </w:numPr>
              <w:spacing w:after="60"/>
              <w:contextualSpacing/>
              <w:rPr>
                <w:rFonts w:ascii="Tahoma" w:hAnsi="Tahoma" w:cs="Tahoma"/>
              </w:rPr>
            </w:pPr>
            <w:r w:rsidRPr="00CE081D">
              <w:rPr>
                <w:rFonts w:ascii="Tahoma" w:hAnsi="Tahoma" w:cs="Tahoma"/>
              </w:rPr>
              <w:t>picture1(</w:t>
            </w:r>
            <w:proofErr w:type="spellStart"/>
            <w:r w:rsidRPr="00CE081D">
              <w:rPr>
                <w:rFonts w:ascii="Tahoma" w:hAnsi="Tahoma" w:cs="Tahoma"/>
              </w:rPr>
              <w:t>webForm</w:t>
            </w:r>
            <w:proofErr w:type="spellEnd"/>
            <w:r w:rsidRPr="00CE081D">
              <w:rPr>
                <w:rFonts w:ascii="Tahoma" w:hAnsi="Tahoma" w:cs="Tahoma"/>
              </w:rPr>
              <w:t>)</w:t>
            </w:r>
            <w:r w:rsidR="008359E9" w:rsidRPr="00CE081D">
              <w:rPr>
                <w:rFonts w:ascii="Tahoma" w:hAnsi="Tahoma" w:cs="Tahoma"/>
              </w:rPr>
              <w:t xml:space="preserve"> optional</w:t>
            </w:r>
          </w:p>
          <w:p w14:paraId="3AC0E4A0" w14:textId="7C6FD5C0" w:rsidR="00B730A1" w:rsidRPr="00CE081D" w:rsidRDefault="00B730A1" w:rsidP="00B730A1">
            <w:pPr>
              <w:pStyle w:val="ListParagraph"/>
              <w:numPr>
                <w:ilvl w:val="0"/>
                <w:numId w:val="22"/>
              </w:numPr>
              <w:spacing w:after="60"/>
              <w:contextualSpacing/>
              <w:rPr>
                <w:rFonts w:ascii="Tahoma" w:hAnsi="Tahoma" w:cs="Tahoma"/>
              </w:rPr>
            </w:pPr>
            <w:r w:rsidRPr="00CE081D">
              <w:rPr>
                <w:rFonts w:ascii="Tahoma" w:hAnsi="Tahoma" w:cs="Tahoma"/>
              </w:rPr>
              <w:t>picture2(</w:t>
            </w:r>
            <w:proofErr w:type="spellStart"/>
            <w:r w:rsidRPr="00CE081D">
              <w:rPr>
                <w:rFonts w:ascii="Tahoma" w:hAnsi="Tahoma" w:cs="Tahoma"/>
              </w:rPr>
              <w:t>webForm</w:t>
            </w:r>
            <w:proofErr w:type="spellEnd"/>
            <w:r w:rsidRPr="00CE081D">
              <w:rPr>
                <w:rFonts w:ascii="Tahoma" w:hAnsi="Tahoma" w:cs="Tahoma"/>
              </w:rPr>
              <w:t>)</w:t>
            </w:r>
            <w:r w:rsidR="008359E9" w:rsidRPr="00CE081D">
              <w:rPr>
                <w:rFonts w:ascii="Tahoma" w:hAnsi="Tahoma" w:cs="Tahoma"/>
              </w:rPr>
              <w:t xml:space="preserve"> optional</w:t>
            </w:r>
          </w:p>
          <w:p w14:paraId="150FADBD" w14:textId="696814BE" w:rsidR="00B730A1" w:rsidRPr="00CE081D" w:rsidRDefault="00B730A1" w:rsidP="00B730A1">
            <w:pPr>
              <w:pStyle w:val="ListParagraph"/>
              <w:numPr>
                <w:ilvl w:val="0"/>
                <w:numId w:val="22"/>
              </w:numPr>
              <w:spacing w:after="60"/>
              <w:contextualSpacing/>
              <w:rPr>
                <w:rFonts w:ascii="Tahoma" w:hAnsi="Tahoma" w:cs="Tahoma"/>
              </w:rPr>
            </w:pPr>
            <w:r w:rsidRPr="00CE081D">
              <w:rPr>
                <w:rFonts w:ascii="Tahoma" w:hAnsi="Tahoma" w:cs="Tahoma"/>
              </w:rPr>
              <w:t>picture3(</w:t>
            </w:r>
            <w:proofErr w:type="spellStart"/>
            <w:r w:rsidRPr="00CE081D">
              <w:rPr>
                <w:rFonts w:ascii="Tahoma" w:hAnsi="Tahoma" w:cs="Tahoma"/>
              </w:rPr>
              <w:t>webForm</w:t>
            </w:r>
            <w:proofErr w:type="spellEnd"/>
            <w:r w:rsidRPr="00CE081D">
              <w:rPr>
                <w:rFonts w:ascii="Tahoma" w:hAnsi="Tahoma" w:cs="Tahoma"/>
              </w:rPr>
              <w:t>)</w:t>
            </w:r>
            <w:r w:rsidR="008359E9" w:rsidRPr="00CE081D">
              <w:rPr>
                <w:rFonts w:ascii="Tahoma" w:hAnsi="Tahoma" w:cs="Tahoma"/>
              </w:rPr>
              <w:t xml:space="preserve"> optional</w:t>
            </w:r>
          </w:p>
          <w:p w14:paraId="26DFB718" w14:textId="0F63EB43" w:rsidR="00B730A1" w:rsidRPr="00CE081D" w:rsidRDefault="00B730A1" w:rsidP="00B730A1">
            <w:pPr>
              <w:pStyle w:val="ListParagraph"/>
              <w:numPr>
                <w:ilvl w:val="0"/>
                <w:numId w:val="22"/>
              </w:numPr>
              <w:spacing w:after="60"/>
              <w:contextualSpacing/>
              <w:rPr>
                <w:rFonts w:ascii="Tahoma" w:hAnsi="Tahoma" w:cs="Tahoma"/>
              </w:rPr>
            </w:pPr>
            <w:r w:rsidRPr="00CE081D">
              <w:rPr>
                <w:rFonts w:ascii="Tahoma" w:hAnsi="Tahoma" w:cs="Tahoma"/>
              </w:rPr>
              <w:t>latitude1(decimal)</w:t>
            </w:r>
          </w:p>
          <w:p w14:paraId="3B7780E3" w14:textId="6775A823" w:rsidR="00B730A1" w:rsidRPr="00CE081D" w:rsidRDefault="00B730A1" w:rsidP="00B730A1">
            <w:pPr>
              <w:pStyle w:val="ListParagraph"/>
              <w:numPr>
                <w:ilvl w:val="0"/>
                <w:numId w:val="22"/>
              </w:numPr>
              <w:spacing w:after="60"/>
              <w:contextualSpacing/>
              <w:rPr>
                <w:rFonts w:ascii="Tahoma" w:hAnsi="Tahoma" w:cs="Tahoma"/>
              </w:rPr>
            </w:pPr>
            <w:r w:rsidRPr="00CE081D">
              <w:rPr>
                <w:rFonts w:ascii="Tahoma" w:hAnsi="Tahoma" w:cs="Tahoma"/>
              </w:rPr>
              <w:t>latitude2(decimal)</w:t>
            </w:r>
          </w:p>
          <w:p w14:paraId="784E525D" w14:textId="1542847F" w:rsidR="00B730A1" w:rsidRPr="00CE081D" w:rsidRDefault="00B730A1" w:rsidP="00B730A1">
            <w:pPr>
              <w:pStyle w:val="ListParagraph"/>
              <w:numPr>
                <w:ilvl w:val="0"/>
                <w:numId w:val="22"/>
              </w:numPr>
              <w:spacing w:after="60"/>
              <w:contextualSpacing/>
              <w:rPr>
                <w:rFonts w:ascii="Tahoma" w:hAnsi="Tahoma" w:cs="Tahoma"/>
              </w:rPr>
            </w:pPr>
            <w:r w:rsidRPr="00CE081D">
              <w:rPr>
                <w:rFonts w:ascii="Tahoma" w:hAnsi="Tahoma" w:cs="Tahoma"/>
              </w:rPr>
              <w:t>latitude3(decimal)</w:t>
            </w:r>
          </w:p>
          <w:p w14:paraId="33E1B5C2" w14:textId="7506A119" w:rsidR="00B730A1" w:rsidRPr="00CE081D" w:rsidRDefault="00B730A1" w:rsidP="00B730A1">
            <w:pPr>
              <w:pStyle w:val="ListParagraph"/>
              <w:numPr>
                <w:ilvl w:val="0"/>
                <w:numId w:val="22"/>
              </w:numPr>
              <w:spacing w:after="60"/>
              <w:contextualSpacing/>
              <w:rPr>
                <w:rFonts w:ascii="Tahoma" w:hAnsi="Tahoma" w:cs="Tahoma"/>
              </w:rPr>
            </w:pPr>
            <w:r w:rsidRPr="00CE081D">
              <w:rPr>
                <w:rFonts w:ascii="Tahoma" w:hAnsi="Tahoma" w:cs="Tahoma"/>
              </w:rPr>
              <w:t>longitude1(decimal)</w:t>
            </w:r>
          </w:p>
          <w:p w14:paraId="62E4B500" w14:textId="489418D1" w:rsidR="00B730A1" w:rsidRPr="00CE081D" w:rsidRDefault="00B730A1" w:rsidP="00B730A1">
            <w:pPr>
              <w:pStyle w:val="ListParagraph"/>
              <w:numPr>
                <w:ilvl w:val="0"/>
                <w:numId w:val="22"/>
              </w:numPr>
              <w:spacing w:after="60"/>
              <w:contextualSpacing/>
              <w:rPr>
                <w:rFonts w:ascii="Tahoma" w:hAnsi="Tahoma" w:cs="Tahoma"/>
              </w:rPr>
            </w:pPr>
            <w:r w:rsidRPr="00CE081D">
              <w:rPr>
                <w:rFonts w:ascii="Tahoma" w:hAnsi="Tahoma" w:cs="Tahoma"/>
              </w:rPr>
              <w:t>longitude2(decimal)</w:t>
            </w:r>
          </w:p>
          <w:p w14:paraId="37A088A9" w14:textId="457C4682" w:rsidR="00B730A1" w:rsidRPr="00CE081D" w:rsidRDefault="00B730A1" w:rsidP="00B730A1">
            <w:pPr>
              <w:pStyle w:val="ListParagraph"/>
              <w:numPr>
                <w:ilvl w:val="0"/>
                <w:numId w:val="22"/>
              </w:numPr>
              <w:spacing w:after="60"/>
              <w:contextualSpacing/>
              <w:rPr>
                <w:rFonts w:ascii="Tahoma" w:hAnsi="Tahoma" w:cs="Tahoma"/>
              </w:rPr>
            </w:pPr>
            <w:r w:rsidRPr="00CE081D">
              <w:rPr>
                <w:rFonts w:ascii="Tahoma" w:hAnsi="Tahoma" w:cs="Tahoma"/>
              </w:rPr>
              <w:t>longitude3(decimal)</w:t>
            </w:r>
          </w:p>
          <w:p w14:paraId="046BED33" w14:textId="18F763D8" w:rsidR="00B730A1" w:rsidRPr="00CE081D" w:rsidRDefault="00B53C7F" w:rsidP="00B730A1">
            <w:pPr>
              <w:pStyle w:val="ListParagraph"/>
              <w:numPr>
                <w:ilvl w:val="0"/>
                <w:numId w:val="22"/>
              </w:numPr>
              <w:spacing w:after="60"/>
              <w:contextualSpacing/>
              <w:rPr>
                <w:rFonts w:ascii="Tahoma" w:hAnsi="Tahoma" w:cs="Tahoma"/>
              </w:rPr>
            </w:pPr>
            <w:r w:rsidRPr="00CE081D">
              <w:rPr>
                <w:rFonts w:ascii="Tahoma" w:hAnsi="Tahoma" w:cs="Tahoma"/>
              </w:rPr>
              <w:t>category</w:t>
            </w:r>
            <w:r w:rsidR="008359E9" w:rsidRPr="00CE081D">
              <w:rPr>
                <w:rFonts w:ascii="Tahoma" w:hAnsi="Tahoma" w:cs="Tahoma"/>
              </w:rPr>
              <w:t>(</w:t>
            </w:r>
            <w:proofErr w:type="spellStart"/>
            <w:r w:rsidR="008359E9" w:rsidRPr="00CE081D">
              <w:rPr>
                <w:rFonts w:ascii="Tahoma" w:hAnsi="Tahoma" w:cs="Tahoma"/>
              </w:rPr>
              <w:t>onHoldCategory</w:t>
            </w:r>
            <w:proofErr w:type="spellEnd"/>
            <w:r w:rsidR="008359E9" w:rsidRPr="00CE081D">
              <w:rPr>
                <w:rFonts w:ascii="Tahoma" w:hAnsi="Tahoma" w:cs="Tahoma"/>
              </w:rPr>
              <w:t>)</w:t>
            </w:r>
          </w:p>
          <w:p w14:paraId="4A9BA91C" w14:textId="77777777" w:rsidR="00B97F52" w:rsidRPr="00CE081D" w:rsidRDefault="00B97F52" w:rsidP="00B97F52">
            <w:pPr>
              <w:spacing w:after="60"/>
              <w:contextualSpacing/>
              <w:rPr>
                <w:rFonts w:ascii="Tahoma" w:hAnsi="Tahoma" w:cs="Tahoma"/>
              </w:rPr>
            </w:pPr>
            <w:r w:rsidRPr="00CE081D">
              <w:rPr>
                <w:rFonts w:ascii="Tahoma" w:hAnsi="Tahoma" w:cs="Tahoma"/>
              </w:rPr>
              <w:t>and the response will be :</w:t>
            </w:r>
          </w:p>
          <w:p w14:paraId="50B3682B" w14:textId="77777777" w:rsidR="00B97F52" w:rsidRPr="00CE081D" w:rsidRDefault="00B97F52" w:rsidP="00B97F52">
            <w:pPr>
              <w:pStyle w:val="ListParagraph"/>
              <w:numPr>
                <w:ilvl w:val="0"/>
                <w:numId w:val="22"/>
              </w:numPr>
              <w:spacing w:after="60"/>
              <w:contextualSpacing/>
              <w:rPr>
                <w:rFonts w:ascii="Tahoma" w:hAnsi="Tahoma" w:cs="Tahoma"/>
              </w:rPr>
            </w:pPr>
            <w:proofErr w:type="spellStart"/>
            <w:r w:rsidRPr="00CE081D">
              <w:rPr>
                <w:rFonts w:ascii="Tahoma" w:hAnsi="Tahoma" w:cs="Tahoma"/>
              </w:rPr>
              <w:t>statusCode</w:t>
            </w:r>
            <w:proofErr w:type="spellEnd"/>
            <w:r w:rsidRPr="00CE081D">
              <w:rPr>
                <w:rFonts w:ascii="Tahoma" w:hAnsi="Tahoma" w:cs="Tahoma"/>
              </w:rPr>
              <w:t>(String) : “OK” / “ERROR”</w:t>
            </w:r>
          </w:p>
          <w:p w14:paraId="4EC2C91E" w14:textId="52363DB4" w:rsidR="00037A21" w:rsidRPr="00CE081D" w:rsidRDefault="00B97F52" w:rsidP="008359E9">
            <w:pPr>
              <w:pStyle w:val="ListParagraph"/>
              <w:numPr>
                <w:ilvl w:val="0"/>
                <w:numId w:val="22"/>
              </w:numPr>
              <w:spacing w:after="60"/>
              <w:contextualSpacing/>
              <w:rPr>
                <w:rFonts w:ascii="Tahoma" w:hAnsi="Tahoma" w:cs="Tahoma"/>
              </w:rPr>
            </w:pPr>
            <w:proofErr w:type="spellStart"/>
            <w:r w:rsidRPr="00CE081D">
              <w:rPr>
                <w:rFonts w:ascii="Tahoma" w:hAnsi="Tahoma" w:cs="Tahoma"/>
              </w:rPr>
              <w:t>statusMessage</w:t>
            </w:r>
            <w:proofErr w:type="spellEnd"/>
            <w:r w:rsidRPr="00CE081D">
              <w:rPr>
                <w:rFonts w:ascii="Tahoma" w:hAnsi="Tahoma" w:cs="Tahoma"/>
              </w:rPr>
              <w:t>(String)</w:t>
            </w:r>
          </w:p>
        </w:tc>
      </w:tr>
    </w:tbl>
    <w:p w14:paraId="6DA575BF" w14:textId="4EEB97BF" w:rsidR="00C83D0C" w:rsidRPr="00CE081D" w:rsidRDefault="00C83D0C" w:rsidP="00C83D0C">
      <w:pPr>
        <w:pStyle w:val="Heading3"/>
        <w:rPr>
          <w:rFonts w:ascii="Tahoma" w:hAnsi="Tahoma" w:cs="Tahoma"/>
        </w:rPr>
      </w:pPr>
      <w:bookmarkStart w:id="101" w:name="_Toc465763581"/>
      <w:r w:rsidRPr="00CE081D">
        <w:rPr>
          <w:rFonts w:ascii="Tahoma" w:hAnsi="Tahoma" w:cs="Tahoma"/>
        </w:rPr>
        <w:t>Send Message</w:t>
      </w:r>
      <w:bookmarkEnd w:id="101"/>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C83D0C" w:rsidRPr="00CE081D" w14:paraId="7347B3F6" w14:textId="77777777" w:rsidTr="00521B26">
        <w:trPr>
          <w:cantSplit/>
          <w:trHeight w:val="72"/>
          <w:tblHeader/>
        </w:trPr>
        <w:tc>
          <w:tcPr>
            <w:tcW w:w="671" w:type="pct"/>
            <w:shd w:val="clear" w:color="auto" w:fill="D9D9D9" w:themeFill="background1" w:themeFillShade="D9"/>
            <w:vAlign w:val="center"/>
          </w:tcPr>
          <w:p w14:paraId="7FA30F0D" w14:textId="77777777" w:rsidR="00C83D0C" w:rsidRPr="00CE081D" w:rsidRDefault="00C83D0C" w:rsidP="00521B26">
            <w:pPr>
              <w:rPr>
                <w:rFonts w:ascii="Tahoma" w:hAnsi="Tahoma" w:cs="Tahoma"/>
                <w:b/>
                <w:iCs/>
              </w:rPr>
            </w:pPr>
            <w:r w:rsidRPr="00CE081D">
              <w:rPr>
                <w:rFonts w:ascii="Tahoma" w:hAnsi="Tahoma" w:cs="Tahoma"/>
                <w:b/>
              </w:rPr>
              <w:t>UC ID</w:t>
            </w:r>
          </w:p>
        </w:tc>
        <w:tc>
          <w:tcPr>
            <w:tcW w:w="4329" w:type="pct"/>
            <w:vAlign w:val="center"/>
          </w:tcPr>
          <w:p w14:paraId="2D8570DE" w14:textId="45812810" w:rsidR="00C83D0C" w:rsidRPr="00CE081D" w:rsidRDefault="00C83D0C" w:rsidP="00521B26">
            <w:pPr>
              <w:spacing w:after="60"/>
              <w:contextualSpacing/>
              <w:rPr>
                <w:rFonts w:ascii="Tahoma" w:hAnsi="Tahoma" w:cs="Tahoma"/>
                <w:iCs/>
              </w:rPr>
            </w:pPr>
            <w:r w:rsidRPr="00CE081D">
              <w:rPr>
                <w:rFonts w:ascii="Tahoma" w:hAnsi="Tahoma" w:cs="Tahoma"/>
                <w:iCs/>
              </w:rPr>
              <w:t>UC-1</w:t>
            </w:r>
            <w:r w:rsidR="00B53C7F" w:rsidRPr="00CE081D">
              <w:rPr>
                <w:rFonts w:ascii="Tahoma" w:hAnsi="Tahoma" w:cs="Tahoma"/>
                <w:iCs/>
              </w:rPr>
              <w:t>7</w:t>
            </w:r>
          </w:p>
        </w:tc>
      </w:tr>
      <w:tr w:rsidR="00C83D0C" w:rsidRPr="00CE081D" w14:paraId="2D660444" w14:textId="77777777" w:rsidTr="00521B26">
        <w:trPr>
          <w:cantSplit/>
          <w:trHeight w:val="72"/>
          <w:tblHeader/>
        </w:trPr>
        <w:tc>
          <w:tcPr>
            <w:tcW w:w="671" w:type="pct"/>
            <w:shd w:val="clear" w:color="auto" w:fill="D9D9D9" w:themeFill="background1" w:themeFillShade="D9"/>
            <w:vAlign w:val="center"/>
          </w:tcPr>
          <w:p w14:paraId="20CFD0DE" w14:textId="77777777" w:rsidR="00C83D0C" w:rsidRPr="00CE081D" w:rsidRDefault="00C83D0C" w:rsidP="00521B26">
            <w:pPr>
              <w:rPr>
                <w:rFonts w:ascii="Tahoma" w:hAnsi="Tahoma" w:cs="Tahoma"/>
                <w:b/>
                <w:iCs/>
              </w:rPr>
            </w:pPr>
            <w:r w:rsidRPr="00CE081D">
              <w:rPr>
                <w:rFonts w:ascii="Tahoma" w:hAnsi="Tahoma" w:cs="Tahoma"/>
                <w:b/>
                <w:iCs/>
              </w:rPr>
              <w:t>Description</w:t>
            </w:r>
          </w:p>
        </w:tc>
        <w:tc>
          <w:tcPr>
            <w:tcW w:w="4329" w:type="pct"/>
            <w:vAlign w:val="center"/>
          </w:tcPr>
          <w:p w14:paraId="5F8C88B9" w14:textId="0EAB04A5" w:rsidR="00C83D0C" w:rsidRPr="00CE081D" w:rsidRDefault="00C83D0C" w:rsidP="00C83D0C">
            <w:pPr>
              <w:spacing w:after="60"/>
              <w:contextualSpacing/>
              <w:rPr>
                <w:rFonts w:ascii="Tahoma" w:hAnsi="Tahoma" w:cs="Tahoma"/>
              </w:rPr>
            </w:pPr>
            <w:r w:rsidRPr="00CE081D">
              <w:rPr>
                <w:rFonts w:ascii="Tahoma" w:hAnsi="Tahoma" w:cs="Tahoma"/>
              </w:rPr>
              <w:t>Use Case for sending message to backend</w:t>
            </w:r>
          </w:p>
        </w:tc>
      </w:tr>
      <w:tr w:rsidR="00C83D0C" w:rsidRPr="00CE081D" w14:paraId="75DB0BC6" w14:textId="77777777" w:rsidTr="00521B26">
        <w:trPr>
          <w:cantSplit/>
          <w:trHeight w:val="243"/>
          <w:tblHeader/>
        </w:trPr>
        <w:tc>
          <w:tcPr>
            <w:tcW w:w="671" w:type="pct"/>
            <w:shd w:val="clear" w:color="auto" w:fill="D9D9D9" w:themeFill="background1" w:themeFillShade="D9"/>
            <w:vAlign w:val="center"/>
          </w:tcPr>
          <w:p w14:paraId="3DBE5D20" w14:textId="77777777" w:rsidR="00C83D0C" w:rsidRPr="00CE081D" w:rsidRDefault="00C83D0C" w:rsidP="00521B26">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4B0765D9" w14:textId="28F97978" w:rsidR="00C83D0C" w:rsidRPr="00CE081D" w:rsidRDefault="00C83D0C" w:rsidP="00521B26">
            <w:pPr>
              <w:spacing w:after="60"/>
              <w:contextualSpacing/>
              <w:rPr>
                <w:rFonts w:ascii="Tahoma" w:hAnsi="Tahoma" w:cs="Tahoma"/>
              </w:rPr>
            </w:pPr>
            <w:r w:rsidRPr="00CE081D">
              <w:rPr>
                <w:rFonts w:ascii="Tahoma" w:hAnsi="Tahoma" w:cs="Tahoma"/>
              </w:rPr>
              <w:t>FR-3</w:t>
            </w:r>
            <w:r w:rsidR="000F0024" w:rsidRPr="00CE081D">
              <w:rPr>
                <w:rFonts w:ascii="Tahoma" w:hAnsi="Tahoma" w:cs="Tahoma"/>
              </w:rPr>
              <w:t xml:space="preserve"> - The app shall has a capability to submit survey, on hold request, and message on any project with offline feature</w:t>
            </w:r>
          </w:p>
        </w:tc>
      </w:tr>
      <w:tr w:rsidR="00C83D0C" w:rsidRPr="00CE081D" w14:paraId="16FC5F3C" w14:textId="77777777" w:rsidTr="00521B26">
        <w:trPr>
          <w:cantSplit/>
          <w:trHeight w:val="72"/>
          <w:tblHeader/>
        </w:trPr>
        <w:tc>
          <w:tcPr>
            <w:tcW w:w="671" w:type="pct"/>
            <w:shd w:val="clear" w:color="auto" w:fill="D9D9D9" w:themeFill="background1" w:themeFillShade="D9"/>
            <w:vAlign w:val="center"/>
          </w:tcPr>
          <w:p w14:paraId="6F5F91E1" w14:textId="77777777" w:rsidR="00C83D0C" w:rsidRPr="00CE081D" w:rsidRDefault="00C83D0C" w:rsidP="00521B26">
            <w:pPr>
              <w:rPr>
                <w:rFonts w:ascii="Tahoma" w:hAnsi="Tahoma" w:cs="Tahoma"/>
                <w:b/>
                <w:iCs/>
              </w:rPr>
            </w:pPr>
            <w:r w:rsidRPr="00CE081D">
              <w:rPr>
                <w:rFonts w:ascii="Tahoma" w:hAnsi="Tahoma" w:cs="Tahoma"/>
                <w:b/>
                <w:iCs/>
              </w:rPr>
              <w:t>Actor</w:t>
            </w:r>
          </w:p>
        </w:tc>
        <w:tc>
          <w:tcPr>
            <w:tcW w:w="4329" w:type="pct"/>
            <w:vAlign w:val="center"/>
          </w:tcPr>
          <w:p w14:paraId="406C54C2" w14:textId="77777777" w:rsidR="00C83D0C" w:rsidRPr="00CE081D" w:rsidRDefault="00C83D0C" w:rsidP="00521B26">
            <w:pPr>
              <w:spacing w:after="60"/>
              <w:contextualSpacing/>
              <w:rPr>
                <w:rFonts w:ascii="Tahoma" w:hAnsi="Tahoma" w:cs="Tahoma"/>
              </w:rPr>
            </w:pPr>
            <w:r w:rsidRPr="00CE081D">
              <w:rPr>
                <w:rFonts w:ascii="Tahoma" w:hAnsi="Tahoma" w:cs="Tahoma"/>
              </w:rPr>
              <w:t>User</w:t>
            </w:r>
          </w:p>
        </w:tc>
      </w:tr>
      <w:tr w:rsidR="00C83D0C" w:rsidRPr="00CE081D" w14:paraId="51BF3185" w14:textId="77777777" w:rsidTr="00521B26">
        <w:trPr>
          <w:cantSplit/>
          <w:trHeight w:val="550"/>
          <w:tblHeader/>
        </w:trPr>
        <w:tc>
          <w:tcPr>
            <w:tcW w:w="671" w:type="pct"/>
            <w:shd w:val="clear" w:color="auto" w:fill="D9D9D9" w:themeFill="background1" w:themeFillShade="D9"/>
            <w:vAlign w:val="center"/>
          </w:tcPr>
          <w:p w14:paraId="6ADE4295" w14:textId="77777777" w:rsidR="00C83D0C" w:rsidRPr="00CE081D" w:rsidRDefault="00C83D0C" w:rsidP="00521B26">
            <w:pPr>
              <w:rPr>
                <w:rFonts w:ascii="Tahoma" w:hAnsi="Tahoma" w:cs="Tahoma"/>
                <w:b/>
                <w:iCs/>
              </w:rPr>
            </w:pPr>
            <w:r w:rsidRPr="00CE081D">
              <w:rPr>
                <w:rFonts w:ascii="Tahoma" w:hAnsi="Tahoma" w:cs="Tahoma"/>
                <w:b/>
                <w:iCs/>
              </w:rPr>
              <w:lastRenderedPageBreak/>
              <w:t>Pre-Condition</w:t>
            </w:r>
          </w:p>
        </w:tc>
        <w:tc>
          <w:tcPr>
            <w:tcW w:w="4329" w:type="pct"/>
            <w:vAlign w:val="center"/>
          </w:tcPr>
          <w:p w14:paraId="6BAD3A66" w14:textId="77777777" w:rsidR="00C83D0C" w:rsidRPr="00CE081D" w:rsidRDefault="00C83D0C" w:rsidP="00521B26">
            <w:pPr>
              <w:pStyle w:val="ListParagraph"/>
              <w:numPr>
                <w:ilvl w:val="0"/>
                <w:numId w:val="32"/>
              </w:numPr>
              <w:spacing w:after="60"/>
              <w:ind w:left="383"/>
              <w:contextualSpacing/>
              <w:rPr>
                <w:rFonts w:ascii="Tahoma" w:hAnsi="Tahoma" w:cs="Tahoma"/>
              </w:rPr>
            </w:pPr>
            <w:r w:rsidRPr="00CE081D">
              <w:rPr>
                <w:rFonts w:ascii="Tahoma" w:hAnsi="Tahoma" w:cs="Tahoma"/>
              </w:rPr>
              <w:t>User has logged in to application</w:t>
            </w:r>
          </w:p>
          <w:p w14:paraId="6FA64706" w14:textId="77777777" w:rsidR="00C83D0C" w:rsidRPr="00CE081D" w:rsidRDefault="00C83D0C" w:rsidP="00521B26">
            <w:pPr>
              <w:spacing w:after="60"/>
              <w:contextualSpacing/>
              <w:rPr>
                <w:rFonts w:ascii="Tahoma" w:hAnsi="Tahoma" w:cs="Tahoma"/>
              </w:rPr>
            </w:pPr>
          </w:p>
          <w:p w14:paraId="58FFA7A4" w14:textId="77777777" w:rsidR="00C83D0C" w:rsidRPr="00CE081D" w:rsidRDefault="00C83D0C" w:rsidP="00521B26">
            <w:pPr>
              <w:pStyle w:val="ListParagraph"/>
              <w:numPr>
                <w:ilvl w:val="0"/>
                <w:numId w:val="32"/>
              </w:numPr>
              <w:spacing w:after="60"/>
              <w:ind w:left="383"/>
              <w:contextualSpacing/>
              <w:rPr>
                <w:rFonts w:ascii="Tahoma" w:hAnsi="Tahoma" w:cs="Tahoma"/>
              </w:rPr>
            </w:pPr>
            <w:r w:rsidRPr="00CE081D">
              <w:rPr>
                <w:rFonts w:ascii="Tahoma" w:hAnsi="Tahoma" w:cs="Tahoma"/>
              </w:rPr>
              <w:t>User is on home page</w:t>
            </w:r>
          </w:p>
          <w:p w14:paraId="62CF1F29" w14:textId="77777777" w:rsidR="00C83D0C" w:rsidRPr="00CE081D" w:rsidRDefault="00C83D0C" w:rsidP="00521B26">
            <w:pPr>
              <w:pStyle w:val="ListParagraph"/>
              <w:numPr>
                <w:ilvl w:val="0"/>
                <w:numId w:val="32"/>
              </w:numPr>
              <w:spacing w:after="60"/>
              <w:ind w:left="383"/>
              <w:contextualSpacing/>
              <w:rPr>
                <w:rFonts w:ascii="Tahoma" w:hAnsi="Tahoma" w:cs="Tahoma"/>
              </w:rPr>
            </w:pPr>
            <w:r w:rsidRPr="00CE081D">
              <w:rPr>
                <w:rFonts w:ascii="Tahoma" w:hAnsi="Tahoma" w:cs="Tahoma"/>
              </w:rPr>
              <w:t>User tap 3 dots button on every project</w:t>
            </w:r>
          </w:p>
          <w:p w14:paraId="3EEB46E7" w14:textId="77777777" w:rsidR="00C83D0C" w:rsidRPr="00CE081D" w:rsidRDefault="00C83D0C" w:rsidP="00521B26">
            <w:pPr>
              <w:spacing w:after="60"/>
              <w:contextualSpacing/>
              <w:jc w:val="center"/>
              <w:rPr>
                <w:rFonts w:ascii="Tahoma" w:hAnsi="Tahoma" w:cs="Tahoma"/>
              </w:rPr>
            </w:pPr>
            <w:r w:rsidRPr="00CE081D">
              <w:rPr>
                <w:rFonts w:ascii="Tahoma" w:hAnsi="Tahoma" w:cs="Tahoma"/>
              </w:rPr>
              <w:t>Or</w:t>
            </w:r>
          </w:p>
          <w:p w14:paraId="630BF20B" w14:textId="77777777" w:rsidR="00C83D0C" w:rsidRPr="00CE081D" w:rsidRDefault="00C83D0C" w:rsidP="00521B26">
            <w:pPr>
              <w:pStyle w:val="ListParagraph"/>
              <w:numPr>
                <w:ilvl w:val="0"/>
                <w:numId w:val="35"/>
              </w:numPr>
              <w:spacing w:after="60"/>
              <w:ind w:left="383"/>
              <w:contextualSpacing/>
              <w:rPr>
                <w:rFonts w:ascii="Tahoma" w:hAnsi="Tahoma" w:cs="Tahoma"/>
              </w:rPr>
            </w:pPr>
            <w:r w:rsidRPr="00CE081D">
              <w:rPr>
                <w:rFonts w:ascii="Tahoma" w:hAnsi="Tahoma" w:cs="Tahoma"/>
              </w:rPr>
              <w:t>User enter project detail as described in UC-14</w:t>
            </w:r>
          </w:p>
          <w:p w14:paraId="5C517FF0" w14:textId="77777777" w:rsidR="00C83D0C" w:rsidRPr="00CE081D" w:rsidRDefault="00C83D0C" w:rsidP="00521B26">
            <w:pPr>
              <w:pStyle w:val="ListParagraph"/>
              <w:numPr>
                <w:ilvl w:val="0"/>
                <w:numId w:val="35"/>
              </w:numPr>
              <w:spacing w:after="60"/>
              <w:ind w:left="383"/>
              <w:contextualSpacing/>
              <w:rPr>
                <w:rFonts w:ascii="Tahoma" w:hAnsi="Tahoma" w:cs="Tahoma"/>
              </w:rPr>
            </w:pPr>
            <w:r w:rsidRPr="00CE081D">
              <w:rPr>
                <w:rFonts w:ascii="Tahoma" w:hAnsi="Tahoma" w:cs="Tahoma"/>
              </w:rPr>
              <w:t>User tap 3 dots button on upper right corner</w:t>
            </w:r>
          </w:p>
          <w:p w14:paraId="3DA60243" w14:textId="77777777" w:rsidR="00C83D0C" w:rsidRPr="00CE081D" w:rsidRDefault="00C83D0C" w:rsidP="00521B26">
            <w:pPr>
              <w:spacing w:after="60"/>
              <w:ind w:left="23"/>
              <w:contextualSpacing/>
              <w:rPr>
                <w:rFonts w:ascii="Tahoma" w:hAnsi="Tahoma" w:cs="Tahoma"/>
              </w:rPr>
            </w:pPr>
          </w:p>
          <w:p w14:paraId="594465F9" w14:textId="16165AFA" w:rsidR="00010107" w:rsidRPr="00CE081D" w:rsidRDefault="00C83D0C" w:rsidP="00010107">
            <w:pPr>
              <w:pStyle w:val="ListParagraph"/>
              <w:numPr>
                <w:ilvl w:val="0"/>
                <w:numId w:val="35"/>
              </w:numPr>
              <w:spacing w:after="60"/>
              <w:ind w:left="383"/>
              <w:contextualSpacing/>
              <w:rPr>
                <w:rFonts w:ascii="Tahoma" w:hAnsi="Tahoma" w:cs="Tahoma"/>
              </w:rPr>
            </w:pPr>
            <w:r w:rsidRPr="00CE081D">
              <w:rPr>
                <w:rFonts w:ascii="Tahoma" w:hAnsi="Tahoma" w:cs="Tahoma"/>
              </w:rPr>
              <w:t>User tap Emergency Message button</w:t>
            </w:r>
          </w:p>
          <w:p w14:paraId="72ACD9AC" w14:textId="546ED561" w:rsidR="00010107" w:rsidRPr="00CE081D" w:rsidRDefault="00010107" w:rsidP="00B53C7F">
            <w:pPr>
              <w:pStyle w:val="ListParagraph"/>
              <w:numPr>
                <w:ilvl w:val="0"/>
                <w:numId w:val="35"/>
              </w:numPr>
              <w:spacing w:after="60"/>
              <w:ind w:left="383"/>
              <w:contextualSpacing/>
              <w:rPr>
                <w:rFonts w:ascii="Tahoma" w:hAnsi="Tahoma" w:cs="Tahoma"/>
              </w:rPr>
            </w:pPr>
            <w:r w:rsidRPr="00CE081D">
              <w:rPr>
                <w:rFonts w:ascii="Tahoma" w:hAnsi="Tahoma" w:cs="Tahoma"/>
              </w:rPr>
              <w:t xml:space="preserve">User select </w:t>
            </w:r>
            <w:r w:rsidR="00B53C7F" w:rsidRPr="00CE081D">
              <w:rPr>
                <w:rFonts w:ascii="Tahoma" w:hAnsi="Tahoma" w:cs="Tahoma"/>
              </w:rPr>
              <w:t>message category</w:t>
            </w:r>
          </w:p>
          <w:p w14:paraId="4EC5E898" w14:textId="77777777" w:rsidR="00C83D0C" w:rsidRPr="00CE081D" w:rsidRDefault="00C83D0C" w:rsidP="00521B26">
            <w:pPr>
              <w:pStyle w:val="ListParagraph"/>
              <w:numPr>
                <w:ilvl w:val="0"/>
                <w:numId w:val="35"/>
              </w:numPr>
              <w:spacing w:after="60"/>
              <w:ind w:left="383"/>
              <w:contextualSpacing/>
              <w:rPr>
                <w:rFonts w:ascii="Tahoma" w:hAnsi="Tahoma" w:cs="Tahoma"/>
              </w:rPr>
            </w:pPr>
            <w:r w:rsidRPr="00CE081D">
              <w:rPr>
                <w:rFonts w:ascii="Tahoma" w:hAnsi="Tahoma" w:cs="Tahoma"/>
              </w:rPr>
              <w:t>User insert maximal 3 images</w:t>
            </w:r>
          </w:p>
          <w:p w14:paraId="1978FE44" w14:textId="77777777" w:rsidR="00C83D0C" w:rsidRPr="00CE081D" w:rsidRDefault="00C83D0C" w:rsidP="00521B26">
            <w:pPr>
              <w:pStyle w:val="ListParagraph"/>
              <w:numPr>
                <w:ilvl w:val="0"/>
                <w:numId w:val="35"/>
              </w:numPr>
              <w:spacing w:after="60"/>
              <w:ind w:left="383"/>
              <w:contextualSpacing/>
              <w:rPr>
                <w:rFonts w:ascii="Tahoma" w:hAnsi="Tahoma" w:cs="Tahoma"/>
              </w:rPr>
            </w:pPr>
            <w:r w:rsidRPr="00CE081D">
              <w:rPr>
                <w:rFonts w:ascii="Tahoma" w:hAnsi="Tahoma" w:cs="Tahoma"/>
              </w:rPr>
              <w:t>User type on hold reason</w:t>
            </w:r>
          </w:p>
        </w:tc>
      </w:tr>
      <w:tr w:rsidR="00C83D0C" w:rsidRPr="00CE081D" w14:paraId="76FDB25E" w14:textId="77777777" w:rsidTr="00521B26">
        <w:trPr>
          <w:cantSplit/>
          <w:trHeight w:val="72"/>
          <w:tblHeader/>
        </w:trPr>
        <w:tc>
          <w:tcPr>
            <w:tcW w:w="671" w:type="pct"/>
            <w:shd w:val="clear" w:color="auto" w:fill="D9D9D9" w:themeFill="background1" w:themeFillShade="D9"/>
            <w:vAlign w:val="center"/>
          </w:tcPr>
          <w:p w14:paraId="2EDBABB6" w14:textId="6C2785CE" w:rsidR="00C83D0C" w:rsidRPr="00CE081D" w:rsidRDefault="00C83D0C" w:rsidP="00521B26">
            <w:pPr>
              <w:rPr>
                <w:rFonts w:ascii="Tahoma" w:hAnsi="Tahoma" w:cs="Tahoma"/>
                <w:b/>
                <w:iCs/>
              </w:rPr>
            </w:pPr>
            <w:r w:rsidRPr="00CE081D">
              <w:rPr>
                <w:rFonts w:ascii="Tahoma" w:hAnsi="Tahoma" w:cs="Tahoma"/>
                <w:b/>
                <w:iCs/>
              </w:rPr>
              <w:t>Trigger</w:t>
            </w:r>
          </w:p>
        </w:tc>
        <w:tc>
          <w:tcPr>
            <w:tcW w:w="4329" w:type="pct"/>
            <w:vAlign w:val="center"/>
          </w:tcPr>
          <w:p w14:paraId="3C572A47" w14:textId="77777777" w:rsidR="00C83D0C" w:rsidRPr="00CE081D" w:rsidRDefault="00C83D0C" w:rsidP="00521B26">
            <w:pPr>
              <w:spacing w:after="60"/>
              <w:contextualSpacing/>
              <w:rPr>
                <w:rFonts w:ascii="Tahoma" w:hAnsi="Tahoma" w:cs="Tahoma"/>
              </w:rPr>
            </w:pPr>
            <w:r w:rsidRPr="00CE081D">
              <w:rPr>
                <w:rFonts w:ascii="Tahoma" w:hAnsi="Tahoma" w:cs="Tahoma"/>
              </w:rPr>
              <w:t>User tap send button on upper right corner (</w:t>
            </w:r>
            <w:proofErr w:type="spellStart"/>
            <w:r w:rsidRPr="00CE081D">
              <w:rPr>
                <w:rFonts w:ascii="Tahoma" w:hAnsi="Tahoma" w:cs="Tahoma"/>
              </w:rPr>
              <w:t>papper</w:t>
            </w:r>
            <w:proofErr w:type="spellEnd"/>
            <w:r w:rsidRPr="00CE081D">
              <w:rPr>
                <w:rFonts w:ascii="Tahoma" w:hAnsi="Tahoma" w:cs="Tahoma"/>
              </w:rPr>
              <w:t xml:space="preserve"> plane shape icon)</w:t>
            </w:r>
          </w:p>
        </w:tc>
      </w:tr>
      <w:tr w:rsidR="00C83D0C" w:rsidRPr="00CE081D" w14:paraId="299DF5D2" w14:textId="77777777" w:rsidTr="00521B26">
        <w:trPr>
          <w:cantSplit/>
          <w:trHeight w:val="72"/>
          <w:tblHeader/>
        </w:trPr>
        <w:tc>
          <w:tcPr>
            <w:tcW w:w="671" w:type="pct"/>
            <w:shd w:val="clear" w:color="auto" w:fill="D9D9D9" w:themeFill="background1" w:themeFillShade="D9"/>
            <w:vAlign w:val="center"/>
          </w:tcPr>
          <w:p w14:paraId="7DB0B269" w14:textId="77777777" w:rsidR="00C83D0C" w:rsidRPr="00CE081D" w:rsidRDefault="00C83D0C" w:rsidP="00521B26">
            <w:pPr>
              <w:rPr>
                <w:rFonts w:ascii="Tahoma" w:hAnsi="Tahoma" w:cs="Tahoma"/>
                <w:b/>
                <w:iCs/>
              </w:rPr>
            </w:pPr>
            <w:r w:rsidRPr="00CE081D">
              <w:rPr>
                <w:rFonts w:ascii="Tahoma" w:hAnsi="Tahoma" w:cs="Tahoma"/>
                <w:b/>
                <w:iCs/>
              </w:rPr>
              <w:t>Normal Scenarios</w:t>
            </w:r>
          </w:p>
        </w:tc>
        <w:tc>
          <w:tcPr>
            <w:tcW w:w="4329" w:type="pct"/>
            <w:vAlign w:val="center"/>
          </w:tcPr>
          <w:p w14:paraId="7EB9667E" w14:textId="228238EA" w:rsidR="00C83D0C" w:rsidRPr="00CE081D" w:rsidRDefault="00C83D0C" w:rsidP="006807B6">
            <w:pPr>
              <w:pStyle w:val="UseCase1"/>
              <w:rPr>
                <w:rFonts w:ascii="Tahoma" w:hAnsi="Tahoma" w:cs="Tahoma"/>
                <w:b w:val="0"/>
                <w:sz w:val="20"/>
                <w:szCs w:val="20"/>
              </w:rPr>
            </w:pPr>
            <w:r w:rsidRPr="00CE081D">
              <w:rPr>
                <w:rFonts w:ascii="Tahoma" w:hAnsi="Tahoma" w:cs="Tahoma"/>
                <w:b w:val="0"/>
                <w:sz w:val="20"/>
                <w:szCs w:val="20"/>
              </w:rPr>
              <w:t>Application send message to backend</w:t>
            </w:r>
          </w:p>
        </w:tc>
      </w:tr>
      <w:tr w:rsidR="00C83D0C" w:rsidRPr="00CE081D" w14:paraId="7C531530" w14:textId="77777777" w:rsidTr="00521B26">
        <w:trPr>
          <w:cantSplit/>
          <w:trHeight w:val="480"/>
          <w:tblHeader/>
        </w:trPr>
        <w:tc>
          <w:tcPr>
            <w:tcW w:w="671" w:type="pct"/>
            <w:shd w:val="clear" w:color="auto" w:fill="D9D9D9" w:themeFill="background1" w:themeFillShade="D9"/>
            <w:vAlign w:val="center"/>
          </w:tcPr>
          <w:p w14:paraId="2BEC517B" w14:textId="77777777" w:rsidR="00C83D0C" w:rsidRPr="00CE081D" w:rsidRDefault="00C83D0C" w:rsidP="00521B26">
            <w:pPr>
              <w:rPr>
                <w:rFonts w:ascii="Tahoma" w:hAnsi="Tahoma" w:cs="Tahoma"/>
                <w:b/>
                <w:iCs/>
              </w:rPr>
            </w:pPr>
            <w:r w:rsidRPr="00CE081D">
              <w:rPr>
                <w:rFonts w:ascii="Tahoma" w:hAnsi="Tahoma" w:cs="Tahoma"/>
                <w:b/>
                <w:iCs/>
              </w:rPr>
              <w:t>UI Validation</w:t>
            </w:r>
          </w:p>
        </w:tc>
        <w:tc>
          <w:tcPr>
            <w:tcW w:w="4329" w:type="pct"/>
            <w:vAlign w:val="center"/>
          </w:tcPr>
          <w:p w14:paraId="23FEAD82" w14:textId="60AB2F2F" w:rsidR="00C83D0C" w:rsidRPr="00CE081D" w:rsidRDefault="00C83D0C" w:rsidP="00521B26">
            <w:pPr>
              <w:spacing w:after="60"/>
              <w:contextualSpacing/>
              <w:rPr>
                <w:rFonts w:ascii="Tahoma" w:hAnsi="Tahoma" w:cs="Tahoma"/>
              </w:rPr>
            </w:pPr>
            <w:r w:rsidRPr="00CE081D">
              <w:rPr>
                <w:rFonts w:ascii="Tahoma" w:hAnsi="Tahoma" w:cs="Tahoma"/>
              </w:rPr>
              <w:t>Message reason cannot empty</w:t>
            </w:r>
          </w:p>
        </w:tc>
      </w:tr>
      <w:tr w:rsidR="00C83D0C" w:rsidRPr="00CE081D" w14:paraId="4EB9F236" w14:textId="77777777" w:rsidTr="00521B26">
        <w:trPr>
          <w:cantSplit/>
          <w:trHeight w:val="72"/>
          <w:tblHeader/>
        </w:trPr>
        <w:tc>
          <w:tcPr>
            <w:tcW w:w="671" w:type="pct"/>
            <w:shd w:val="clear" w:color="auto" w:fill="D9D9D9" w:themeFill="background1" w:themeFillShade="D9"/>
            <w:vAlign w:val="center"/>
          </w:tcPr>
          <w:p w14:paraId="1A60BEC9" w14:textId="77777777" w:rsidR="00C83D0C" w:rsidRPr="00CE081D" w:rsidRDefault="00C83D0C" w:rsidP="00521B26">
            <w:pPr>
              <w:rPr>
                <w:rFonts w:ascii="Tahoma" w:hAnsi="Tahoma" w:cs="Tahoma"/>
                <w:b/>
                <w:iCs/>
              </w:rPr>
            </w:pPr>
            <w:r w:rsidRPr="00CE081D">
              <w:rPr>
                <w:rFonts w:ascii="Tahoma" w:hAnsi="Tahoma" w:cs="Tahoma"/>
                <w:b/>
                <w:iCs/>
              </w:rPr>
              <w:t>Business Rules</w:t>
            </w:r>
          </w:p>
        </w:tc>
        <w:tc>
          <w:tcPr>
            <w:tcW w:w="4329" w:type="pct"/>
            <w:vAlign w:val="center"/>
          </w:tcPr>
          <w:p w14:paraId="0C83F1AD" w14:textId="739DEED9" w:rsidR="00C83D0C" w:rsidRPr="00CE081D" w:rsidRDefault="00C83D0C" w:rsidP="00521B26">
            <w:pPr>
              <w:pStyle w:val="ListParagraph"/>
              <w:numPr>
                <w:ilvl w:val="0"/>
                <w:numId w:val="5"/>
              </w:numPr>
              <w:spacing w:after="60"/>
              <w:contextualSpacing/>
              <w:rPr>
                <w:rFonts w:ascii="Tahoma" w:hAnsi="Tahoma" w:cs="Tahoma"/>
              </w:rPr>
            </w:pPr>
            <w:r w:rsidRPr="00CE081D">
              <w:rPr>
                <w:rFonts w:ascii="Tahoma" w:hAnsi="Tahoma" w:cs="Tahoma"/>
              </w:rPr>
              <w:t xml:space="preserve">Taking </w:t>
            </w:r>
            <w:r w:rsidR="00FE4F0C" w:rsidRPr="00CE081D">
              <w:rPr>
                <w:rFonts w:ascii="Tahoma" w:hAnsi="Tahoma" w:cs="Tahoma"/>
              </w:rPr>
              <w:t>images only permitted via camera function inside the app</w:t>
            </w:r>
            <w:r w:rsidRPr="00CE081D">
              <w:rPr>
                <w:rFonts w:ascii="Tahoma" w:hAnsi="Tahoma" w:cs="Tahoma"/>
              </w:rPr>
              <w:t xml:space="preserve"> only</w:t>
            </w:r>
          </w:p>
          <w:p w14:paraId="3CDB265B" w14:textId="77777777" w:rsidR="00C83D0C" w:rsidRPr="00CE081D" w:rsidRDefault="00C83D0C" w:rsidP="00521B26">
            <w:pPr>
              <w:pStyle w:val="ListParagraph"/>
              <w:numPr>
                <w:ilvl w:val="0"/>
                <w:numId w:val="5"/>
              </w:numPr>
              <w:spacing w:after="60"/>
              <w:contextualSpacing/>
              <w:rPr>
                <w:rFonts w:ascii="Tahoma" w:hAnsi="Tahoma" w:cs="Tahoma"/>
              </w:rPr>
            </w:pPr>
            <w:r w:rsidRPr="00CE081D">
              <w:rPr>
                <w:rFonts w:ascii="Tahoma" w:hAnsi="Tahoma" w:cs="Tahoma"/>
              </w:rPr>
              <w:t>Taking images is optional</w:t>
            </w:r>
          </w:p>
          <w:p w14:paraId="3E5B46DA" w14:textId="223DF96A" w:rsidR="00C83D0C" w:rsidRPr="00CE081D" w:rsidRDefault="00C83D0C" w:rsidP="00C83D0C">
            <w:pPr>
              <w:pStyle w:val="ListParagraph"/>
              <w:numPr>
                <w:ilvl w:val="0"/>
                <w:numId w:val="5"/>
              </w:numPr>
              <w:spacing w:after="60"/>
              <w:contextualSpacing/>
              <w:rPr>
                <w:rFonts w:ascii="Tahoma" w:hAnsi="Tahoma" w:cs="Tahoma"/>
              </w:rPr>
            </w:pPr>
            <w:r w:rsidRPr="00CE081D">
              <w:rPr>
                <w:rFonts w:ascii="Tahoma" w:hAnsi="Tahoma" w:cs="Tahoma"/>
              </w:rPr>
              <w:t>If internet connection is not available, messages will be kept on database, and application will try to send after device have an active internet connection</w:t>
            </w:r>
          </w:p>
        </w:tc>
      </w:tr>
      <w:tr w:rsidR="00C83D0C" w:rsidRPr="00CE081D" w14:paraId="3DD1908C" w14:textId="77777777" w:rsidTr="00521B26">
        <w:trPr>
          <w:cantSplit/>
          <w:trHeight w:val="72"/>
          <w:tblHeader/>
        </w:trPr>
        <w:tc>
          <w:tcPr>
            <w:tcW w:w="671" w:type="pct"/>
            <w:shd w:val="clear" w:color="auto" w:fill="D9D9D9" w:themeFill="background1" w:themeFillShade="D9"/>
            <w:vAlign w:val="center"/>
          </w:tcPr>
          <w:p w14:paraId="4E8DD35D" w14:textId="77777777" w:rsidR="00C83D0C" w:rsidRPr="00CE081D" w:rsidRDefault="00C83D0C" w:rsidP="00521B26">
            <w:pPr>
              <w:rPr>
                <w:rFonts w:ascii="Tahoma" w:hAnsi="Tahoma" w:cs="Tahoma"/>
                <w:b/>
                <w:iCs/>
              </w:rPr>
            </w:pPr>
            <w:r w:rsidRPr="00CE081D">
              <w:rPr>
                <w:rFonts w:ascii="Tahoma" w:hAnsi="Tahoma" w:cs="Tahoma"/>
                <w:b/>
                <w:iCs/>
              </w:rPr>
              <w:t>Success Result</w:t>
            </w:r>
          </w:p>
        </w:tc>
        <w:tc>
          <w:tcPr>
            <w:tcW w:w="4329" w:type="pct"/>
            <w:vAlign w:val="center"/>
          </w:tcPr>
          <w:p w14:paraId="31F27725" w14:textId="77777777" w:rsidR="00C83D0C" w:rsidRPr="00CE081D" w:rsidRDefault="00C83D0C" w:rsidP="00521B26">
            <w:pPr>
              <w:spacing w:after="60"/>
              <w:contextualSpacing/>
              <w:rPr>
                <w:rFonts w:ascii="Tahoma" w:hAnsi="Tahoma" w:cs="Tahoma"/>
              </w:rPr>
            </w:pPr>
            <w:r w:rsidRPr="00CE081D">
              <w:rPr>
                <w:rFonts w:ascii="Tahoma" w:hAnsi="Tahoma" w:cs="Tahoma"/>
              </w:rPr>
              <w:t>Dialog window will appear</w:t>
            </w:r>
          </w:p>
        </w:tc>
      </w:tr>
      <w:tr w:rsidR="00C83D0C" w:rsidRPr="00CE081D" w14:paraId="173BD26E" w14:textId="77777777" w:rsidTr="00521B26">
        <w:trPr>
          <w:cantSplit/>
          <w:trHeight w:val="522"/>
          <w:tblHeader/>
        </w:trPr>
        <w:tc>
          <w:tcPr>
            <w:tcW w:w="671" w:type="pct"/>
            <w:shd w:val="clear" w:color="auto" w:fill="D9D9D9" w:themeFill="background1" w:themeFillShade="D9"/>
            <w:vAlign w:val="center"/>
          </w:tcPr>
          <w:p w14:paraId="2BA316FD" w14:textId="77777777" w:rsidR="00C83D0C" w:rsidRPr="00CE081D" w:rsidRDefault="00C83D0C" w:rsidP="00521B26">
            <w:pPr>
              <w:rPr>
                <w:rFonts w:ascii="Tahoma" w:hAnsi="Tahoma" w:cs="Tahoma"/>
                <w:b/>
                <w:iCs/>
              </w:rPr>
            </w:pPr>
            <w:r w:rsidRPr="00CE081D">
              <w:rPr>
                <w:rFonts w:ascii="Tahoma" w:hAnsi="Tahoma" w:cs="Tahoma"/>
                <w:b/>
                <w:iCs/>
              </w:rPr>
              <w:t>Minimal Result</w:t>
            </w:r>
          </w:p>
        </w:tc>
        <w:tc>
          <w:tcPr>
            <w:tcW w:w="4329" w:type="pct"/>
            <w:vAlign w:val="center"/>
          </w:tcPr>
          <w:p w14:paraId="2AB5B05E" w14:textId="77777777" w:rsidR="00C83D0C" w:rsidRPr="00CE081D" w:rsidRDefault="00C83D0C" w:rsidP="00521B26">
            <w:pPr>
              <w:spacing w:after="60"/>
              <w:contextualSpacing/>
              <w:rPr>
                <w:rFonts w:ascii="Tahoma" w:hAnsi="Tahoma" w:cs="Tahoma"/>
              </w:rPr>
            </w:pPr>
            <w:r w:rsidRPr="00CE081D">
              <w:rPr>
                <w:rFonts w:ascii="Tahoma" w:hAnsi="Tahoma" w:cs="Tahoma"/>
              </w:rPr>
              <w:t>-</w:t>
            </w:r>
          </w:p>
        </w:tc>
      </w:tr>
      <w:tr w:rsidR="00C83D0C" w:rsidRPr="00CE081D" w14:paraId="35E88ED7" w14:textId="77777777" w:rsidTr="00521B26">
        <w:trPr>
          <w:cantSplit/>
          <w:trHeight w:val="72"/>
          <w:tblHeader/>
        </w:trPr>
        <w:tc>
          <w:tcPr>
            <w:tcW w:w="671" w:type="pct"/>
            <w:shd w:val="clear" w:color="auto" w:fill="D9D9D9" w:themeFill="background1" w:themeFillShade="D9"/>
            <w:vAlign w:val="center"/>
          </w:tcPr>
          <w:p w14:paraId="6D0475FD" w14:textId="77777777" w:rsidR="00C83D0C" w:rsidRPr="00CE081D" w:rsidRDefault="00C83D0C" w:rsidP="00521B26">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5F2F554F" w14:textId="1EA590FC" w:rsidR="00C83D0C" w:rsidRPr="00CE081D" w:rsidRDefault="00521B26" w:rsidP="00521B26">
            <w:pPr>
              <w:spacing w:after="60"/>
              <w:contextualSpacing/>
              <w:rPr>
                <w:rFonts w:ascii="Tahoma" w:hAnsi="Tahoma" w:cs="Tahoma"/>
              </w:rPr>
            </w:pPr>
            <w:r w:rsidRPr="00CE081D">
              <w:rPr>
                <w:rFonts w:ascii="Tahoma" w:hAnsi="Tahoma" w:cs="Tahoma"/>
              </w:rPr>
              <w:t>Please fill message</w:t>
            </w:r>
          </w:p>
        </w:tc>
      </w:tr>
      <w:tr w:rsidR="00C83D0C" w:rsidRPr="00CE081D" w14:paraId="0B6E9C00" w14:textId="77777777" w:rsidTr="00521B26">
        <w:trPr>
          <w:cantSplit/>
          <w:trHeight w:val="72"/>
          <w:tblHeader/>
        </w:trPr>
        <w:tc>
          <w:tcPr>
            <w:tcW w:w="671" w:type="pct"/>
            <w:shd w:val="clear" w:color="auto" w:fill="D9D9D9" w:themeFill="background1" w:themeFillShade="D9"/>
            <w:vAlign w:val="center"/>
          </w:tcPr>
          <w:p w14:paraId="35BCB176" w14:textId="77777777" w:rsidR="00C83D0C" w:rsidRPr="00CE081D" w:rsidRDefault="00C83D0C" w:rsidP="00521B26">
            <w:pPr>
              <w:rPr>
                <w:rFonts w:ascii="Tahoma" w:hAnsi="Tahoma" w:cs="Tahoma"/>
                <w:b/>
                <w:iCs/>
              </w:rPr>
            </w:pPr>
            <w:r w:rsidRPr="00CE081D">
              <w:rPr>
                <w:rFonts w:ascii="Tahoma" w:hAnsi="Tahoma" w:cs="Tahoma"/>
                <w:b/>
                <w:iCs/>
              </w:rPr>
              <w:t>UI Image</w:t>
            </w:r>
          </w:p>
        </w:tc>
        <w:tc>
          <w:tcPr>
            <w:tcW w:w="4329" w:type="pct"/>
            <w:vAlign w:val="center"/>
          </w:tcPr>
          <w:p w14:paraId="22F0D02A" w14:textId="76BCDEFB" w:rsidR="00C83D0C" w:rsidRPr="00CE081D" w:rsidRDefault="00C83D0C" w:rsidP="00521B26">
            <w:pPr>
              <w:spacing w:after="60"/>
              <w:contextualSpacing/>
              <w:jc w:val="center"/>
              <w:rPr>
                <w:rFonts w:ascii="Tahoma" w:hAnsi="Tahoma" w:cs="Tahoma"/>
              </w:rPr>
            </w:pPr>
            <w:r w:rsidRPr="00CE081D">
              <w:rPr>
                <w:rFonts w:ascii="Tahoma" w:hAnsi="Tahoma" w:cs="Tahoma"/>
              </w:rPr>
              <w:t xml:space="preserve">       </w:t>
            </w:r>
            <w:r w:rsidR="00962294" w:rsidRPr="00CE081D">
              <w:rPr>
                <w:rFonts w:ascii="Tahoma" w:hAnsi="Tahoma" w:cs="Tahoma"/>
                <w:noProof/>
              </w:rPr>
              <w:drawing>
                <wp:inline distT="0" distB="0" distL="0" distR="0" wp14:anchorId="1DF74FCC" wp14:editId="2E9073F2">
                  <wp:extent cx="2023893" cy="3600000"/>
                  <wp:effectExtent l="0" t="0" r="8255" b="6985"/>
                  <wp:docPr id="9" name="Picture 9" descr="../../../Downloads/unnam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nnamed-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23893" cy="3600000"/>
                          </a:xfrm>
                          <a:prstGeom prst="rect">
                            <a:avLst/>
                          </a:prstGeom>
                          <a:noFill/>
                          <a:ln>
                            <a:noFill/>
                          </a:ln>
                        </pic:spPr>
                      </pic:pic>
                    </a:graphicData>
                  </a:graphic>
                </wp:inline>
              </w:drawing>
            </w:r>
          </w:p>
        </w:tc>
      </w:tr>
      <w:tr w:rsidR="00C83D0C" w:rsidRPr="00CE081D" w14:paraId="2B90592A" w14:textId="77777777" w:rsidTr="00521B26">
        <w:trPr>
          <w:cantSplit/>
          <w:trHeight w:val="72"/>
          <w:tblHeader/>
        </w:trPr>
        <w:tc>
          <w:tcPr>
            <w:tcW w:w="671" w:type="pct"/>
            <w:shd w:val="clear" w:color="auto" w:fill="D9D9D9" w:themeFill="background1" w:themeFillShade="D9"/>
            <w:vAlign w:val="center"/>
          </w:tcPr>
          <w:p w14:paraId="2D635D14" w14:textId="77777777" w:rsidR="00C83D0C" w:rsidRPr="00CE081D" w:rsidRDefault="00C83D0C" w:rsidP="00521B26">
            <w:pPr>
              <w:rPr>
                <w:rFonts w:ascii="Tahoma" w:hAnsi="Tahoma" w:cs="Tahoma"/>
                <w:b/>
                <w:iCs/>
              </w:rPr>
            </w:pPr>
            <w:r w:rsidRPr="00CE081D">
              <w:rPr>
                <w:rFonts w:ascii="Tahoma" w:hAnsi="Tahoma" w:cs="Tahoma"/>
                <w:b/>
                <w:iCs/>
              </w:rPr>
              <w:t>Frequency of Usage</w:t>
            </w:r>
          </w:p>
        </w:tc>
        <w:tc>
          <w:tcPr>
            <w:tcW w:w="4329" w:type="pct"/>
            <w:vAlign w:val="center"/>
          </w:tcPr>
          <w:p w14:paraId="57F6A121" w14:textId="3A1E7649" w:rsidR="00C83D0C" w:rsidRPr="00CE081D" w:rsidRDefault="006464C9" w:rsidP="00521B26">
            <w:pPr>
              <w:spacing w:after="60"/>
              <w:contextualSpacing/>
              <w:rPr>
                <w:rFonts w:ascii="Tahoma" w:hAnsi="Tahoma" w:cs="Tahoma"/>
              </w:rPr>
            </w:pPr>
            <w:r w:rsidRPr="00CE081D">
              <w:rPr>
                <w:rFonts w:ascii="Tahoma" w:hAnsi="Tahoma" w:cs="Tahoma"/>
              </w:rPr>
              <w:t>Rarely</w:t>
            </w:r>
          </w:p>
        </w:tc>
      </w:tr>
      <w:tr w:rsidR="00C83D0C" w:rsidRPr="00CE081D" w14:paraId="2E9C93F2" w14:textId="77777777" w:rsidTr="00521B26">
        <w:trPr>
          <w:cantSplit/>
          <w:trHeight w:val="480"/>
          <w:tblHeader/>
        </w:trPr>
        <w:tc>
          <w:tcPr>
            <w:tcW w:w="671" w:type="pct"/>
            <w:shd w:val="clear" w:color="auto" w:fill="D9D9D9" w:themeFill="background1" w:themeFillShade="D9"/>
            <w:vAlign w:val="center"/>
          </w:tcPr>
          <w:p w14:paraId="5BB9627E" w14:textId="77777777" w:rsidR="00C83D0C" w:rsidRPr="00CE081D" w:rsidRDefault="00C83D0C" w:rsidP="00521B26">
            <w:pPr>
              <w:rPr>
                <w:rFonts w:ascii="Tahoma" w:hAnsi="Tahoma" w:cs="Tahoma"/>
                <w:b/>
                <w:iCs/>
              </w:rPr>
            </w:pPr>
            <w:r w:rsidRPr="00CE081D">
              <w:rPr>
                <w:rFonts w:ascii="Tahoma" w:hAnsi="Tahoma" w:cs="Tahoma"/>
                <w:b/>
                <w:iCs/>
              </w:rPr>
              <w:lastRenderedPageBreak/>
              <w:t>Notes</w:t>
            </w:r>
          </w:p>
        </w:tc>
        <w:tc>
          <w:tcPr>
            <w:tcW w:w="4329" w:type="pct"/>
            <w:vAlign w:val="center"/>
          </w:tcPr>
          <w:p w14:paraId="1510371C" w14:textId="77777777" w:rsidR="008359E9" w:rsidRPr="00CE081D" w:rsidRDefault="008359E9" w:rsidP="008359E9">
            <w:pPr>
              <w:spacing w:after="60"/>
              <w:contextualSpacing/>
              <w:rPr>
                <w:rFonts w:ascii="Tahoma" w:hAnsi="Tahoma" w:cs="Tahoma"/>
              </w:rPr>
            </w:pPr>
            <w:r w:rsidRPr="00CE081D">
              <w:rPr>
                <w:rFonts w:ascii="Tahoma" w:hAnsi="Tahoma" w:cs="Tahoma"/>
              </w:rPr>
              <w:t>API used for this use case is :</w:t>
            </w:r>
          </w:p>
          <w:p w14:paraId="2A1EEEA9" w14:textId="47B6B2F9" w:rsidR="008359E9" w:rsidRPr="00CE081D" w:rsidRDefault="008359E9" w:rsidP="008359E9">
            <w:pPr>
              <w:spacing w:after="60"/>
              <w:contextualSpacing/>
              <w:rPr>
                <w:rFonts w:ascii="Tahoma" w:hAnsi="Tahoma" w:cs="Tahoma"/>
              </w:rPr>
            </w:pPr>
            <w:proofErr w:type="spellStart"/>
            <w:r w:rsidRPr="00CE081D">
              <w:rPr>
                <w:rFonts w:ascii="Tahoma" w:hAnsi="Tahoma" w:cs="Tahoma"/>
              </w:rPr>
              <w:t>submitMessage</w:t>
            </w:r>
            <w:proofErr w:type="spellEnd"/>
            <w:r w:rsidRPr="00CE081D">
              <w:rPr>
                <w:rFonts w:ascii="Tahoma" w:hAnsi="Tahoma" w:cs="Tahoma"/>
              </w:rPr>
              <w:t xml:space="preserve">(token, </w:t>
            </w:r>
            <w:proofErr w:type="spellStart"/>
            <w:r w:rsidRPr="00CE081D">
              <w:rPr>
                <w:rFonts w:ascii="Tahoma" w:hAnsi="Tahoma" w:cs="Tahoma"/>
              </w:rPr>
              <w:t>projectID</w:t>
            </w:r>
            <w:proofErr w:type="spellEnd"/>
            <w:r w:rsidRPr="00CE081D">
              <w:rPr>
                <w:rFonts w:ascii="Tahoma" w:hAnsi="Tahoma" w:cs="Tahoma"/>
              </w:rPr>
              <w:t xml:space="preserve">, type, category, message, picture1, picture2, picture3, latitude1, latitude2, latitude3, longitude1, longitude2, longitude3, </w:t>
            </w:r>
            <w:proofErr w:type="spellStart"/>
            <w:r w:rsidRPr="00CE081D">
              <w:rPr>
                <w:rFonts w:ascii="Tahoma" w:hAnsi="Tahoma" w:cs="Tahoma"/>
              </w:rPr>
              <w:t>onHoldCategoryCode</w:t>
            </w:r>
            <w:proofErr w:type="spellEnd"/>
            <w:r w:rsidRPr="00CE081D">
              <w:rPr>
                <w:rFonts w:ascii="Tahoma" w:hAnsi="Tahoma" w:cs="Tahoma"/>
              </w:rPr>
              <w:t>)</w:t>
            </w:r>
          </w:p>
          <w:p w14:paraId="7FB699CA" w14:textId="77777777" w:rsidR="008359E9" w:rsidRPr="00CE081D" w:rsidRDefault="008359E9" w:rsidP="008359E9">
            <w:pPr>
              <w:pStyle w:val="ListParagraph"/>
              <w:numPr>
                <w:ilvl w:val="0"/>
                <w:numId w:val="22"/>
              </w:numPr>
              <w:spacing w:after="60"/>
              <w:contextualSpacing/>
              <w:rPr>
                <w:rFonts w:ascii="Tahoma" w:hAnsi="Tahoma" w:cs="Tahoma"/>
              </w:rPr>
            </w:pPr>
            <w:r w:rsidRPr="00CE081D">
              <w:rPr>
                <w:rFonts w:ascii="Tahoma" w:hAnsi="Tahoma" w:cs="Tahoma"/>
              </w:rPr>
              <w:t>token(String) : user authentication token</w:t>
            </w:r>
          </w:p>
          <w:p w14:paraId="46FCC65C" w14:textId="3AFCC9C6" w:rsidR="008359E9" w:rsidRPr="00CE081D" w:rsidRDefault="008359E9" w:rsidP="00B53C7F">
            <w:pPr>
              <w:pStyle w:val="ListParagraph"/>
              <w:numPr>
                <w:ilvl w:val="0"/>
                <w:numId w:val="22"/>
              </w:numPr>
              <w:spacing w:after="60"/>
              <w:contextualSpacing/>
              <w:rPr>
                <w:rFonts w:ascii="Tahoma" w:hAnsi="Tahoma" w:cs="Tahoma"/>
              </w:rPr>
            </w:pPr>
            <w:proofErr w:type="spellStart"/>
            <w:r w:rsidRPr="00CE081D">
              <w:rPr>
                <w:rFonts w:ascii="Tahoma" w:hAnsi="Tahoma" w:cs="Tahoma"/>
              </w:rPr>
              <w:t>projectID</w:t>
            </w:r>
            <w:proofErr w:type="spellEnd"/>
            <w:r w:rsidRPr="00CE081D">
              <w:rPr>
                <w:rFonts w:ascii="Tahoma" w:hAnsi="Tahoma" w:cs="Tahoma"/>
              </w:rPr>
              <w:t>(String)</w:t>
            </w:r>
          </w:p>
          <w:p w14:paraId="25DB4109" w14:textId="3D96EC7D" w:rsidR="008359E9" w:rsidRPr="00CE081D" w:rsidRDefault="008359E9" w:rsidP="008359E9">
            <w:pPr>
              <w:pStyle w:val="ListParagraph"/>
              <w:numPr>
                <w:ilvl w:val="0"/>
                <w:numId w:val="22"/>
              </w:numPr>
              <w:spacing w:after="60"/>
              <w:contextualSpacing/>
              <w:rPr>
                <w:rFonts w:ascii="Tahoma" w:hAnsi="Tahoma" w:cs="Tahoma"/>
              </w:rPr>
            </w:pPr>
            <w:r w:rsidRPr="00CE081D">
              <w:rPr>
                <w:rFonts w:ascii="Tahoma" w:hAnsi="Tahoma" w:cs="Tahoma"/>
              </w:rPr>
              <w:t>category(</w:t>
            </w:r>
            <w:proofErr w:type="spellStart"/>
            <w:r w:rsidRPr="00CE081D">
              <w:rPr>
                <w:rFonts w:ascii="Tahoma" w:hAnsi="Tahoma" w:cs="Tahoma"/>
              </w:rPr>
              <w:t>emergencyType</w:t>
            </w:r>
            <w:proofErr w:type="spellEnd"/>
            <w:r w:rsidRPr="00CE081D">
              <w:rPr>
                <w:rFonts w:ascii="Tahoma" w:hAnsi="Tahoma" w:cs="Tahoma"/>
              </w:rPr>
              <w:t>)</w:t>
            </w:r>
          </w:p>
          <w:p w14:paraId="21D9E4C3" w14:textId="77777777" w:rsidR="008359E9" w:rsidRPr="00CE081D" w:rsidRDefault="008359E9" w:rsidP="008359E9">
            <w:pPr>
              <w:pStyle w:val="ListParagraph"/>
              <w:numPr>
                <w:ilvl w:val="0"/>
                <w:numId w:val="22"/>
              </w:numPr>
              <w:spacing w:after="60"/>
              <w:contextualSpacing/>
              <w:rPr>
                <w:rFonts w:ascii="Tahoma" w:hAnsi="Tahoma" w:cs="Tahoma"/>
              </w:rPr>
            </w:pPr>
            <w:r w:rsidRPr="00CE081D">
              <w:rPr>
                <w:rFonts w:ascii="Tahoma" w:hAnsi="Tahoma" w:cs="Tahoma"/>
              </w:rPr>
              <w:t>message(String)</w:t>
            </w:r>
          </w:p>
          <w:p w14:paraId="3F29D239" w14:textId="77777777" w:rsidR="008359E9" w:rsidRPr="00CE081D" w:rsidRDefault="008359E9" w:rsidP="008359E9">
            <w:pPr>
              <w:pStyle w:val="ListParagraph"/>
              <w:numPr>
                <w:ilvl w:val="0"/>
                <w:numId w:val="22"/>
              </w:numPr>
              <w:spacing w:after="60"/>
              <w:contextualSpacing/>
              <w:rPr>
                <w:rFonts w:ascii="Tahoma" w:hAnsi="Tahoma" w:cs="Tahoma"/>
              </w:rPr>
            </w:pPr>
            <w:r w:rsidRPr="00CE081D">
              <w:rPr>
                <w:rFonts w:ascii="Tahoma" w:hAnsi="Tahoma" w:cs="Tahoma"/>
              </w:rPr>
              <w:t>picture1(</w:t>
            </w:r>
            <w:proofErr w:type="spellStart"/>
            <w:r w:rsidRPr="00CE081D">
              <w:rPr>
                <w:rFonts w:ascii="Tahoma" w:hAnsi="Tahoma" w:cs="Tahoma"/>
              </w:rPr>
              <w:t>webForm</w:t>
            </w:r>
            <w:proofErr w:type="spellEnd"/>
            <w:r w:rsidRPr="00CE081D">
              <w:rPr>
                <w:rFonts w:ascii="Tahoma" w:hAnsi="Tahoma" w:cs="Tahoma"/>
              </w:rPr>
              <w:t>) optional</w:t>
            </w:r>
          </w:p>
          <w:p w14:paraId="4272B630" w14:textId="77777777" w:rsidR="008359E9" w:rsidRPr="00CE081D" w:rsidRDefault="008359E9" w:rsidP="008359E9">
            <w:pPr>
              <w:pStyle w:val="ListParagraph"/>
              <w:numPr>
                <w:ilvl w:val="0"/>
                <w:numId w:val="22"/>
              </w:numPr>
              <w:spacing w:after="60"/>
              <w:contextualSpacing/>
              <w:rPr>
                <w:rFonts w:ascii="Tahoma" w:hAnsi="Tahoma" w:cs="Tahoma"/>
              </w:rPr>
            </w:pPr>
            <w:r w:rsidRPr="00CE081D">
              <w:rPr>
                <w:rFonts w:ascii="Tahoma" w:hAnsi="Tahoma" w:cs="Tahoma"/>
              </w:rPr>
              <w:t>picture2(</w:t>
            </w:r>
            <w:proofErr w:type="spellStart"/>
            <w:r w:rsidRPr="00CE081D">
              <w:rPr>
                <w:rFonts w:ascii="Tahoma" w:hAnsi="Tahoma" w:cs="Tahoma"/>
              </w:rPr>
              <w:t>webForm</w:t>
            </w:r>
            <w:proofErr w:type="spellEnd"/>
            <w:r w:rsidRPr="00CE081D">
              <w:rPr>
                <w:rFonts w:ascii="Tahoma" w:hAnsi="Tahoma" w:cs="Tahoma"/>
              </w:rPr>
              <w:t>) optional</w:t>
            </w:r>
          </w:p>
          <w:p w14:paraId="45C43557" w14:textId="77777777" w:rsidR="008359E9" w:rsidRPr="00CE081D" w:rsidRDefault="008359E9" w:rsidP="008359E9">
            <w:pPr>
              <w:pStyle w:val="ListParagraph"/>
              <w:numPr>
                <w:ilvl w:val="0"/>
                <w:numId w:val="22"/>
              </w:numPr>
              <w:spacing w:after="60"/>
              <w:contextualSpacing/>
              <w:rPr>
                <w:rFonts w:ascii="Tahoma" w:hAnsi="Tahoma" w:cs="Tahoma"/>
              </w:rPr>
            </w:pPr>
            <w:r w:rsidRPr="00CE081D">
              <w:rPr>
                <w:rFonts w:ascii="Tahoma" w:hAnsi="Tahoma" w:cs="Tahoma"/>
              </w:rPr>
              <w:t>picture3(</w:t>
            </w:r>
            <w:proofErr w:type="spellStart"/>
            <w:r w:rsidRPr="00CE081D">
              <w:rPr>
                <w:rFonts w:ascii="Tahoma" w:hAnsi="Tahoma" w:cs="Tahoma"/>
              </w:rPr>
              <w:t>webForm</w:t>
            </w:r>
            <w:proofErr w:type="spellEnd"/>
            <w:r w:rsidRPr="00CE081D">
              <w:rPr>
                <w:rFonts w:ascii="Tahoma" w:hAnsi="Tahoma" w:cs="Tahoma"/>
              </w:rPr>
              <w:t>) optional</w:t>
            </w:r>
          </w:p>
          <w:p w14:paraId="133F25A5" w14:textId="77777777" w:rsidR="008359E9" w:rsidRPr="00CE081D" w:rsidRDefault="008359E9" w:rsidP="008359E9">
            <w:pPr>
              <w:pStyle w:val="ListParagraph"/>
              <w:numPr>
                <w:ilvl w:val="0"/>
                <w:numId w:val="22"/>
              </w:numPr>
              <w:spacing w:after="60"/>
              <w:contextualSpacing/>
              <w:rPr>
                <w:rFonts w:ascii="Tahoma" w:hAnsi="Tahoma" w:cs="Tahoma"/>
              </w:rPr>
            </w:pPr>
            <w:r w:rsidRPr="00CE081D">
              <w:rPr>
                <w:rFonts w:ascii="Tahoma" w:hAnsi="Tahoma" w:cs="Tahoma"/>
              </w:rPr>
              <w:t>latitude1(decimal)</w:t>
            </w:r>
          </w:p>
          <w:p w14:paraId="7893F903" w14:textId="77777777" w:rsidR="008359E9" w:rsidRPr="00CE081D" w:rsidRDefault="008359E9" w:rsidP="008359E9">
            <w:pPr>
              <w:pStyle w:val="ListParagraph"/>
              <w:numPr>
                <w:ilvl w:val="0"/>
                <w:numId w:val="22"/>
              </w:numPr>
              <w:spacing w:after="60"/>
              <w:contextualSpacing/>
              <w:rPr>
                <w:rFonts w:ascii="Tahoma" w:hAnsi="Tahoma" w:cs="Tahoma"/>
              </w:rPr>
            </w:pPr>
            <w:r w:rsidRPr="00CE081D">
              <w:rPr>
                <w:rFonts w:ascii="Tahoma" w:hAnsi="Tahoma" w:cs="Tahoma"/>
              </w:rPr>
              <w:t>latitude2(decimal)</w:t>
            </w:r>
          </w:p>
          <w:p w14:paraId="5FC4F2A1" w14:textId="77777777" w:rsidR="008359E9" w:rsidRPr="00CE081D" w:rsidRDefault="008359E9" w:rsidP="008359E9">
            <w:pPr>
              <w:pStyle w:val="ListParagraph"/>
              <w:numPr>
                <w:ilvl w:val="0"/>
                <w:numId w:val="22"/>
              </w:numPr>
              <w:spacing w:after="60"/>
              <w:contextualSpacing/>
              <w:rPr>
                <w:rFonts w:ascii="Tahoma" w:hAnsi="Tahoma" w:cs="Tahoma"/>
              </w:rPr>
            </w:pPr>
            <w:r w:rsidRPr="00CE081D">
              <w:rPr>
                <w:rFonts w:ascii="Tahoma" w:hAnsi="Tahoma" w:cs="Tahoma"/>
              </w:rPr>
              <w:t>latitude3(decimal)</w:t>
            </w:r>
          </w:p>
          <w:p w14:paraId="219D0526" w14:textId="77777777" w:rsidR="008359E9" w:rsidRPr="00CE081D" w:rsidRDefault="008359E9" w:rsidP="008359E9">
            <w:pPr>
              <w:pStyle w:val="ListParagraph"/>
              <w:numPr>
                <w:ilvl w:val="0"/>
                <w:numId w:val="22"/>
              </w:numPr>
              <w:spacing w:after="60"/>
              <w:contextualSpacing/>
              <w:rPr>
                <w:rFonts w:ascii="Tahoma" w:hAnsi="Tahoma" w:cs="Tahoma"/>
              </w:rPr>
            </w:pPr>
            <w:r w:rsidRPr="00CE081D">
              <w:rPr>
                <w:rFonts w:ascii="Tahoma" w:hAnsi="Tahoma" w:cs="Tahoma"/>
              </w:rPr>
              <w:t>longitude1(decimal)</w:t>
            </w:r>
          </w:p>
          <w:p w14:paraId="1FDB438C" w14:textId="77777777" w:rsidR="008359E9" w:rsidRPr="00CE081D" w:rsidRDefault="008359E9" w:rsidP="008359E9">
            <w:pPr>
              <w:pStyle w:val="ListParagraph"/>
              <w:numPr>
                <w:ilvl w:val="0"/>
                <w:numId w:val="22"/>
              </w:numPr>
              <w:spacing w:after="60"/>
              <w:contextualSpacing/>
              <w:rPr>
                <w:rFonts w:ascii="Tahoma" w:hAnsi="Tahoma" w:cs="Tahoma"/>
              </w:rPr>
            </w:pPr>
            <w:r w:rsidRPr="00CE081D">
              <w:rPr>
                <w:rFonts w:ascii="Tahoma" w:hAnsi="Tahoma" w:cs="Tahoma"/>
              </w:rPr>
              <w:t>longitude2(decimal)</w:t>
            </w:r>
          </w:p>
          <w:p w14:paraId="39BB02F0" w14:textId="77777777" w:rsidR="008359E9" w:rsidRPr="00CE081D" w:rsidRDefault="008359E9" w:rsidP="008359E9">
            <w:pPr>
              <w:pStyle w:val="ListParagraph"/>
              <w:numPr>
                <w:ilvl w:val="0"/>
                <w:numId w:val="22"/>
              </w:numPr>
              <w:spacing w:after="60"/>
              <w:contextualSpacing/>
              <w:rPr>
                <w:rFonts w:ascii="Tahoma" w:hAnsi="Tahoma" w:cs="Tahoma"/>
              </w:rPr>
            </w:pPr>
            <w:r w:rsidRPr="00CE081D">
              <w:rPr>
                <w:rFonts w:ascii="Tahoma" w:hAnsi="Tahoma" w:cs="Tahoma"/>
              </w:rPr>
              <w:t>longitude3(decimal)</w:t>
            </w:r>
          </w:p>
          <w:p w14:paraId="1CF8FEE6" w14:textId="77777777" w:rsidR="008359E9" w:rsidRPr="00CE081D" w:rsidRDefault="008359E9" w:rsidP="008359E9">
            <w:pPr>
              <w:spacing w:after="60"/>
              <w:contextualSpacing/>
              <w:rPr>
                <w:rFonts w:ascii="Tahoma" w:hAnsi="Tahoma" w:cs="Tahoma"/>
              </w:rPr>
            </w:pPr>
            <w:r w:rsidRPr="00CE081D">
              <w:rPr>
                <w:rFonts w:ascii="Tahoma" w:hAnsi="Tahoma" w:cs="Tahoma"/>
              </w:rPr>
              <w:t>and the response will be :</w:t>
            </w:r>
          </w:p>
          <w:p w14:paraId="17577FCB" w14:textId="77777777" w:rsidR="008359E9" w:rsidRPr="00CE081D" w:rsidRDefault="008359E9" w:rsidP="008359E9">
            <w:pPr>
              <w:pStyle w:val="ListParagraph"/>
              <w:numPr>
                <w:ilvl w:val="0"/>
                <w:numId w:val="22"/>
              </w:numPr>
              <w:spacing w:after="60"/>
              <w:contextualSpacing/>
              <w:rPr>
                <w:rFonts w:ascii="Tahoma" w:hAnsi="Tahoma" w:cs="Tahoma"/>
              </w:rPr>
            </w:pPr>
            <w:proofErr w:type="spellStart"/>
            <w:r w:rsidRPr="00CE081D">
              <w:rPr>
                <w:rFonts w:ascii="Tahoma" w:hAnsi="Tahoma" w:cs="Tahoma"/>
              </w:rPr>
              <w:t>statusCode</w:t>
            </w:r>
            <w:proofErr w:type="spellEnd"/>
            <w:r w:rsidRPr="00CE081D">
              <w:rPr>
                <w:rFonts w:ascii="Tahoma" w:hAnsi="Tahoma" w:cs="Tahoma"/>
              </w:rPr>
              <w:t>(String) : “OK” / “ERROR”</w:t>
            </w:r>
          </w:p>
          <w:p w14:paraId="72046B7D" w14:textId="12CE581B" w:rsidR="00C83D0C" w:rsidRPr="00CE081D" w:rsidRDefault="008359E9" w:rsidP="008359E9">
            <w:pPr>
              <w:pStyle w:val="ListParagraph"/>
              <w:numPr>
                <w:ilvl w:val="0"/>
                <w:numId w:val="22"/>
              </w:numPr>
              <w:spacing w:after="60"/>
              <w:contextualSpacing/>
              <w:rPr>
                <w:rFonts w:ascii="Tahoma" w:hAnsi="Tahoma" w:cs="Tahoma"/>
              </w:rPr>
            </w:pPr>
            <w:proofErr w:type="spellStart"/>
            <w:r w:rsidRPr="00CE081D">
              <w:rPr>
                <w:rFonts w:ascii="Tahoma" w:hAnsi="Tahoma" w:cs="Tahoma"/>
              </w:rPr>
              <w:t>statusMessage</w:t>
            </w:r>
            <w:proofErr w:type="spellEnd"/>
            <w:r w:rsidRPr="00CE081D">
              <w:rPr>
                <w:rFonts w:ascii="Tahoma" w:hAnsi="Tahoma" w:cs="Tahoma"/>
              </w:rPr>
              <w:t>(String)</w:t>
            </w:r>
          </w:p>
        </w:tc>
      </w:tr>
    </w:tbl>
    <w:p w14:paraId="270767B9" w14:textId="62EA1D30" w:rsidR="00521B26" w:rsidRPr="00CE081D" w:rsidRDefault="00521B26" w:rsidP="00521B26">
      <w:pPr>
        <w:pStyle w:val="Heading3"/>
        <w:rPr>
          <w:rFonts w:ascii="Tahoma" w:hAnsi="Tahoma" w:cs="Tahoma"/>
        </w:rPr>
      </w:pPr>
      <w:bookmarkStart w:id="102" w:name="_Toc465763582"/>
      <w:r w:rsidRPr="00CE081D">
        <w:rPr>
          <w:rFonts w:ascii="Tahoma" w:hAnsi="Tahoma" w:cs="Tahoma"/>
        </w:rPr>
        <w:t>Prepare Question</w:t>
      </w:r>
      <w:bookmarkEnd w:id="102"/>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521B26" w:rsidRPr="00CE081D" w14:paraId="065F583D" w14:textId="77777777" w:rsidTr="00521B26">
        <w:trPr>
          <w:cantSplit/>
          <w:trHeight w:val="72"/>
          <w:tblHeader/>
        </w:trPr>
        <w:tc>
          <w:tcPr>
            <w:tcW w:w="671" w:type="pct"/>
            <w:shd w:val="clear" w:color="auto" w:fill="D9D9D9" w:themeFill="background1" w:themeFillShade="D9"/>
            <w:vAlign w:val="center"/>
          </w:tcPr>
          <w:p w14:paraId="6222E40B" w14:textId="77777777" w:rsidR="00521B26" w:rsidRPr="00CE081D" w:rsidRDefault="00521B26" w:rsidP="00521B26">
            <w:pPr>
              <w:rPr>
                <w:rFonts w:ascii="Tahoma" w:hAnsi="Tahoma" w:cs="Tahoma"/>
                <w:b/>
                <w:iCs/>
              </w:rPr>
            </w:pPr>
            <w:r w:rsidRPr="00CE081D">
              <w:rPr>
                <w:rFonts w:ascii="Tahoma" w:hAnsi="Tahoma" w:cs="Tahoma"/>
                <w:b/>
              </w:rPr>
              <w:t>UC ID</w:t>
            </w:r>
          </w:p>
        </w:tc>
        <w:tc>
          <w:tcPr>
            <w:tcW w:w="4329" w:type="pct"/>
            <w:vAlign w:val="center"/>
          </w:tcPr>
          <w:p w14:paraId="6F9370E8" w14:textId="2EE0B445" w:rsidR="00521B26" w:rsidRPr="00CE081D" w:rsidRDefault="00521B26" w:rsidP="00521B26">
            <w:pPr>
              <w:spacing w:after="60"/>
              <w:contextualSpacing/>
              <w:rPr>
                <w:rFonts w:ascii="Tahoma" w:hAnsi="Tahoma" w:cs="Tahoma"/>
                <w:iCs/>
              </w:rPr>
            </w:pPr>
            <w:r w:rsidRPr="00CE081D">
              <w:rPr>
                <w:rFonts w:ascii="Tahoma" w:hAnsi="Tahoma" w:cs="Tahoma"/>
                <w:iCs/>
              </w:rPr>
              <w:t>UC-1</w:t>
            </w:r>
            <w:r w:rsidR="00B53C7F" w:rsidRPr="00CE081D">
              <w:rPr>
                <w:rFonts w:ascii="Tahoma" w:hAnsi="Tahoma" w:cs="Tahoma"/>
                <w:iCs/>
              </w:rPr>
              <w:t>8</w:t>
            </w:r>
          </w:p>
        </w:tc>
      </w:tr>
      <w:tr w:rsidR="00521B26" w:rsidRPr="00CE081D" w14:paraId="5C6A195C" w14:textId="77777777" w:rsidTr="00521B26">
        <w:trPr>
          <w:cantSplit/>
          <w:trHeight w:val="72"/>
          <w:tblHeader/>
        </w:trPr>
        <w:tc>
          <w:tcPr>
            <w:tcW w:w="671" w:type="pct"/>
            <w:shd w:val="clear" w:color="auto" w:fill="D9D9D9" w:themeFill="background1" w:themeFillShade="D9"/>
            <w:vAlign w:val="center"/>
          </w:tcPr>
          <w:p w14:paraId="12C8DBA1" w14:textId="77777777" w:rsidR="00521B26" w:rsidRPr="00CE081D" w:rsidRDefault="00521B26" w:rsidP="00521B26">
            <w:pPr>
              <w:rPr>
                <w:rFonts w:ascii="Tahoma" w:hAnsi="Tahoma" w:cs="Tahoma"/>
                <w:b/>
                <w:iCs/>
              </w:rPr>
            </w:pPr>
            <w:r w:rsidRPr="00CE081D">
              <w:rPr>
                <w:rFonts w:ascii="Tahoma" w:hAnsi="Tahoma" w:cs="Tahoma"/>
                <w:b/>
                <w:iCs/>
              </w:rPr>
              <w:t>Description</w:t>
            </w:r>
          </w:p>
        </w:tc>
        <w:tc>
          <w:tcPr>
            <w:tcW w:w="4329" w:type="pct"/>
            <w:vAlign w:val="center"/>
          </w:tcPr>
          <w:p w14:paraId="3E9E5D32" w14:textId="700E17D0" w:rsidR="00521B26" w:rsidRPr="00CE081D" w:rsidRDefault="00521B26" w:rsidP="00521B26">
            <w:pPr>
              <w:spacing w:after="60"/>
              <w:contextualSpacing/>
              <w:rPr>
                <w:rFonts w:ascii="Tahoma" w:hAnsi="Tahoma" w:cs="Tahoma"/>
              </w:rPr>
            </w:pPr>
            <w:r w:rsidRPr="00CE081D">
              <w:rPr>
                <w:rFonts w:ascii="Tahoma" w:hAnsi="Tahoma" w:cs="Tahoma"/>
              </w:rPr>
              <w:t>Use Case for preparing question</w:t>
            </w:r>
          </w:p>
        </w:tc>
      </w:tr>
      <w:tr w:rsidR="00521B26" w:rsidRPr="00CE081D" w14:paraId="7D73B402" w14:textId="77777777" w:rsidTr="00521B26">
        <w:trPr>
          <w:cantSplit/>
          <w:trHeight w:val="243"/>
          <w:tblHeader/>
        </w:trPr>
        <w:tc>
          <w:tcPr>
            <w:tcW w:w="671" w:type="pct"/>
            <w:shd w:val="clear" w:color="auto" w:fill="D9D9D9" w:themeFill="background1" w:themeFillShade="D9"/>
            <w:vAlign w:val="center"/>
          </w:tcPr>
          <w:p w14:paraId="6D5BC239" w14:textId="77777777" w:rsidR="00521B26" w:rsidRPr="00CE081D" w:rsidRDefault="00521B26" w:rsidP="00521B26">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743702CF" w14:textId="274F7697" w:rsidR="00521B26" w:rsidRPr="00CE081D" w:rsidRDefault="00521B26" w:rsidP="00521B26">
            <w:pPr>
              <w:spacing w:after="60"/>
              <w:contextualSpacing/>
              <w:rPr>
                <w:rFonts w:ascii="Tahoma" w:hAnsi="Tahoma" w:cs="Tahoma"/>
              </w:rPr>
            </w:pPr>
            <w:r w:rsidRPr="00CE081D">
              <w:rPr>
                <w:rFonts w:ascii="Tahoma" w:hAnsi="Tahoma" w:cs="Tahoma"/>
              </w:rPr>
              <w:t>FR-3</w:t>
            </w:r>
            <w:r w:rsidR="000F0024" w:rsidRPr="00CE081D">
              <w:rPr>
                <w:rFonts w:ascii="Tahoma" w:hAnsi="Tahoma" w:cs="Tahoma"/>
              </w:rPr>
              <w:t xml:space="preserve"> - The app shall has a capability to submit survey, on hold request, and message on any project with offline feature</w:t>
            </w:r>
          </w:p>
        </w:tc>
      </w:tr>
      <w:tr w:rsidR="00521B26" w:rsidRPr="00CE081D" w14:paraId="45D71B8D" w14:textId="77777777" w:rsidTr="00521B26">
        <w:trPr>
          <w:cantSplit/>
          <w:trHeight w:val="72"/>
          <w:tblHeader/>
        </w:trPr>
        <w:tc>
          <w:tcPr>
            <w:tcW w:w="671" w:type="pct"/>
            <w:shd w:val="clear" w:color="auto" w:fill="D9D9D9" w:themeFill="background1" w:themeFillShade="D9"/>
            <w:vAlign w:val="center"/>
          </w:tcPr>
          <w:p w14:paraId="5ACDB7D2" w14:textId="77777777" w:rsidR="00521B26" w:rsidRPr="00CE081D" w:rsidRDefault="00521B26" w:rsidP="00521B26">
            <w:pPr>
              <w:rPr>
                <w:rFonts w:ascii="Tahoma" w:hAnsi="Tahoma" w:cs="Tahoma"/>
                <w:b/>
                <w:iCs/>
              </w:rPr>
            </w:pPr>
            <w:r w:rsidRPr="00CE081D">
              <w:rPr>
                <w:rFonts w:ascii="Tahoma" w:hAnsi="Tahoma" w:cs="Tahoma"/>
                <w:b/>
                <w:iCs/>
              </w:rPr>
              <w:t>Actor</w:t>
            </w:r>
          </w:p>
        </w:tc>
        <w:tc>
          <w:tcPr>
            <w:tcW w:w="4329" w:type="pct"/>
            <w:vAlign w:val="center"/>
          </w:tcPr>
          <w:p w14:paraId="2111E050" w14:textId="616D8CC0" w:rsidR="00521B26" w:rsidRPr="00CE081D" w:rsidRDefault="00521B26" w:rsidP="00521B26">
            <w:pPr>
              <w:spacing w:after="60"/>
              <w:contextualSpacing/>
              <w:rPr>
                <w:rFonts w:ascii="Tahoma" w:hAnsi="Tahoma" w:cs="Tahoma"/>
              </w:rPr>
            </w:pPr>
            <w:r w:rsidRPr="00CE081D">
              <w:rPr>
                <w:rFonts w:ascii="Tahoma" w:hAnsi="Tahoma" w:cs="Tahoma"/>
              </w:rPr>
              <w:t>User</w:t>
            </w:r>
          </w:p>
        </w:tc>
      </w:tr>
      <w:tr w:rsidR="00521B26" w:rsidRPr="00CE081D" w14:paraId="62AB2F59" w14:textId="77777777" w:rsidTr="00521B26">
        <w:trPr>
          <w:cantSplit/>
          <w:trHeight w:val="550"/>
          <w:tblHeader/>
        </w:trPr>
        <w:tc>
          <w:tcPr>
            <w:tcW w:w="671" w:type="pct"/>
            <w:shd w:val="clear" w:color="auto" w:fill="D9D9D9" w:themeFill="background1" w:themeFillShade="D9"/>
            <w:vAlign w:val="center"/>
          </w:tcPr>
          <w:p w14:paraId="6848DCCB" w14:textId="77777777" w:rsidR="00521B26" w:rsidRPr="00CE081D" w:rsidRDefault="00521B26" w:rsidP="00521B26">
            <w:pPr>
              <w:rPr>
                <w:rFonts w:ascii="Tahoma" w:hAnsi="Tahoma" w:cs="Tahoma"/>
                <w:b/>
                <w:iCs/>
              </w:rPr>
            </w:pPr>
            <w:r w:rsidRPr="00CE081D">
              <w:rPr>
                <w:rFonts w:ascii="Tahoma" w:hAnsi="Tahoma" w:cs="Tahoma"/>
                <w:b/>
                <w:iCs/>
              </w:rPr>
              <w:t>Pre-Condition</w:t>
            </w:r>
          </w:p>
        </w:tc>
        <w:tc>
          <w:tcPr>
            <w:tcW w:w="4329" w:type="pct"/>
            <w:vAlign w:val="center"/>
          </w:tcPr>
          <w:p w14:paraId="32535D7A" w14:textId="5FD45F11" w:rsidR="00DE66F0" w:rsidRPr="00CE081D" w:rsidRDefault="00B53C7F" w:rsidP="00521B26">
            <w:pPr>
              <w:pStyle w:val="ListParagraph"/>
              <w:numPr>
                <w:ilvl w:val="0"/>
                <w:numId w:val="32"/>
              </w:numPr>
              <w:spacing w:after="60"/>
              <w:ind w:left="383"/>
              <w:contextualSpacing/>
              <w:rPr>
                <w:rFonts w:ascii="Tahoma" w:hAnsi="Tahoma" w:cs="Tahoma"/>
              </w:rPr>
            </w:pPr>
            <w:r w:rsidRPr="00CE081D">
              <w:rPr>
                <w:rFonts w:ascii="Tahoma" w:hAnsi="Tahoma" w:cs="Tahoma"/>
              </w:rPr>
              <w:t>User has passed UC-8</w:t>
            </w:r>
          </w:p>
          <w:p w14:paraId="05CB488E" w14:textId="266259CF" w:rsidR="00521B26" w:rsidRPr="00CE081D" w:rsidRDefault="00521B26" w:rsidP="00521B26">
            <w:pPr>
              <w:pStyle w:val="ListParagraph"/>
              <w:numPr>
                <w:ilvl w:val="0"/>
                <w:numId w:val="32"/>
              </w:numPr>
              <w:spacing w:after="60"/>
              <w:ind w:left="383"/>
              <w:contextualSpacing/>
              <w:rPr>
                <w:rFonts w:ascii="Tahoma" w:hAnsi="Tahoma" w:cs="Tahoma"/>
              </w:rPr>
            </w:pPr>
            <w:r w:rsidRPr="00CE081D">
              <w:rPr>
                <w:rFonts w:ascii="Tahoma" w:hAnsi="Tahoma" w:cs="Tahoma"/>
              </w:rPr>
              <w:t>User enter project detail as described in UC-1</w:t>
            </w:r>
            <w:r w:rsidR="00B53C7F" w:rsidRPr="00CE081D">
              <w:rPr>
                <w:rFonts w:ascii="Tahoma" w:hAnsi="Tahoma" w:cs="Tahoma"/>
              </w:rPr>
              <w:t>3</w:t>
            </w:r>
          </w:p>
        </w:tc>
      </w:tr>
      <w:tr w:rsidR="00521B26" w:rsidRPr="00CE081D" w14:paraId="39FCCC2B" w14:textId="77777777" w:rsidTr="00521B26">
        <w:trPr>
          <w:cantSplit/>
          <w:trHeight w:val="72"/>
          <w:tblHeader/>
        </w:trPr>
        <w:tc>
          <w:tcPr>
            <w:tcW w:w="671" w:type="pct"/>
            <w:shd w:val="clear" w:color="auto" w:fill="D9D9D9" w:themeFill="background1" w:themeFillShade="D9"/>
            <w:vAlign w:val="center"/>
          </w:tcPr>
          <w:p w14:paraId="5C445946" w14:textId="77777777" w:rsidR="00521B26" w:rsidRPr="00CE081D" w:rsidRDefault="00521B26" w:rsidP="00521B26">
            <w:pPr>
              <w:rPr>
                <w:rFonts w:ascii="Tahoma" w:hAnsi="Tahoma" w:cs="Tahoma"/>
                <w:b/>
                <w:iCs/>
              </w:rPr>
            </w:pPr>
            <w:r w:rsidRPr="00CE081D">
              <w:rPr>
                <w:rFonts w:ascii="Tahoma" w:hAnsi="Tahoma" w:cs="Tahoma"/>
                <w:b/>
                <w:iCs/>
              </w:rPr>
              <w:t>Trigger</w:t>
            </w:r>
          </w:p>
        </w:tc>
        <w:tc>
          <w:tcPr>
            <w:tcW w:w="4329" w:type="pct"/>
            <w:vAlign w:val="center"/>
          </w:tcPr>
          <w:p w14:paraId="4521BA81" w14:textId="3FCC1570" w:rsidR="00521B26" w:rsidRPr="00CE081D" w:rsidRDefault="00521B26" w:rsidP="00521B26">
            <w:pPr>
              <w:spacing w:after="60"/>
              <w:contextualSpacing/>
              <w:rPr>
                <w:rFonts w:ascii="Tahoma" w:hAnsi="Tahoma" w:cs="Tahoma"/>
              </w:rPr>
            </w:pPr>
            <w:r w:rsidRPr="00CE081D">
              <w:rPr>
                <w:rFonts w:ascii="Tahoma" w:hAnsi="Tahoma" w:cs="Tahoma"/>
              </w:rPr>
              <w:t>User tap Report tab</w:t>
            </w:r>
          </w:p>
        </w:tc>
      </w:tr>
      <w:tr w:rsidR="00521B26" w:rsidRPr="00CE081D" w14:paraId="2BA18E24" w14:textId="77777777" w:rsidTr="00521B26">
        <w:trPr>
          <w:cantSplit/>
          <w:trHeight w:val="72"/>
          <w:tblHeader/>
        </w:trPr>
        <w:tc>
          <w:tcPr>
            <w:tcW w:w="671" w:type="pct"/>
            <w:shd w:val="clear" w:color="auto" w:fill="D9D9D9" w:themeFill="background1" w:themeFillShade="D9"/>
            <w:vAlign w:val="center"/>
          </w:tcPr>
          <w:p w14:paraId="32315747" w14:textId="77777777" w:rsidR="00521B26" w:rsidRPr="00CE081D" w:rsidRDefault="00521B26" w:rsidP="00521B26">
            <w:pPr>
              <w:rPr>
                <w:rFonts w:ascii="Tahoma" w:hAnsi="Tahoma" w:cs="Tahoma"/>
                <w:b/>
                <w:iCs/>
              </w:rPr>
            </w:pPr>
            <w:r w:rsidRPr="00CE081D">
              <w:rPr>
                <w:rFonts w:ascii="Tahoma" w:hAnsi="Tahoma" w:cs="Tahoma"/>
                <w:b/>
                <w:iCs/>
              </w:rPr>
              <w:t>Normal Scenarios</w:t>
            </w:r>
          </w:p>
        </w:tc>
        <w:tc>
          <w:tcPr>
            <w:tcW w:w="4329" w:type="pct"/>
            <w:vAlign w:val="center"/>
          </w:tcPr>
          <w:p w14:paraId="68795612" w14:textId="77777777" w:rsidR="00521B26" w:rsidRPr="00CE081D" w:rsidRDefault="00521B26" w:rsidP="00362901">
            <w:pPr>
              <w:pStyle w:val="UseCase1"/>
              <w:numPr>
                <w:ilvl w:val="0"/>
                <w:numId w:val="36"/>
              </w:numPr>
              <w:ind w:left="383"/>
              <w:rPr>
                <w:rFonts w:ascii="Tahoma" w:hAnsi="Tahoma" w:cs="Tahoma"/>
                <w:b w:val="0"/>
                <w:sz w:val="20"/>
                <w:szCs w:val="20"/>
              </w:rPr>
            </w:pPr>
            <w:r w:rsidRPr="00CE081D">
              <w:rPr>
                <w:rFonts w:ascii="Tahoma" w:hAnsi="Tahoma" w:cs="Tahoma"/>
                <w:b w:val="0"/>
                <w:sz w:val="20"/>
                <w:szCs w:val="20"/>
              </w:rPr>
              <w:t>Application will prepare question to be displayed to user</w:t>
            </w:r>
          </w:p>
          <w:p w14:paraId="29EE077A" w14:textId="11A72813" w:rsidR="00521B26" w:rsidRPr="00CE081D" w:rsidRDefault="00AF61B0" w:rsidP="00362901">
            <w:pPr>
              <w:pStyle w:val="UseCase1"/>
              <w:numPr>
                <w:ilvl w:val="0"/>
                <w:numId w:val="36"/>
              </w:numPr>
              <w:ind w:left="383"/>
              <w:rPr>
                <w:rFonts w:ascii="Tahoma" w:hAnsi="Tahoma" w:cs="Tahoma"/>
                <w:b w:val="0"/>
                <w:sz w:val="20"/>
                <w:szCs w:val="20"/>
              </w:rPr>
            </w:pPr>
            <w:r w:rsidRPr="00CE081D">
              <w:rPr>
                <w:rFonts w:ascii="Tahoma" w:hAnsi="Tahoma" w:cs="Tahoma"/>
                <w:b w:val="0"/>
                <w:sz w:val="20"/>
                <w:szCs w:val="20"/>
              </w:rPr>
              <w:t>Application will display question summary header</w:t>
            </w:r>
          </w:p>
        </w:tc>
      </w:tr>
      <w:tr w:rsidR="00521B26" w:rsidRPr="00CE081D" w14:paraId="4EFEF188" w14:textId="77777777" w:rsidTr="00521B26">
        <w:trPr>
          <w:cantSplit/>
          <w:trHeight w:val="480"/>
          <w:tblHeader/>
        </w:trPr>
        <w:tc>
          <w:tcPr>
            <w:tcW w:w="671" w:type="pct"/>
            <w:shd w:val="clear" w:color="auto" w:fill="D9D9D9" w:themeFill="background1" w:themeFillShade="D9"/>
            <w:vAlign w:val="center"/>
          </w:tcPr>
          <w:p w14:paraId="6FD6C51B" w14:textId="77777777" w:rsidR="00521B26" w:rsidRPr="00CE081D" w:rsidRDefault="00521B26" w:rsidP="00521B26">
            <w:pPr>
              <w:rPr>
                <w:rFonts w:ascii="Tahoma" w:hAnsi="Tahoma" w:cs="Tahoma"/>
                <w:b/>
                <w:iCs/>
              </w:rPr>
            </w:pPr>
            <w:r w:rsidRPr="00CE081D">
              <w:rPr>
                <w:rFonts w:ascii="Tahoma" w:hAnsi="Tahoma" w:cs="Tahoma"/>
                <w:b/>
                <w:iCs/>
              </w:rPr>
              <w:t>UI Validation</w:t>
            </w:r>
          </w:p>
        </w:tc>
        <w:tc>
          <w:tcPr>
            <w:tcW w:w="4329" w:type="pct"/>
            <w:vAlign w:val="center"/>
          </w:tcPr>
          <w:p w14:paraId="1D548855" w14:textId="788259FB" w:rsidR="00521B26" w:rsidRPr="00CE081D" w:rsidRDefault="00521B26" w:rsidP="00521B26">
            <w:pPr>
              <w:spacing w:after="60"/>
              <w:contextualSpacing/>
              <w:rPr>
                <w:rFonts w:ascii="Tahoma" w:hAnsi="Tahoma" w:cs="Tahoma"/>
              </w:rPr>
            </w:pPr>
            <w:r w:rsidRPr="00CE081D">
              <w:rPr>
                <w:rFonts w:ascii="Tahoma" w:hAnsi="Tahoma" w:cs="Tahoma"/>
              </w:rPr>
              <w:t>-</w:t>
            </w:r>
          </w:p>
        </w:tc>
      </w:tr>
      <w:tr w:rsidR="00521B26" w:rsidRPr="00CE081D" w14:paraId="553EE5D0" w14:textId="77777777" w:rsidTr="00521B26">
        <w:trPr>
          <w:cantSplit/>
          <w:trHeight w:val="72"/>
          <w:tblHeader/>
        </w:trPr>
        <w:tc>
          <w:tcPr>
            <w:tcW w:w="671" w:type="pct"/>
            <w:shd w:val="clear" w:color="auto" w:fill="D9D9D9" w:themeFill="background1" w:themeFillShade="D9"/>
            <w:vAlign w:val="center"/>
          </w:tcPr>
          <w:p w14:paraId="2584C147" w14:textId="77777777" w:rsidR="00521B26" w:rsidRPr="00CE081D" w:rsidRDefault="00521B26" w:rsidP="00521B26">
            <w:pPr>
              <w:rPr>
                <w:rFonts w:ascii="Tahoma" w:hAnsi="Tahoma" w:cs="Tahoma"/>
                <w:b/>
                <w:iCs/>
              </w:rPr>
            </w:pPr>
            <w:r w:rsidRPr="00CE081D">
              <w:rPr>
                <w:rFonts w:ascii="Tahoma" w:hAnsi="Tahoma" w:cs="Tahoma"/>
                <w:b/>
                <w:iCs/>
              </w:rPr>
              <w:t>Business Rules</w:t>
            </w:r>
          </w:p>
        </w:tc>
        <w:tc>
          <w:tcPr>
            <w:tcW w:w="4329" w:type="pct"/>
            <w:vAlign w:val="center"/>
          </w:tcPr>
          <w:p w14:paraId="54AFE306" w14:textId="77777777" w:rsidR="00521B26" w:rsidRPr="00CE081D" w:rsidRDefault="00521B26" w:rsidP="00805960">
            <w:pPr>
              <w:pStyle w:val="ListParagraph"/>
              <w:numPr>
                <w:ilvl w:val="0"/>
                <w:numId w:val="61"/>
              </w:numPr>
              <w:spacing w:after="60"/>
              <w:ind w:left="383"/>
              <w:contextualSpacing/>
              <w:rPr>
                <w:rFonts w:ascii="Tahoma" w:hAnsi="Tahoma" w:cs="Tahoma"/>
              </w:rPr>
            </w:pPr>
            <w:r w:rsidRPr="00CE081D">
              <w:rPr>
                <w:rFonts w:ascii="Tahoma" w:hAnsi="Tahoma" w:cs="Tahoma"/>
              </w:rPr>
              <w:t>Next and previous group of question should be prepared to create fluent user experience</w:t>
            </w:r>
          </w:p>
          <w:p w14:paraId="1B6A39FA" w14:textId="7AA5396A" w:rsidR="00805960" w:rsidRPr="00CE081D" w:rsidRDefault="00805960" w:rsidP="00805960">
            <w:pPr>
              <w:pStyle w:val="ListParagraph"/>
              <w:numPr>
                <w:ilvl w:val="0"/>
                <w:numId w:val="61"/>
              </w:numPr>
              <w:spacing w:after="60"/>
              <w:ind w:left="383"/>
              <w:contextualSpacing/>
              <w:rPr>
                <w:rFonts w:ascii="Tahoma" w:hAnsi="Tahoma" w:cs="Tahoma"/>
              </w:rPr>
            </w:pPr>
            <w:r w:rsidRPr="00CE081D">
              <w:rPr>
                <w:rFonts w:ascii="Tahoma" w:hAnsi="Tahoma" w:cs="Tahoma"/>
              </w:rPr>
              <w:t>Tap any circle status button will display status information</w:t>
            </w:r>
          </w:p>
        </w:tc>
      </w:tr>
      <w:tr w:rsidR="00521B26" w:rsidRPr="00CE081D" w14:paraId="596E39B9" w14:textId="77777777" w:rsidTr="00521B26">
        <w:trPr>
          <w:cantSplit/>
          <w:trHeight w:val="72"/>
          <w:tblHeader/>
        </w:trPr>
        <w:tc>
          <w:tcPr>
            <w:tcW w:w="671" w:type="pct"/>
            <w:shd w:val="clear" w:color="auto" w:fill="D9D9D9" w:themeFill="background1" w:themeFillShade="D9"/>
            <w:vAlign w:val="center"/>
          </w:tcPr>
          <w:p w14:paraId="69034D07" w14:textId="77777777" w:rsidR="00521B26" w:rsidRPr="00CE081D" w:rsidRDefault="00521B26" w:rsidP="00521B26">
            <w:pPr>
              <w:rPr>
                <w:rFonts w:ascii="Tahoma" w:hAnsi="Tahoma" w:cs="Tahoma"/>
                <w:b/>
                <w:iCs/>
              </w:rPr>
            </w:pPr>
            <w:r w:rsidRPr="00CE081D">
              <w:rPr>
                <w:rFonts w:ascii="Tahoma" w:hAnsi="Tahoma" w:cs="Tahoma"/>
                <w:b/>
                <w:iCs/>
              </w:rPr>
              <w:t>Success Result</w:t>
            </w:r>
          </w:p>
        </w:tc>
        <w:tc>
          <w:tcPr>
            <w:tcW w:w="4329" w:type="pct"/>
            <w:vAlign w:val="center"/>
          </w:tcPr>
          <w:p w14:paraId="3EAEF809" w14:textId="5CCB0DD6" w:rsidR="00521B26" w:rsidRPr="00CE081D" w:rsidRDefault="00AF61B0" w:rsidP="00521B26">
            <w:pPr>
              <w:spacing w:after="60"/>
              <w:contextualSpacing/>
              <w:rPr>
                <w:rFonts w:ascii="Tahoma" w:hAnsi="Tahoma" w:cs="Tahoma"/>
              </w:rPr>
            </w:pPr>
            <w:r w:rsidRPr="00CE081D">
              <w:rPr>
                <w:rFonts w:ascii="Tahoma" w:hAnsi="Tahoma" w:cs="Tahoma"/>
              </w:rPr>
              <w:t>-</w:t>
            </w:r>
          </w:p>
        </w:tc>
      </w:tr>
      <w:tr w:rsidR="00521B26" w:rsidRPr="00CE081D" w14:paraId="7AEDE42D" w14:textId="77777777" w:rsidTr="00521B26">
        <w:trPr>
          <w:cantSplit/>
          <w:trHeight w:val="522"/>
          <w:tblHeader/>
        </w:trPr>
        <w:tc>
          <w:tcPr>
            <w:tcW w:w="671" w:type="pct"/>
            <w:shd w:val="clear" w:color="auto" w:fill="D9D9D9" w:themeFill="background1" w:themeFillShade="D9"/>
            <w:vAlign w:val="center"/>
          </w:tcPr>
          <w:p w14:paraId="74A960D8" w14:textId="77777777" w:rsidR="00521B26" w:rsidRPr="00CE081D" w:rsidRDefault="00521B26" w:rsidP="00521B26">
            <w:pPr>
              <w:rPr>
                <w:rFonts w:ascii="Tahoma" w:hAnsi="Tahoma" w:cs="Tahoma"/>
                <w:b/>
                <w:iCs/>
              </w:rPr>
            </w:pPr>
            <w:r w:rsidRPr="00CE081D">
              <w:rPr>
                <w:rFonts w:ascii="Tahoma" w:hAnsi="Tahoma" w:cs="Tahoma"/>
                <w:b/>
                <w:iCs/>
              </w:rPr>
              <w:t>Minimal Result</w:t>
            </w:r>
          </w:p>
        </w:tc>
        <w:tc>
          <w:tcPr>
            <w:tcW w:w="4329" w:type="pct"/>
            <w:vAlign w:val="center"/>
          </w:tcPr>
          <w:p w14:paraId="20F53B3A" w14:textId="2102C443" w:rsidR="00521B26" w:rsidRPr="00CE081D" w:rsidRDefault="00AF61B0" w:rsidP="00521B26">
            <w:pPr>
              <w:spacing w:after="60"/>
              <w:contextualSpacing/>
              <w:rPr>
                <w:rFonts w:ascii="Tahoma" w:hAnsi="Tahoma" w:cs="Tahoma"/>
              </w:rPr>
            </w:pPr>
            <w:r w:rsidRPr="00CE081D">
              <w:rPr>
                <w:rFonts w:ascii="Tahoma" w:hAnsi="Tahoma" w:cs="Tahoma"/>
              </w:rPr>
              <w:t>Question summary header presented with placeholder</w:t>
            </w:r>
          </w:p>
        </w:tc>
      </w:tr>
      <w:tr w:rsidR="00521B26" w:rsidRPr="00CE081D" w14:paraId="52A94A59" w14:textId="77777777" w:rsidTr="00521B26">
        <w:trPr>
          <w:cantSplit/>
          <w:trHeight w:val="72"/>
          <w:tblHeader/>
        </w:trPr>
        <w:tc>
          <w:tcPr>
            <w:tcW w:w="671" w:type="pct"/>
            <w:shd w:val="clear" w:color="auto" w:fill="D9D9D9" w:themeFill="background1" w:themeFillShade="D9"/>
            <w:vAlign w:val="center"/>
          </w:tcPr>
          <w:p w14:paraId="135796D3" w14:textId="77777777" w:rsidR="00521B26" w:rsidRPr="00CE081D" w:rsidRDefault="00521B26" w:rsidP="00521B26">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2241D586" w14:textId="3818634C" w:rsidR="00521B26" w:rsidRPr="00CE081D" w:rsidRDefault="00521B26" w:rsidP="00521B26">
            <w:pPr>
              <w:spacing w:after="60"/>
              <w:contextualSpacing/>
              <w:rPr>
                <w:rFonts w:ascii="Tahoma" w:hAnsi="Tahoma" w:cs="Tahoma"/>
              </w:rPr>
            </w:pPr>
            <w:r w:rsidRPr="00CE081D">
              <w:rPr>
                <w:rFonts w:ascii="Tahoma" w:hAnsi="Tahoma" w:cs="Tahoma"/>
              </w:rPr>
              <w:t>-</w:t>
            </w:r>
          </w:p>
        </w:tc>
      </w:tr>
      <w:tr w:rsidR="00521B26" w:rsidRPr="00CE081D" w14:paraId="1CA91336" w14:textId="77777777" w:rsidTr="00521B26">
        <w:trPr>
          <w:cantSplit/>
          <w:trHeight w:val="72"/>
          <w:tblHeader/>
        </w:trPr>
        <w:tc>
          <w:tcPr>
            <w:tcW w:w="671" w:type="pct"/>
            <w:shd w:val="clear" w:color="auto" w:fill="D9D9D9" w:themeFill="background1" w:themeFillShade="D9"/>
            <w:vAlign w:val="center"/>
          </w:tcPr>
          <w:p w14:paraId="43961BE9" w14:textId="77777777" w:rsidR="00521B26" w:rsidRPr="00CE081D" w:rsidRDefault="00521B26" w:rsidP="00521B26">
            <w:pPr>
              <w:rPr>
                <w:rFonts w:ascii="Tahoma" w:hAnsi="Tahoma" w:cs="Tahoma"/>
                <w:b/>
                <w:iCs/>
              </w:rPr>
            </w:pPr>
            <w:r w:rsidRPr="00CE081D">
              <w:rPr>
                <w:rFonts w:ascii="Tahoma" w:hAnsi="Tahoma" w:cs="Tahoma"/>
                <w:b/>
                <w:iCs/>
              </w:rPr>
              <w:lastRenderedPageBreak/>
              <w:t>UI Image</w:t>
            </w:r>
          </w:p>
        </w:tc>
        <w:tc>
          <w:tcPr>
            <w:tcW w:w="4329" w:type="pct"/>
            <w:vAlign w:val="center"/>
          </w:tcPr>
          <w:p w14:paraId="70B9A2D7" w14:textId="09161B87" w:rsidR="00521B26" w:rsidRPr="00CE081D" w:rsidRDefault="00962294" w:rsidP="00AF61B0">
            <w:pPr>
              <w:spacing w:after="60"/>
              <w:contextualSpacing/>
              <w:jc w:val="center"/>
              <w:rPr>
                <w:rFonts w:ascii="Tahoma" w:hAnsi="Tahoma" w:cs="Tahoma"/>
              </w:rPr>
            </w:pPr>
            <w:r w:rsidRPr="00CE081D">
              <w:rPr>
                <w:rFonts w:ascii="Tahoma" w:hAnsi="Tahoma" w:cs="Tahoma"/>
                <w:noProof/>
              </w:rPr>
              <w:drawing>
                <wp:inline distT="0" distB="0" distL="0" distR="0" wp14:anchorId="4AD7CBE7" wp14:editId="2E9AE92A">
                  <wp:extent cx="2023893" cy="3600000"/>
                  <wp:effectExtent l="0" t="0" r="8255" b="6985"/>
                  <wp:docPr id="10" name="Picture 10" descr="../../../Downloads/unnam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unnamed-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23893" cy="3600000"/>
                          </a:xfrm>
                          <a:prstGeom prst="rect">
                            <a:avLst/>
                          </a:prstGeom>
                          <a:noFill/>
                          <a:ln>
                            <a:noFill/>
                          </a:ln>
                        </pic:spPr>
                      </pic:pic>
                    </a:graphicData>
                  </a:graphic>
                </wp:inline>
              </w:drawing>
            </w:r>
          </w:p>
        </w:tc>
      </w:tr>
      <w:tr w:rsidR="00521B26" w:rsidRPr="00CE081D" w14:paraId="5CBF7B77" w14:textId="77777777" w:rsidTr="00521B26">
        <w:trPr>
          <w:cantSplit/>
          <w:trHeight w:val="72"/>
          <w:tblHeader/>
        </w:trPr>
        <w:tc>
          <w:tcPr>
            <w:tcW w:w="671" w:type="pct"/>
            <w:shd w:val="clear" w:color="auto" w:fill="D9D9D9" w:themeFill="background1" w:themeFillShade="D9"/>
            <w:vAlign w:val="center"/>
          </w:tcPr>
          <w:p w14:paraId="1D52B0E6" w14:textId="77777777" w:rsidR="00521B26" w:rsidRPr="00CE081D" w:rsidRDefault="00521B26" w:rsidP="00521B26">
            <w:pPr>
              <w:rPr>
                <w:rFonts w:ascii="Tahoma" w:hAnsi="Tahoma" w:cs="Tahoma"/>
                <w:b/>
                <w:iCs/>
              </w:rPr>
            </w:pPr>
            <w:r w:rsidRPr="00CE081D">
              <w:rPr>
                <w:rFonts w:ascii="Tahoma" w:hAnsi="Tahoma" w:cs="Tahoma"/>
                <w:b/>
                <w:iCs/>
              </w:rPr>
              <w:t>Frequency of Usage</w:t>
            </w:r>
          </w:p>
        </w:tc>
        <w:tc>
          <w:tcPr>
            <w:tcW w:w="4329" w:type="pct"/>
            <w:vAlign w:val="center"/>
          </w:tcPr>
          <w:p w14:paraId="08591677" w14:textId="77777777" w:rsidR="00521B26" w:rsidRPr="00CE081D" w:rsidRDefault="00521B26" w:rsidP="00521B26">
            <w:pPr>
              <w:spacing w:after="60"/>
              <w:contextualSpacing/>
              <w:rPr>
                <w:rFonts w:ascii="Tahoma" w:hAnsi="Tahoma" w:cs="Tahoma"/>
              </w:rPr>
            </w:pPr>
            <w:r w:rsidRPr="00CE081D">
              <w:rPr>
                <w:rFonts w:ascii="Tahoma" w:hAnsi="Tahoma" w:cs="Tahoma"/>
              </w:rPr>
              <w:t>Often</w:t>
            </w:r>
          </w:p>
        </w:tc>
      </w:tr>
      <w:tr w:rsidR="00521B26" w:rsidRPr="00CE081D" w14:paraId="5BA046B8" w14:textId="77777777" w:rsidTr="00521B26">
        <w:trPr>
          <w:cantSplit/>
          <w:trHeight w:val="480"/>
          <w:tblHeader/>
        </w:trPr>
        <w:tc>
          <w:tcPr>
            <w:tcW w:w="671" w:type="pct"/>
            <w:shd w:val="clear" w:color="auto" w:fill="D9D9D9" w:themeFill="background1" w:themeFillShade="D9"/>
            <w:vAlign w:val="center"/>
          </w:tcPr>
          <w:p w14:paraId="38F072D3" w14:textId="77777777" w:rsidR="00521B26" w:rsidRPr="00CE081D" w:rsidRDefault="00521B26" w:rsidP="00521B26">
            <w:pPr>
              <w:rPr>
                <w:rFonts w:ascii="Tahoma" w:hAnsi="Tahoma" w:cs="Tahoma"/>
                <w:b/>
                <w:iCs/>
              </w:rPr>
            </w:pPr>
            <w:r w:rsidRPr="00CE081D">
              <w:rPr>
                <w:rFonts w:ascii="Tahoma" w:hAnsi="Tahoma" w:cs="Tahoma"/>
                <w:b/>
                <w:iCs/>
              </w:rPr>
              <w:t>Notes</w:t>
            </w:r>
          </w:p>
        </w:tc>
        <w:tc>
          <w:tcPr>
            <w:tcW w:w="4329" w:type="pct"/>
            <w:vAlign w:val="center"/>
          </w:tcPr>
          <w:p w14:paraId="7B71E662" w14:textId="77777777" w:rsidR="00521B26" w:rsidRPr="00CE081D" w:rsidRDefault="00521B26" w:rsidP="00521B26">
            <w:pPr>
              <w:spacing w:after="60"/>
              <w:contextualSpacing/>
              <w:rPr>
                <w:rFonts w:ascii="Tahoma" w:hAnsi="Tahoma" w:cs="Tahoma"/>
              </w:rPr>
            </w:pPr>
            <w:r w:rsidRPr="00CE081D">
              <w:rPr>
                <w:rFonts w:ascii="Tahoma" w:hAnsi="Tahoma" w:cs="Tahoma"/>
              </w:rPr>
              <w:t>-</w:t>
            </w:r>
          </w:p>
        </w:tc>
      </w:tr>
    </w:tbl>
    <w:p w14:paraId="5E33E883" w14:textId="6BFADA96" w:rsidR="00521B26" w:rsidRPr="00CE081D" w:rsidRDefault="00521B26" w:rsidP="00521B26">
      <w:pPr>
        <w:pStyle w:val="Heading3"/>
        <w:rPr>
          <w:rFonts w:ascii="Tahoma" w:hAnsi="Tahoma" w:cs="Tahoma"/>
        </w:rPr>
      </w:pPr>
      <w:bookmarkStart w:id="103" w:name="_Toc465763583"/>
      <w:r w:rsidRPr="00CE081D">
        <w:rPr>
          <w:rFonts w:ascii="Tahoma" w:hAnsi="Tahoma" w:cs="Tahoma"/>
        </w:rPr>
        <w:t>Display Question</w:t>
      </w:r>
      <w:bookmarkEnd w:id="103"/>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521B26" w:rsidRPr="00CE081D" w14:paraId="42E9C471" w14:textId="77777777" w:rsidTr="00521B26">
        <w:trPr>
          <w:cantSplit/>
          <w:trHeight w:val="72"/>
          <w:tblHeader/>
        </w:trPr>
        <w:tc>
          <w:tcPr>
            <w:tcW w:w="671" w:type="pct"/>
            <w:shd w:val="clear" w:color="auto" w:fill="D9D9D9" w:themeFill="background1" w:themeFillShade="D9"/>
            <w:vAlign w:val="center"/>
          </w:tcPr>
          <w:p w14:paraId="086BDEB5" w14:textId="77777777" w:rsidR="00521B26" w:rsidRPr="00CE081D" w:rsidRDefault="00521B26" w:rsidP="00521B26">
            <w:pPr>
              <w:rPr>
                <w:rFonts w:ascii="Tahoma" w:hAnsi="Tahoma" w:cs="Tahoma"/>
                <w:b/>
                <w:iCs/>
              </w:rPr>
            </w:pPr>
            <w:r w:rsidRPr="00CE081D">
              <w:rPr>
                <w:rFonts w:ascii="Tahoma" w:hAnsi="Tahoma" w:cs="Tahoma"/>
                <w:b/>
              </w:rPr>
              <w:t>UC ID</w:t>
            </w:r>
          </w:p>
        </w:tc>
        <w:tc>
          <w:tcPr>
            <w:tcW w:w="4329" w:type="pct"/>
            <w:vAlign w:val="center"/>
          </w:tcPr>
          <w:p w14:paraId="2D4B758F" w14:textId="084051BA" w:rsidR="00521B26" w:rsidRPr="00CE081D" w:rsidRDefault="00521B26" w:rsidP="00521B26">
            <w:pPr>
              <w:spacing w:after="60"/>
              <w:contextualSpacing/>
              <w:rPr>
                <w:rFonts w:ascii="Tahoma" w:hAnsi="Tahoma" w:cs="Tahoma"/>
                <w:iCs/>
              </w:rPr>
            </w:pPr>
            <w:r w:rsidRPr="00CE081D">
              <w:rPr>
                <w:rFonts w:ascii="Tahoma" w:hAnsi="Tahoma" w:cs="Tahoma"/>
                <w:iCs/>
              </w:rPr>
              <w:t>UC-</w:t>
            </w:r>
            <w:r w:rsidR="00B53C7F" w:rsidRPr="00CE081D">
              <w:rPr>
                <w:rFonts w:ascii="Tahoma" w:hAnsi="Tahoma" w:cs="Tahoma"/>
                <w:iCs/>
              </w:rPr>
              <w:t>19</w:t>
            </w:r>
          </w:p>
        </w:tc>
      </w:tr>
      <w:tr w:rsidR="00521B26" w:rsidRPr="00CE081D" w14:paraId="00CFCBCA" w14:textId="77777777" w:rsidTr="00521B26">
        <w:trPr>
          <w:cantSplit/>
          <w:trHeight w:val="72"/>
          <w:tblHeader/>
        </w:trPr>
        <w:tc>
          <w:tcPr>
            <w:tcW w:w="671" w:type="pct"/>
            <w:shd w:val="clear" w:color="auto" w:fill="D9D9D9" w:themeFill="background1" w:themeFillShade="D9"/>
            <w:vAlign w:val="center"/>
          </w:tcPr>
          <w:p w14:paraId="1D22068F" w14:textId="77777777" w:rsidR="00521B26" w:rsidRPr="00CE081D" w:rsidRDefault="00521B26" w:rsidP="00521B26">
            <w:pPr>
              <w:rPr>
                <w:rFonts w:ascii="Tahoma" w:hAnsi="Tahoma" w:cs="Tahoma"/>
                <w:b/>
                <w:iCs/>
              </w:rPr>
            </w:pPr>
            <w:r w:rsidRPr="00CE081D">
              <w:rPr>
                <w:rFonts w:ascii="Tahoma" w:hAnsi="Tahoma" w:cs="Tahoma"/>
                <w:b/>
                <w:iCs/>
              </w:rPr>
              <w:t>Description</w:t>
            </w:r>
          </w:p>
        </w:tc>
        <w:tc>
          <w:tcPr>
            <w:tcW w:w="4329" w:type="pct"/>
            <w:vAlign w:val="center"/>
          </w:tcPr>
          <w:p w14:paraId="3D6257D1" w14:textId="67674D1B" w:rsidR="00521B26" w:rsidRPr="00CE081D" w:rsidRDefault="00521B26" w:rsidP="00521B26">
            <w:pPr>
              <w:spacing w:after="60"/>
              <w:contextualSpacing/>
              <w:rPr>
                <w:rFonts w:ascii="Tahoma" w:hAnsi="Tahoma" w:cs="Tahoma"/>
              </w:rPr>
            </w:pPr>
            <w:r w:rsidRPr="00CE081D">
              <w:rPr>
                <w:rFonts w:ascii="Tahoma" w:hAnsi="Tahoma" w:cs="Tahoma"/>
              </w:rPr>
              <w:t>Use Case for displaying question</w:t>
            </w:r>
          </w:p>
        </w:tc>
      </w:tr>
      <w:tr w:rsidR="00521B26" w:rsidRPr="00CE081D" w14:paraId="0E0A467B" w14:textId="77777777" w:rsidTr="00521B26">
        <w:trPr>
          <w:cantSplit/>
          <w:trHeight w:val="243"/>
          <w:tblHeader/>
        </w:trPr>
        <w:tc>
          <w:tcPr>
            <w:tcW w:w="671" w:type="pct"/>
            <w:shd w:val="clear" w:color="auto" w:fill="D9D9D9" w:themeFill="background1" w:themeFillShade="D9"/>
            <w:vAlign w:val="center"/>
          </w:tcPr>
          <w:p w14:paraId="3EC9B636" w14:textId="77777777" w:rsidR="00521B26" w:rsidRPr="00CE081D" w:rsidRDefault="00521B26" w:rsidP="00521B26">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5B600770" w14:textId="473EF4AC" w:rsidR="00521B26" w:rsidRPr="00CE081D" w:rsidRDefault="00521B26" w:rsidP="00521B26">
            <w:pPr>
              <w:spacing w:after="60"/>
              <w:contextualSpacing/>
              <w:rPr>
                <w:rFonts w:ascii="Tahoma" w:hAnsi="Tahoma" w:cs="Tahoma"/>
              </w:rPr>
            </w:pPr>
            <w:r w:rsidRPr="00CE081D">
              <w:rPr>
                <w:rFonts w:ascii="Tahoma" w:hAnsi="Tahoma" w:cs="Tahoma"/>
              </w:rPr>
              <w:t>FR-3</w:t>
            </w:r>
            <w:r w:rsidR="000F0024" w:rsidRPr="00CE081D">
              <w:rPr>
                <w:rFonts w:ascii="Tahoma" w:hAnsi="Tahoma" w:cs="Tahoma"/>
              </w:rPr>
              <w:t xml:space="preserve"> - The app shall has a capability to submit survey, on hold request, and message on any project with offline feature</w:t>
            </w:r>
          </w:p>
        </w:tc>
      </w:tr>
      <w:tr w:rsidR="00521B26" w:rsidRPr="00CE081D" w14:paraId="347AEAC2" w14:textId="77777777" w:rsidTr="00521B26">
        <w:trPr>
          <w:cantSplit/>
          <w:trHeight w:val="72"/>
          <w:tblHeader/>
        </w:trPr>
        <w:tc>
          <w:tcPr>
            <w:tcW w:w="671" w:type="pct"/>
            <w:shd w:val="clear" w:color="auto" w:fill="D9D9D9" w:themeFill="background1" w:themeFillShade="D9"/>
            <w:vAlign w:val="center"/>
          </w:tcPr>
          <w:p w14:paraId="3B3E9AA6" w14:textId="77777777" w:rsidR="00521B26" w:rsidRPr="00CE081D" w:rsidRDefault="00521B26" w:rsidP="00521B26">
            <w:pPr>
              <w:rPr>
                <w:rFonts w:ascii="Tahoma" w:hAnsi="Tahoma" w:cs="Tahoma"/>
                <w:b/>
                <w:iCs/>
              </w:rPr>
            </w:pPr>
            <w:r w:rsidRPr="00CE081D">
              <w:rPr>
                <w:rFonts w:ascii="Tahoma" w:hAnsi="Tahoma" w:cs="Tahoma"/>
                <w:b/>
                <w:iCs/>
              </w:rPr>
              <w:t>Actor</w:t>
            </w:r>
          </w:p>
        </w:tc>
        <w:tc>
          <w:tcPr>
            <w:tcW w:w="4329" w:type="pct"/>
            <w:vAlign w:val="center"/>
          </w:tcPr>
          <w:p w14:paraId="6BBFB475" w14:textId="77777777" w:rsidR="00521B26" w:rsidRPr="00CE081D" w:rsidRDefault="00521B26" w:rsidP="00521B26">
            <w:pPr>
              <w:spacing w:after="60"/>
              <w:contextualSpacing/>
              <w:rPr>
                <w:rFonts w:ascii="Tahoma" w:hAnsi="Tahoma" w:cs="Tahoma"/>
              </w:rPr>
            </w:pPr>
            <w:r w:rsidRPr="00CE081D">
              <w:rPr>
                <w:rFonts w:ascii="Tahoma" w:hAnsi="Tahoma" w:cs="Tahoma"/>
              </w:rPr>
              <w:t>User</w:t>
            </w:r>
          </w:p>
        </w:tc>
      </w:tr>
      <w:tr w:rsidR="00521B26" w:rsidRPr="00CE081D" w14:paraId="3D421060" w14:textId="77777777" w:rsidTr="00521B26">
        <w:trPr>
          <w:cantSplit/>
          <w:trHeight w:val="550"/>
          <w:tblHeader/>
        </w:trPr>
        <w:tc>
          <w:tcPr>
            <w:tcW w:w="671" w:type="pct"/>
            <w:shd w:val="clear" w:color="auto" w:fill="D9D9D9" w:themeFill="background1" w:themeFillShade="D9"/>
            <w:vAlign w:val="center"/>
          </w:tcPr>
          <w:p w14:paraId="6A8CF0DC" w14:textId="77777777" w:rsidR="00521B26" w:rsidRPr="00CE081D" w:rsidRDefault="00521B26" w:rsidP="00521B26">
            <w:pPr>
              <w:rPr>
                <w:rFonts w:ascii="Tahoma" w:hAnsi="Tahoma" w:cs="Tahoma"/>
                <w:b/>
                <w:iCs/>
              </w:rPr>
            </w:pPr>
            <w:r w:rsidRPr="00CE081D">
              <w:rPr>
                <w:rFonts w:ascii="Tahoma" w:hAnsi="Tahoma" w:cs="Tahoma"/>
                <w:b/>
                <w:iCs/>
              </w:rPr>
              <w:t>Pre-Condition</w:t>
            </w:r>
          </w:p>
        </w:tc>
        <w:tc>
          <w:tcPr>
            <w:tcW w:w="4329" w:type="pct"/>
            <w:vAlign w:val="center"/>
          </w:tcPr>
          <w:p w14:paraId="2E02D214" w14:textId="2AEAC040" w:rsidR="00521B26" w:rsidRPr="00CE081D" w:rsidRDefault="00521B26" w:rsidP="00521B26">
            <w:pPr>
              <w:spacing w:after="60"/>
              <w:contextualSpacing/>
              <w:rPr>
                <w:rFonts w:ascii="Tahoma" w:hAnsi="Tahoma" w:cs="Tahoma"/>
              </w:rPr>
            </w:pPr>
            <w:r w:rsidRPr="00CE081D">
              <w:rPr>
                <w:rFonts w:ascii="Tahoma" w:hAnsi="Tahoma" w:cs="Tahoma"/>
              </w:rPr>
              <w:t>User has passed UC-</w:t>
            </w:r>
            <w:r w:rsidR="00B53C7F" w:rsidRPr="00CE081D">
              <w:rPr>
                <w:rFonts w:ascii="Tahoma" w:hAnsi="Tahoma" w:cs="Tahoma"/>
              </w:rPr>
              <w:t>18</w:t>
            </w:r>
          </w:p>
        </w:tc>
      </w:tr>
      <w:tr w:rsidR="00521B26" w:rsidRPr="00CE081D" w14:paraId="2E9FB070" w14:textId="77777777" w:rsidTr="00521B26">
        <w:trPr>
          <w:cantSplit/>
          <w:trHeight w:val="72"/>
          <w:tblHeader/>
        </w:trPr>
        <w:tc>
          <w:tcPr>
            <w:tcW w:w="671" w:type="pct"/>
            <w:shd w:val="clear" w:color="auto" w:fill="D9D9D9" w:themeFill="background1" w:themeFillShade="D9"/>
            <w:vAlign w:val="center"/>
          </w:tcPr>
          <w:p w14:paraId="2A7AF4D0" w14:textId="77777777" w:rsidR="00521B26" w:rsidRPr="00CE081D" w:rsidRDefault="00521B26" w:rsidP="00521B26">
            <w:pPr>
              <w:rPr>
                <w:rFonts w:ascii="Tahoma" w:hAnsi="Tahoma" w:cs="Tahoma"/>
                <w:b/>
                <w:iCs/>
              </w:rPr>
            </w:pPr>
            <w:r w:rsidRPr="00CE081D">
              <w:rPr>
                <w:rFonts w:ascii="Tahoma" w:hAnsi="Tahoma" w:cs="Tahoma"/>
                <w:b/>
                <w:iCs/>
              </w:rPr>
              <w:t>Trigger</w:t>
            </w:r>
          </w:p>
        </w:tc>
        <w:tc>
          <w:tcPr>
            <w:tcW w:w="4329" w:type="pct"/>
            <w:vAlign w:val="center"/>
          </w:tcPr>
          <w:p w14:paraId="279EAEED" w14:textId="77777777" w:rsidR="00521B26" w:rsidRPr="00CE081D" w:rsidRDefault="00AF61B0" w:rsidP="00362901">
            <w:pPr>
              <w:pStyle w:val="ListParagraph"/>
              <w:numPr>
                <w:ilvl w:val="0"/>
                <w:numId w:val="37"/>
              </w:numPr>
              <w:spacing w:after="60"/>
              <w:ind w:left="383"/>
              <w:contextualSpacing/>
              <w:rPr>
                <w:rFonts w:ascii="Tahoma" w:hAnsi="Tahoma" w:cs="Tahoma"/>
              </w:rPr>
            </w:pPr>
            <w:r w:rsidRPr="00CE081D">
              <w:rPr>
                <w:rFonts w:ascii="Tahoma" w:hAnsi="Tahoma" w:cs="Tahoma"/>
              </w:rPr>
              <w:t>User tap Fill Survey button</w:t>
            </w:r>
          </w:p>
          <w:p w14:paraId="4A0EA368" w14:textId="4F9887AA" w:rsidR="00AF61B0" w:rsidRPr="00CE081D" w:rsidRDefault="00AF61B0" w:rsidP="00362901">
            <w:pPr>
              <w:pStyle w:val="ListParagraph"/>
              <w:numPr>
                <w:ilvl w:val="0"/>
                <w:numId w:val="37"/>
              </w:numPr>
              <w:spacing w:after="60"/>
              <w:ind w:left="383"/>
              <w:contextualSpacing/>
              <w:rPr>
                <w:rFonts w:ascii="Tahoma" w:hAnsi="Tahoma" w:cs="Tahoma"/>
              </w:rPr>
            </w:pPr>
            <w:r w:rsidRPr="00CE081D">
              <w:rPr>
                <w:rFonts w:ascii="Tahoma" w:hAnsi="Tahoma" w:cs="Tahoma"/>
              </w:rPr>
              <w:t>Or, user tap any group of question</w:t>
            </w:r>
          </w:p>
        </w:tc>
      </w:tr>
      <w:tr w:rsidR="00521B26" w:rsidRPr="00CE081D" w14:paraId="5C6384D8" w14:textId="77777777" w:rsidTr="00521B26">
        <w:trPr>
          <w:cantSplit/>
          <w:trHeight w:val="72"/>
          <w:tblHeader/>
        </w:trPr>
        <w:tc>
          <w:tcPr>
            <w:tcW w:w="671" w:type="pct"/>
            <w:shd w:val="clear" w:color="auto" w:fill="D9D9D9" w:themeFill="background1" w:themeFillShade="D9"/>
            <w:vAlign w:val="center"/>
          </w:tcPr>
          <w:p w14:paraId="3F40827E" w14:textId="0DA98927" w:rsidR="00521B26" w:rsidRPr="00CE081D" w:rsidRDefault="00521B26" w:rsidP="00521B26">
            <w:pPr>
              <w:rPr>
                <w:rFonts w:ascii="Tahoma" w:hAnsi="Tahoma" w:cs="Tahoma"/>
                <w:b/>
                <w:iCs/>
              </w:rPr>
            </w:pPr>
            <w:r w:rsidRPr="00CE081D">
              <w:rPr>
                <w:rFonts w:ascii="Tahoma" w:hAnsi="Tahoma" w:cs="Tahoma"/>
                <w:b/>
                <w:iCs/>
              </w:rPr>
              <w:t>Normal Scenarios</w:t>
            </w:r>
          </w:p>
        </w:tc>
        <w:tc>
          <w:tcPr>
            <w:tcW w:w="4329" w:type="pct"/>
            <w:vAlign w:val="center"/>
          </w:tcPr>
          <w:p w14:paraId="7291BF44" w14:textId="29996471" w:rsidR="00D266A5" w:rsidRPr="00CE081D" w:rsidRDefault="00D266A5" w:rsidP="00AF61B0">
            <w:pPr>
              <w:pStyle w:val="UseCase1"/>
              <w:rPr>
                <w:rFonts w:ascii="Tahoma" w:hAnsi="Tahoma" w:cs="Tahoma"/>
                <w:b w:val="0"/>
                <w:sz w:val="20"/>
                <w:szCs w:val="20"/>
              </w:rPr>
            </w:pPr>
            <w:r w:rsidRPr="00CE081D">
              <w:rPr>
                <w:rFonts w:ascii="Tahoma" w:hAnsi="Tahoma" w:cs="Tahoma"/>
                <w:b w:val="0"/>
                <w:sz w:val="20"/>
                <w:szCs w:val="20"/>
              </w:rPr>
              <w:t>Application will generate group of question</w:t>
            </w:r>
          </w:p>
        </w:tc>
      </w:tr>
      <w:tr w:rsidR="00521B26" w:rsidRPr="00CE081D" w14:paraId="7D863A4E" w14:textId="77777777" w:rsidTr="00521B26">
        <w:trPr>
          <w:cantSplit/>
          <w:trHeight w:val="480"/>
          <w:tblHeader/>
        </w:trPr>
        <w:tc>
          <w:tcPr>
            <w:tcW w:w="671" w:type="pct"/>
            <w:shd w:val="clear" w:color="auto" w:fill="D9D9D9" w:themeFill="background1" w:themeFillShade="D9"/>
            <w:vAlign w:val="center"/>
          </w:tcPr>
          <w:p w14:paraId="70EC3718" w14:textId="77777777" w:rsidR="00521B26" w:rsidRPr="00CE081D" w:rsidRDefault="00521B26" w:rsidP="00521B26">
            <w:pPr>
              <w:rPr>
                <w:rFonts w:ascii="Tahoma" w:hAnsi="Tahoma" w:cs="Tahoma"/>
                <w:b/>
                <w:iCs/>
              </w:rPr>
            </w:pPr>
            <w:r w:rsidRPr="00CE081D">
              <w:rPr>
                <w:rFonts w:ascii="Tahoma" w:hAnsi="Tahoma" w:cs="Tahoma"/>
                <w:b/>
                <w:iCs/>
              </w:rPr>
              <w:t>UI Validation</w:t>
            </w:r>
          </w:p>
        </w:tc>
        <w:tc>
          <w:tcPr>
            <w:tcW w:w="4329" w:type="pct"/>
            <w:vAlign w:val="center"/>
          </w:tcPr>
          <w:p w14:paraId="310A91C0" w14:textId="77777777" w:rsidR="00521B26" w:rsidRPr="00CE081D" w:rsidRDefault="00521B26" w:rsidP="00521B26">
            <w:pPr>
              <w:spacing w:after="60"/>
              <w:contextualSpacing/>
              <w:rPr>
                <w:rFonts w:ascii="Tahoma" w:hAnsi="Tahoma" w:cs="Tahoma"/>
              </w:rPr>
            </w:pPr>
            <w:r w:rsidRPr="00CE081D">
              <w:rPr>
                <w:rFonts w:ascii="Tahoma" w:hAnsi="Tahoma" w:cs="Tahoma"/>
              </w:rPr>
              <w:t>-</w:t>
            </w:r>
          </w:p>
        </w:tc>
      </w:tr>
      <w:tr w:rsidR="00521B26" w:rsidRPr="00CE081D" w14:paraId="456100D1" w14:textId="77777777" w:rsidTr="00521B26">
        <w:trPr>
          <w:cantSplit/>
          <w:trHeight w:val="72"/>
          <w:tblHeader/>
        </w:trPr>
        <w:tc>
          <w:tcPr>
            <w:tcW w:w="671" w:type="pct"/>
            <w:shd w:val="clear" w:color="auto" w:fill="D9D9D9" w:themeFill="background1" w:themeFillShade="D9"/>
            <w:vAlign w:val="center"/>
          </w:tcPr>
          <w:p w14:paraId="2177AE16" w14:textId="77777777" w:rsidR="00521B26" w:rsidRPr="00CE081D" w:rsidRDefault="00521B26" w:rsidP="00521B26">
            <w:pPr>
              <w:rPr>
                <w:rFonts w:ascii="Tahoma" w:hAnsi="Tahoma" w:cs="Tahoma"/>
                <w:b/>
                <w:iCs/>
              </w:rPr>
            </w:pPr>
            <w:r w:rsidRPr="00CE081D">
              <w:rPr>
                <w:rFonts w:ascii="Tahoma" w:hAnsi="Tahoma" w:cs="Tahoma"/>
                <w:b/>
                <w:iCs/>
              </w:rPr>
              <w:t>Business Rules</w:t>
            </w:r>
          </w:p>
        </w:tc>
        <w:tc>
          <w:tcPr>
            <w:tcW w:w="4329" w:type="pct"/>
            <w:vAlign w:val="center"/>
          </w:tcPr>
          <w:p w14:paraId="075E3D44" w14:textId="1E4D11AE" w:rsidR="00521B26" w:rsidRPr="00CE081D" w:rsidRDefault="00D266A5" w:rsidP="00521B26">
            <w:pPr>
              <w:spacing w:after="60"/>
              <w:contextualSpacing/>
              <w:rPr>
                <w:rFonts w:ascii="Tahoma" w:hAnsi="Tahoma" w:cs="Tahoma"/>
              </w:rPr>
            </w:pPr>
            <w:r w:rsidRPr="00CE081D">
              <w:rPr>
                <w:rFonts w:ascii="Tahoma" w:hAnsi="Tahoma" w:cs="Tahoma"/>
              </w:rPr>
              <w:t>-</w:t>
            </w:r>
          </w:p>
        </w:tc>
      </w:tr>
      <w:tr w:rsidR="00521B26" w:rsidRPr="00CE081D" w14:paraId="6818BC0A" w14:textId="77777777" w:rsidTr="00521B26">
        <w:trPr>
          <w:cantSplit/>
          <w:trHeight w:val="72"/>
          <w:tblHeader/>
        </w:trPr>
        <w:tc>
          <w:tcPr>
            <w:tcW w:w="671" w:type="pct"/>
            <w:shd w:val="clear" w:color="auto" w:fill="D9D9D9" w:themeFill="background1" w:themeFillShade="D9"/>
            <w:vAlign w:val="center"/>
          </w:tcPr>
          <w:p w14:paraId="356924B9" w14:textId="77777777" w:rsidR="00521B26" w:rsidRPr="00CE081D" w:rsidRDefault="00521B26" w:rsidP="00521B26">
            <w:pPr>
              <w:rPr>
                <w:rFonts w:ascii="Tahoma" w:hAnsi="Tahoma" w:cs="Tahoma"/>
                <w:b/>
                <w:iCs/>
              </w:rPr>
            </w:pPr>
            <w:r w:rsidRPr="00CE081D">
              <w:rPr>
                <w:rFonts w:ascii="Tahoma" w:hAnsi="Tahoma" w:cs="Tahoma"/>
                <w:b/>
                <w:iCs/>
              </w:rPr>
              <w:t>Success Result</w:t>
            </w:r>
          </w:p>
        </w:tc>
        <w:tc>
          <w:tcPr>
            <w:tcW w:w="4329" w:type="pct"/>
            <w:vAlign w:val="center"/>
          </w:tcPr>
          <w:p w14:paraId="1DB29C09" w14:textId="653CCD4B" w:rsidR="00521B26" w:rsidRPr="00CE081D" w:rsidRDefault="00D266A5" w:rsidP="00521B26">
            <w:pPr>
              <w:spacing w:after="60"/>
              <w:contextualSpacing/>
              <w:rPr>
                <w:rFonts w:ascii="Tahoma" w:hAnsi="Tahoma" w:cs="Tahoma"/>
              </w:rPr>
            </w:pPr>
            <w:r w:rsidRPr="00CE081D">
              <w:rPr>
                <w:rFonts w:ascii="Tahoma" w:hAnsi="Tahoma" w:cs="Tahoma"/>
              </w:rPr>
              <w:t xml:space="preserve">Survey summary </w:t>
            </w:r>
            <w:r w:rsidR="00AF61B0" w:rsidRPr="00CE081D">
              <w:rPr>
                <w:rFonts w:ascii="Tahoma" w:hAnsi="Tahoma" w:cs="Tahoma"/>
              </w:rPr>
              <w:t>will present</w:t>
            </w:r>
          </w:p>
        </w:tc>
      </w:tr>
      <w:tr w:rsidR="00521B26" w:rsidRPr="00CE081D" w14:paraId="7988D840" w14:textId="77777777" w:rsidTr="00521B26">
        <w:trPr>
          <w:cantSplit/>
          <w:trHeight w:val="522"/>
          <w:tblHeader/>
        </w:trPr>
        <w:tc>
          <w:tcPr>
            <w:tcW w:w="671" w:type="pct"/>
            <w:shd w:val="clear" w:color="auto" w:fill="D9D9D9" w:themeFill="background1" w:themeFillShade="D9"/>
            <w:vAlign w:val="center"/>
          </w:tcPr>
          <w:p w14:paraId="17F2C35F" w14:textId="77777777" w:rsidR="00521B26" w:rsidRPr="00CE081D" w:rsidRDefault="00521B26" w:rsidP="00521B26">
            <w:pPr>
              <w:rPr>
                <w:rFonts w:ascii="Tahoma" w:hAnsi="Tahoma" w:cs="Tahoma"/>
                <w:b/>
                <w:iCs/>
              </w:rPr>
            </w:pPr>
            <w:r w:rsidRPr="00CE081D">
              <w:rPr>
                <w:rFonts w:ascii="Tahoma" w:hAnsi="Tahoma" w:cs="Tahoma"/>
                <w:b/>
                <w:iCs/>
              </w:rPr>
              <w:t>Minimal Result</w:t>
            </w:r>
          </w:p>
        </w:tc>
        <w:tc>
          <w:tcPr>
            <w:tcW w:w="4329" w:type="pct"/>
            <w:vAlign w:val="center"/>
          </w:tcPr>
          <w:p w14:paraId="573DD107" w14:textId="77777777" w:rsidR="00521B26" w:rsidRPr="00CE081D" w:rsidRDefault="00521B26" w:rsidP="00521B26">
            <w:pPr>
              <w:spacing w:after="60"/>
              <w:contextualSpacing/>
              <w:rPr>
                <w:rFonts w:ascii="Tahoma" w:hAnsi="Tahoma" w:cs="Tahoma"/>
              </w:rPr>
            </w:pPr>
            <w:r w:rsidRPr="00CE081D">
              <w:rPr>
                <w:rFonts w:ascii="Tahoma" w:hAnsi="Tahoma" w:cs="Tahoma"/>
              </w:rPr>
              <w:t>-</w:t>
            </w:r>
          </w:p>
        </w:tc>
      </w:tr>
      <w:tr w:rsidR="00521B26" w:rsidRPr="00CE081D" w14:paraId="43272991" w14:textId="77777777" w:rsidTr="00521B26">
        <w:trPr>
          <w:cantSplit/>
          <w:trHeight w:val="72"/>
          <w:tblHeader/>
        </w:trPr>
        <w:tc>
          <w:tcPr>
            <w:tcW w:w="671" w:type="pct"/>
            <w:shd w:val="clear" w:color="auto" w:fill="D9D9D9" w:themeFill="background1" w:themeFillShade="D9"/>
            <w:vAlign w:val="center"/>
          </w:tcPr>
          <w:p w14:paraId="11DCFFDF" w14:textId="77777777" w:rsidR="00521B26" w:rsidRPr="00CE081D" w:rsidRDefault="00521B26" w:rsidP="00521B26">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6650C1C9" w14:textId="5CA90720" w:rsidR="00521B26" w:rsidRPr="00CE081D" w:rsidRDefault="00AF61B0" w:rsidP="00521B26">
            <w:pPr>
              <w:spacing w:after="60"/>
              <w:contextualSpacing/>
              <w:rPr>
                <w:rFonts w:ascii="Tahoma" w:hAnsi="Tahoma" w:cs="Tahoma"/>
              </w:rPr>
            </w:pPr>
            <w:r w:rsidRPr="00CE081D">
              <w:rPr>
                <w:rFonts w:ascii="Tahoma" w:hAnsi="Tahoma" w:cs="Tahoma"/>
              </w:rPr>
              <w:t>Survey summary will present with placeholder</w:t>
            </w:r>
          </w:p>
        </w:tc>
      </w:tr>
      <w:tr w:rsidR="00521B26" w:rsidRPr="00CE081D" w14:paraId="66BEEE39" w14:textId="77777777" w:rsidTr="00521B26">
        <w:trPr>
          <w:cantSplit/>
          <w:trHeight w:val="72"/>
          <w:tblHeader/>
        </w:trPr>
        <w:tc>
          <w:tcPr>
            <w:tcW w:w="671" w:type="pct"/>
            <w:shd w:val="clear" w:color="auto" w:fill="D9D9D9" w:themeFill="background1" w:themeFillShade="D9"/>
            <w:vAlign w:val="center"/>
          </w:tcPr>
          <w:p w14:paraId="50726895" w14:textId="77777777" w:rsidR="00521B26" w:rsidRPr="00CE081D" w:rsidRDefault="00521B26" w:rsidP="00521B26">
            <w:pPr>
              <w:rPr>
                <w:rFonts w:ascii="Tahoma" w:hAnsi="Tahoma" w:cs="Tahoma"/>
                <w:b/>
                <w:iCs/>
              </w:rPr>
            </w:pPr>
            <w:r w:rsidRPr="00CE081D">
              <w:rPr>
                <w:rFonts w:ascii="Tahoma" w:hAnsi="Tahoma" w:cs="Tahoma"/>
                <w:b/>
                <w:iCs/>
              </w:rPr>
              <w:lastRenderedPageBreak/>
              <w:t>UI Image</w:t>
            </w:r>
          </w:p>
        </w:tc>
        <w:tc>
          <w:tcPr>
            <w:tcW w:w="4329" w:type="pct"/>
            <w:vAlign w:val="center"/>
          </w:tcPr>
          <w:p w14:paraId="5022EBDA" w14:textId="4EB17751" w:rsidR="00521B26" w:rsidRPr="00CE081D" w:rsidRDefault="00962294" w:rsidP="00AF61B0">
            <w:pPr>
              <w:spacing w:after="60"/>
              <w:contextualSpacing/>
              <w:jc w:val="center"/>
              <w:rPr>
                <w:rFonts w:ascii="Tahoma" w:hAnsi="Tahoma" w:cs="Tahoma"/>
              </w:rPr>
            </w:pPr>
            <w:r w:rsidRPr="00CE081D">
              <w:rPr>
                <w:rFonts w:ascii="Tahoma" w:hAnsi="Tahoma" w:cs="Tahoma"/>
                <w:noProof/>
              </w:rPr>
              <w:drawing>
                <wp:inline distT="0" distB="0" distL="0" distR="0" wp14:anchorId="122F3507" wp14:editId="093B4B00">
                  <wp:extent cx="2023893" cy="3600000"/>
                  <wp:effectExtent l="0" t="0" r="8255" b="6985"/>
                  <wp:docPr id="11" name="Picture 11" descr="../../../Downloads/unnam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unnamed-7.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23893" cy="3600000"/>
                          </a:xfrm>
                          <a:prstGeom prst="rect">
                            <a:avLst/>
                          </a:prstGeom>
                          <a:noFill/>
                          <a:ln>
                            <a:noFill/>
                          </a:ln>
                        </pic:spPr>
                      </pic:pic>
                    </a:graphicData>
                  </a:graphic>
                </wp:inline>
              </w:drawing>
            </w:r>
          </w:p>
        </w:tc>
      </w:tr>
      <w:tr w:rsidR="00521B26" w:rsidRPr="00CE081D" w14:paraId="1A04535B" w14:textId="77777777" w:rsidTr="00521B26">
        <w:trPr>
          <w:cantSplit/>
          <w:trHeight w:val="72"/>
          <w:tblHeader/>
        </w:trPr>
        <w:tc>
          <w:tcPr>
            <w:tcW w:w="671" w:type="pct"/>
            <w:shd w:val="clear" w:color="auto" w:fill="D9D9D9" w:themeFill="background1" w:themeFillShade="D9"/>
            <w:vAlign w:val="center"/>
          </w:tcPr>
          <w:p w14:paraId="45C5ED5A" w14:textId="77777777" w:rsidR="00521B26" w:rsidRPr="00CE081D" w:rsidRDefault="00521B26" w:rsidP="00521B26">
            <w:pPr>
              <w:rPr>
                <w:rFonts w:ascii="Tahoma" w:hAnsi="Tahoma" w:cs="Tahoma"/>
                <w:b/>
                <w:iCs/>
              </w:rPr>
            </w:pPr>
            <w:r w:rsidRPr="00CE081D">
              <w:rPr>
                <w:rFonts w:ascii="Tahoma" w:hAnsi="Tahoma" w:cs="Tahoma"/>
                <w:b/>
                <w:iCs/>
              </w:rPr>
              <w:t>Frequency of Usage</w:t>
            </w:r>
          </w:p>
        </w:tc>
        <w:tc>
          <w:tcPr>
            <w:tcW w:w="4329" w:type="pct"/>
            <w:vAlign w:val="center"/>
          </w:tcPr>
          <w:p w14:paraId="552F7E12" w14:textId="77777777" w:rsidR="00521B26" w:rsidRPr="00CE081D" w:rsidRDefault="00521B26" w:rsidP="00521B26">
            <w:pPr>
              <w:spacing w:after="60"/>
              <w:contextualSpacing/>
              <w:rPr>
                <w:rFonts w:ascii="Tahoma" w:hAnsi="Tahoma" w:cs="Tahoma"/>
              </w:rPr>
            </w:pPr>
            <w:r w:rsidRPr="00CE081D">
              <w:rPr>
                <w:rFonts w:ascii="Tahoma" w:hAnsi="Tahoma" w:cs="Tahoma"/>
              </w:rPr>
              <w:t>Often</w:t>
            </w:r>
          </w:p>
        </w:tc>
      </w:tr>
      <w:tr w:rsidR="00521B26" w:rsidRPr="00CE081D" w14:paraId="5571B221" w14:textId="77777777" w:rsidTr="00521B26">
        <w:trPr>
          <w:cantSplit/>
          <w:trHeight w:val="480"/>
          <w:tblHeader/>
        </w:trPr>
        <w:tc>
          <w:tcPr>
            <w:tcW w:w="671" w:type="pct"/>
            <w:shd w:val="clear" w:color="auto" w:fill="D9D9D9" w:themeFill="background1" w:themeFillShade="D9"/>
            <w:vAlign w:val="center"/>
          </w:tcPr>
          <w:p w14:paraId="32FE833B" w14:textId="77777777" w:rsidR="00521B26" w:rsidRPr="00CE081D" w:rsidRDefault="00521B26" w:rsidP="00521B26">
            <w:pPr>
              <w:rPr>
                <w:rFonts w:ascii="Tahoma" w:hAnsi="Tahoma" w:cs="Tahoma"/>
                <w:b/>
                <w:iCs/>
              </w:rPr>
            </w:pPr>
            <w:r w:rsidRPr="00CE081D">
              <w:rPr>
                <w:rFonts w:ascii="Tahoma" w:hAnsi="Tahoma" w:cs="Tahoma"/>
                <w:b/>
                <w:iCs/>
              </w:rPr>
              <w:t>Notes</w:t>
            </w:r>
          </w:p>
        </w:tc>
        <w:tc>
          <w:tcPr>
            <w:tcW w:w="4329" w:type="pct"/>
            <w:vAlign w:val="center"/>
          </w:tcPr>
          <w:p w14:paraId="68FD389C" w14:textId="77777777" w:rsidR="00521B26" w:rsidRPr="00CE081D" w:rsidRDefault="00521B26" w:rsidP="00521B26">
            <w:pPr>
              <w:spacing w:after="60"/>
              <w:contextualSpacing/>
              <w:rPr>
                <w:rFonts w:ascii="Tahoma" w:hAnsi="Tahoma" w:cs="Tahoma"/>
              </w:rPr>
            </w:pPr>
            <w:r w:rsidRPr="00CE081D">
              <w:rPr>
                <w:rFonts w:ascii="Tahoma" w:hAnsi="Tahoma" w:cs="Tahoma"/>
              </w:rPr>
              <w:t>-</w:t>
            </w:r>
          </w:p>
        </w:tc>
      </w:tr>
    </w:tbl>
    <w:p w14:paraId="1CC531BE" w14:textId="1D84F9D5" w:rsidR="00AF61B0" w:rsidRPr="00CE081D" w:rsidRDefault="00AF61B0" w:rsidP="00AF61B0">
      <w:pPr>
        <w:pStyle w:val="Heading3"/>
        <w:rPr>
          <w:rFonts w:ascii="Tahoma" w:hAnsi="Tahoma" w:cs="Tahoma"/>
        </w:rPr>
      </w:pPr>
      <w:bookmarkStart w:id="104" w:name="_Toc465763584"/>
      <w:r w:rsidRPr="00CE081D">
        <w:rPr>
          <w:rFonts w:ascii="Tahoma" w:hAnsi="Tahoma" w:cs="Tahoma"/>
        </w:rPr>
        <w:t>Fill Answer</w:t>
      </w:r>
      <w:bookmarkEnd w:id="104"/>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AF61B0" w:rsidRPr="00CE081D" w14:paraId="27CD566A" w14:textId="77777777" w:rsidTr="00663133">
        <w:trPr>
          <w:cantSplit/>
          <w:trHeight w:val="72"/>
          <w:tblHeader/>
        </w:trPr>
        <w:tc>
          <w:tcPr>
            <w:tcW w:w="671" w:type="pct"/>
            <w:shd w:val="clear" w:color="auto" w:fill="D9D9D9" w:themeFill="background1" w:themeFillShade="D9"/>
            <w:vAlign w:val="center"/>
          </w:tcPr>
          <w:p w14:paraId="54120470" w14:textId="77777777" w:rsidR="00AF61B0" w:rsidRPr="00CE081D" w:rsidRDefault="00AF61B0" w:rsidP="00663133">
            <w:pPr>
              <w:rPr>
                <w:rFonts w:ascii="Tahoma" w:hAnsi="Tahoma" w:cs="Tahoma"/>
                <w:b/>
                <w:iCs/>
              </w:rPr>
            </w:pPr>
            <w:r w:rsidRPr="00CE081D">
              <w:rPr>
                <w:rFonts w:ascii="Tahoma" w:hAnsi="Tahoma" w:cs="Tahoma"/>
                <w:b/>
              </w:rPr>
              <w:t>UC ID</w:t>
            </w:r>
          </w:p>
        </w:tc>
        <w:tc>
          <w:tcPr>
            <w:tcW w:w="4329" w:type="pct"/>
            <w:vAlign w:val="center"/>
          </w:tcPr>
          <w:p w14:paraId="5241224A" w14:textId="09644D27" w:rsidR="00AF61B0" w:rsidRPr="00CE081D" w:rsidRDefault="00AF61B0" w:rsidP="00663133">
            <w:pPr>
              <w:spacing w:after="60"/>
              <w:contextualSpacing/>
              <w:rPr>
                <w:rFonts w:ascii="Tahoma" w:hAnsi="Tahoma" w:cs="Tahoma"/>
                <w:iCs/>
              </w:rPr>
            </w:pPr>
            <w:r w:rsidRPr="00CE081D">
              <w:rPr>
                <w:rFonts w:ascii="Tahoma" w:hAnsi="Tahoma" w:cs="Tahoma"/>
                <w:iCs/>
              </w:rPr>
              <w:t>UC-2</w:t>
            </w:r>
            <w:r w:rsidR="00B53C7F" w:rsidRPr="00CE081D">
              <w:rPr>
                <w:rFonts w:ascii="Tahoma" w:hAnsi="Tahoma" w:cs="Tahoma"/>
                <w:iCs/>
              </w:rPr>
              <w:t>0</w:t>
            </w:r>
          </w:p>
        </w:tc>
      </w:tr>
      <w:tr w:rsidR="00AF61B0" w:rsidRPr="00CE081D" w14:paraId="448C18D8" w14:textId="77777777" w:rsidTr="00663133">
        <w:trPr>
          <w:cantSplit/>
          <w:trHeight w:val="72"/>
          <w:tblHeader/>
        </w:trPr>
        <w:tc>
          <w:tcPr>
            <w:tcW w:w="671" w:type="pct"/>
            <w:shd w:val="clear" w:color="auto" w:fill="D9D9D9" w:themeFill="background1" w:themeFillShade="D9"/>
            <w:vAlign w:val="center"/>
          </w:tcPr>
          <w:p w14:paraId="0B78D8B5" w14:textId="77777777" w:rsidR="00AF61B0" w:rsidRPr="00CE081D" w:rsidRDefault="00AF61B0" w:rsidP="00663133">
            <w:pPr>
              <w:rPr>
                <w:rFonts w:ascii="Tahoma" w:hAnsi="Tahoma" w:cs="Tahoma"/>
                <w:b/>
                <w:iCs/>
              </w:rPr>
            </w:pPr>
            <w:r w:rsidRPr="00CE081D">
              <w:rPr>
                <w:rFonts w:ascii="Tahoma" w:hAnsi="Tahoma" w:cs="Tahoma"/>
                <w:b/>
                <w:iCs/>
              </w:rPr>
              <w:t>Description</w:t>
            </w:r>
          </w:p>
        </w:tc>
        <w:tc>
          <w:tcPr>
            <w:tcW w:w="4329" w:type="pct"/>
            <w:vAlign w:val="center"/>
          </w:tcPr>
          <w:p w14:paraId="361E5412" w14:textId="2F8036EA" w:rsidR="00AF61B0" w:rsidRPr="00CE081D" w:rsidRDefault="00AF61B0" w:rsidP="00AF61B0">
            <w:pPr>
              <w:spacing w:after="60"/>
              <w:contextualSpacing/>
              <w:rPr>
                <w:rFonts w:ascii="Tahoma" w:hAnsi="Tahoma" w:cs="Tahoma"/>
              </w:rPr>
            </w:pPr>
            <w:r w:rsidRPr="00CE081D">
              <w:rPr>
                <w:rFonts w:ascii="Tahoma" w:hAnsi="Tahoma" w:cs="Tahoma"/>
              </w:rPr>
              <w:t>Use Case for filling question</w:t>
            </w:r>
          </w:p>
        </w:tc>
      </w:tr>
      <w:tr w:rsidR="00AF61B0" w:rsidRPr="00CE081D" w14:paraId="1A57BC69" w14:textId="77777777" w:rsidTr="00663133">
        <w:trPr>
          <w:cantSplit/>
          <w:trHeight w:val="243"/>
          <w:tblHeader/>
        </w:trPr>
        <w:tc>
          <w:tcPr>
            <w:tcW w:w="671" w:type="pct"/>
            <w:shd w:val="clear" w:color="auto" w:fill="D9D9D9" w:themeFill="background1" w:themeFillShade="D9"/>
            <w:vAlign w:val="center"/>
          </w:tcPr>
          <w:p w14:paraId="4DA1FC4C" w14:textId="77777777" w:rsidR="00AF61B0" w:rsidRPr="00CE081D" w:rsidRDefault="00AF61B0" w:rsidP="00663133">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5A58C3AD" w14:textId="291A0558" w:rsidR="00AF61B0" w:rsidRPr="00CE081D" w:rsidRDefault="00AF61B0" w:rsidP="00663133">
            <w:pPr>
              <w:spacing w:after="60"/>
              <w:contextualSpacing/>
              <w:rPr>
                <w:rFonts w:ascii="Tahoma" w:hAnsi="Tahoma" w:cs="Tahoma"/>
              </w:rPr>
            </w:pPr>
            <w:r w:rsidRPr="00CE081D">
              <w:rPr>
                <w:rFonts w:ascii="Tahoma" w:hAnsi="Tahoma" w:cs="Tahoma"/>
              </w:rPr>
              <w:t>FR-3</w:t>
            </w:r>
            <w:r w:rsidR="000F0024" w:rsidRPr="00CE081D">
              <w:rPr>
                <w:rFonts w:ascii="Tahoma" w:hAnsi="Tahoma" w:cs="Tahoma"/>
              </w:rPr>
              <w:t xml:space="preserve"> - The app shall has a capability to submit survey, on hold request, and message on any project with offline feature</w:t>
            </w:r>
          </w:p>
        </w:tc>
      </w:tr>
      <w:tr w:rsidR="00AF61B0" w:rsidRPr="00CE081D" w14:paraId="4D5D432C" w14:textId="77777777" w:rsidTr="00663133">
        <w:trPr>
          <w:cantSplit/>
          <w:trHeight w:val="72"/>
          <w:tblHeader/>
        </w:trPr>
        <w:tc>
          <w:tcPr>
            <w:tcW w:w="671" w:type="pct"/>
            <w:shd w:val="clear" w:color="auto" w:fill="D9D9D9" w:themeFill="background1" w:themeFillShade="D9"/>
            <w:vAlign w:val="center"/>
          </w:tcPr>
          <w:p w14:paraId="32E3C596" w14:textId="77777777" w:rsidR="00AF61B0" w:rsidRPr="00CE081D" w:rsidRDefault="00AF61B0" w:rsidP="00663133">
            <w:pPr>
              <w:rPr>
                <w:rFonts w:ascii="Tahoma" w:hAnsi="Tahoma" w:cs="Tahoma"/>
                <w:b/>
                <w:iCs/>
              </w:rPr>
            </w:pPr>
            <w:r w:rsidRPr="00CE081D">
              <w:rPr>
                <w:rFonts w:ascii="Tahoma" w:hAnsi="Tahoma" w:cs="Tahoma"/>
                <w:b/>
                <w:iCs/>
              </w:rPr>
              <w:t>Actor</w:t>
            </w:r>
          </w:p>
        </w:tc>
        <w:tc>
          <w:tcPr>
            <w:tcW w:w="4329" w:type="pct"/>
            <w:vAlign w:val="center"/>
          </w:tcPr>
          <w:p w14:paraId="671FE33B" w14:textId="77777777" w:rsidR="00AF61B0" w:rsidRPr="00CE081D" w:rsidRDefault="00AF61B0" w:rsidP="00663133">
            <w:pPr>
              <w:spacing w:after="60"/>
              <w:contextualSpacing/>
              <w:rPr>
                <w:rFonts w:ascii="Tahoma" w:hAnsi="Tahoma" w:cs="Tahoma"/>
              </w:rPr>
            </w:pPr>
            <w:r w:rsidRPr="00CE081D">
              <w:rPr>
                <w:rFonts w:ascii="Tahoma" w:hAnsi="Tahoma" w:cs="Tahoma"/>
              </w:rPr>
              <w:t>User</w:t>
            </w:r>
          </w:p>
        </w:tc>
      </w:tr>
      <w:tr w:rsidR="00AF61B0" w:rsidRPr="00CE081D" w14:paraId="3A2C2DC3" w14:textId="77777777" w:rsidTr="00663133">
        <w:trPr>
          <w:cantSplit/>
          <w:trHeight w:val="550"/>
          <w:tblHeader/>
        </w:trPr>
        <w:tc>
          <w:tcPr>
            <w:tcW w:w="671" w:type="pct"/>
            <w:shd w:val="clear" w:color="auto" w:fill="D9D9D9" w:themeFill="background1" w:themeFillShade="D9"/>
            <w:vAlign w:val="center"/>
          </w:tcPr>
          <w:p w14:paraId="0DE6C8AD" w14:textId="77777777" w:rsidR="00AF61B0" w:rsidRPr="00CE081D" w:rsidRDefault="00AF61B0" w:rsidP="00663133">
            <w:pPr>
              <w:rPr>
                <w:rFonts w:ascii="Tahoma" w:hAnsi="Tahoma" w:cs="Tahoma"/>
                <w:b/>
                <w:iCs/>
              </w:rPr>
            </w:pPr>
            <w:r w:rsidRPr="00CE081D">
              <w:rPr>
                <w:rFonts w:ascii="Tahoma" w:hAnsi="Tahoma" w:cs="Tahoma"/>
                <w:b/>
                <w:iCs/>
              </w:rPr>
              <w:t>Pre-Condition</w:t>
            </w:r>
          </w:p>
        </w:tc>
        <w:tc>
          <w:tcPr>
            <w:tcW w:w="4329" w:type="pct"/>
            <w:vAlign w:val="center"/>
          </w:tcPr>
          <w:p w14:paraId="69AD5895" w14:textId="02B3E08D" w:rsidR="00AF61B0" w:rsidRPr="00CE081D" w:rsidRDefault="00AF61B0" w:rsidP="00663133">
            <w:pPr>
              <w:spacing w:after="60"/>
              <w:contextualSpacing/>
              <w:rPr>
                <w:rFonts w:ascii="Tahoma" w:hAnsi="Tahoma" w:cs="Tahoma"/>
              </w:rPr>
            </w:pPr>
            <w:r w:rsidRPr="00CE081D">
              <w:rPr>
                <w:rFonts w:ascii="Tahoma" w:hAnsi="Tahoma" w:cs="Tahoma"/>
              </w:rPr>
              <w:t>User has passed UC-</w:t>
            </w:r>
            <w:r w:rsidR="00B53C7F" w:rsidRPr="00CE081D">
              <w:rPr>
                <w:rFonts w:ascii="Tahoma" w:hAnsi="Tahoma" w:cs="Tahoma"/>
              </w:rPr>
              <w:t>19</w:t>
            </w:r>
          </w:p>
        </w:tc>
      </w:tr>
      <w:tr w:rsidR="00AF61B0" w:rsidRPr="00CE081D" w14:paraId="0DFD948C" w14:textId="77777777" w:rsidTr="00663133">
        <w:trPr>
          <w:cantSplit/>
          <w:trHeight w:val="72"/>
          <w:tblHeader/>
        </w:trPr>
        <w:tc>
          <w:tcPr>
            <w:tcW w:w="671" w:type="pct"/>
            <w:shd w:val="clear" w:color="auto" w:fill="D9D9D9" w:themeFill="background1" w:themeFillShade="D9"/>
            <w:vAlign w:val="center"/>
          </w:tcPr>
          <w:p w14:paraId="4BE45F51" w14:textId="77777777" w:rsidR="00AF61B0" w:rsidRPr="00CE081D" w:rsidRDefault="00AF61B0" w:rsidP="00663133">
            <w:pPr>
              <w:rPr>
                <w:rFonts w:ascii="Tahoma" w:hAnsi="Tahoma" w:cs="Tahoma"/>
                <w:b/>
                <w:iCs/>
              </w:rPr>
            </w:pPr>
            <w:r w:rsidRPr="00CE081D">
              <w:rPr>
                <w:rFonts w:ascii="Tahoma" w:hAnsi="Tahoma" w:cs="Tahoma"/>
                <w:b/>
                <w:iCs/>
              </w:rPr>
              <w:t>Trigger</w:t>
            </w:r>
          </w:p>
        </w:tc>
        <w:tc>
          <w:tcPr>
            <w:tcW w:w="4329" w:type="pct"/>
            <w:vAlign w:val="center"/>
          </w:tcPr>
          <w:p w14:paraId="391C4E88" w14:textId="0A0CD181" w:rsidR="00AF61B0" w:rsidRPr="00CE081D" w:rsidRDefault="00AF61B0" w:rsidP="004424A2">
            <w:pPr>
              <w:spacing w:after="60"/>
              <w:contextualSpacing/>
              <w:rPr>
                <w:rFonts w:ascii="Tahoma" w:hAnsi="Tahoma" w:cs="Tahoma"/>
              </w:rPr>
            </w:pPr>
            <w:r w:rsidRPr="00CE081D">
              <w:rPr>
                <w:rFonts w:ascii="Tahoma" w:hAnsi="Tahoma" w:cs="Tahoma"/>
              </w:rPr>
              <w:t xml:space="preserve">User </w:t>
            </w:r>
            <w:r w:rsidR="002B18E8" w:rsidRPr="00CE081D">
              <w:rPr>
                <w:rFonts w:ascii="Tahoma" w:hAnsi="Tahoma" w:cs="Tahoma"/>
              </w:rPr>
              <w:t>tap</w:t>
            </w:r>
            <w:r w:rsidRPr="00CE081D">
              <w:rPr>
                <w:rFonts w:ascii="Tahoma" w:hAnsi="Tahoma" w:cs="Tahoma"/>
              </w:rPr>
              <w:t xml:space="preserve"> any type of question</w:t>
            </w:r>
          </w:p>
        </w:tc>
      </w:tr>
      <w:tr w:rsidR="00AF61B0" w:rsidRPr="00CE081D" w14:paraId="71A512C0" w14:textId="77777777" w:rsidTr="00663133">
        <w:trPr>
          <w:cantSplit/>
          <w:trHeight w:val="72"/>
          <w:tblHeader/>
        </w:trPr>
        <w:tc>
          <w:tcPr>
            <w:tcW w:w="671" w:type="pct"/>
            <w:shd w:val="clear" w:color="auto" w:fill="D9D9D9" w:themeFill="background1" w:themeFillShade="D9"/>
            <w:vAlign w:val="center"/>
          </w:tcPr>
          <w:p w14:paraId="543869DE" w14:textId="77777777" w:rsidR="00AF61B0" w:rsidRPr="00CE081D" w:rsidRDefault="00AF61B0" w:rsidP="00663133">
            <w:pPr>
              <w:rPr>
                <w:rFonts w:ascii="Tahoma" w:hAnsi="Tahoma" w:cs="Tahoma"/>
                <w:b/>
                <w:iCs/>
              </w:rPr>
            </w:pPr>
            <w:r w:rsidRPr="00CE081D">
              <w:rPr>
                <w:rFonts w:ascii="Tahoma" w:hAnsi="Tahoma" w:cs="Tahoma"/>
                <w:b/>
                <w:iCs/>
              </w:rPr>
              <w:t>Normal Scenarios</w:t>
            </w:r>
          </w:p>
        </w:tc>
        <w:tc>
          <w:tcPr>
            <w:tcW w:w="4329" w:type="pct"/>
            <w:vAlign w:val="center"/>
          </w:tcPr>
          <w:p w14:paraId="6265412E" w14:textId="77777777" w:rsidR="00AF61B0" w:rsidRPr="00CE081D" w:rsidRDefault="002B18E8" w:rsidP="00362901">
            <w:pPr>
              <w:pStyle w:val="UseCase1"/>
              <w:numPr>
                <w:ilvl w:val="0"/>
                <w:numId w:val="37"/>
              </w:numPr>
              <w:ind w:left="383"/>
              <w:rPr>
                <w:rFonts w:ascii="Tahoma" w:hAnsi="Tahoma" w:cs="Tahoma"/>
                <w:b w:val="0"/>
                <w:sz w:val="20"/>
                <w:szCs w:val="20"/>
              </w:rPr>
            </w:pPr>
            <w:r w:rsidRPr="00CE081D">
              <w:rPr>
                <w:rFonts w:ascii="Tahoma" w:hAnsi="Tahoma" w:cs="Tahoma"/>
                <w:b w:val="0"/>
                <w:sz w:val="20"/>
                <w:szCs w:val="20"/>
              </w:rPr>
              <w:t>For text and numeric type of question, will show keyboard based on type of question</w:t>
            </w:r>
          </w:p>
          <w:p w14:paraId="628BB00C" w14:textId="77777777" w:rsidR="002B18E8" w:rsidRPr="00CE081D" w:rsidRDefault="002B18E8" w:rsidP="00362901">
            <w:pPr>
              <w:pStyle w:val="UseCase1"/>
              <w:numPr>
                <w:ilvl w:val="0"/>
                <w:numId w:val="37"/>
              </w:numPr>
              <w:ind w:left="383"/>
              <w:rPr>
                <w:rFonts w:ascii="Tahoma" w:hAnsi="Tahoma" w:cs="Tahoma"/>
                <w:b w:val="0"/>
                <w:sz w:val="20"/>
                <w:szCs w:val="20"/>
              </w:rPr>
            </w:pPr>
            <w:r w:rsidRPr="00CE081D">
              <w:rPr>
                <w:rFonts w:ascii="Tahoma" w:hAnsi="Tahoma" w:cs="Tahoma"/>
                <w:b w:val="0"/>
                <w:sz w:val="20"/>
                <w:szCs w:val="20"/>
              </w:rPr>
              <w:t xml:space="preserve">For photo taking type of question, will show </w:t>
            </w:r>
            <w:proofErr w:type="spellStart"/>
            <w:r w:rsidRPr="00CE081D">
              <w:rPr>
                <w:rFonts w:ascii="Tahoma" w:hAnsi="Tahoma" w:cs="Tahoma"/>
                <w:b w:val="0"/>
                <w:sz w:val="20"/>
                <w:szCs w:val="20"/>
              </w:rPr>
              <w:t>kamera</w:t>
            </w:r>
            <w:proofErr w:type="spellEnd"/>
            <w:r w:rsidRPr="00CE081D">
              <w:rPr>
                <w:rFonts w:ascii="Tahoma" w:hAnsi="Tahoma" w:cs="Tahoma"/>
                <w:b w:val="0"/>
                <w:sz w:val="20"/>
                <w:szCs w:val="20"/>
              </w:rPr>
              <w:t xml:space="preserve"> controller</w:t>
            </w:r>
          </w:p>
          <w:p w14:paraId="6D996955" w14:textId="77777777" w:rsidR="002B18E8" w:rsidRPr="00CE081D" w:rsidRDefault="002B18E8" w:rsidP="00362901">
            <w:pPr>
              <w:pStyle w:val="UseCase1"/>
              <w:numPr>
                <w:ilvl w:val="0"/>
                <w:numId w:val="37"/>
              </w:numPr>
              <w:ind w:left="383"/>
              <w:rPr>
                <w:rFonts w:ascii="Tahoma" w:hAnsi="Tahoma" w:cs="Tahoma"/>
                <w:b w:val="0"/>
                <w:sz w:val="20"/>
                <w:szCs w:val="20"/>
              </w:rPr>
            </w:pPr>
            <w:r w:rsidRPr="00CE081D">
              <w:rPr>
                <w:rFonts w:ascii="Tahoma" w:hAnsi="Tahoma" w:cs="Tahoma"/>
                <w:b w:val="0"/>
                <w:sz w:val="20"/>
                <w:szCs w:val="20"/>
              </w:rPr>
              <w:t>For dropdown type of question, will show semi modal with options</w:t>
            </w:r>
          </w:p>
          <w:p w14:paraId="6C3C53B3" w14:textId="77777777" w:rsidR="002B18E8" w:rsidRPr="00CE081D" w:rsidRDefault="002B18E8" w:rsidP="00362901">
            <w:pPr>
              <w:pStyle w:val="UseCase1"/>
              <w:numPr>
                <w:ilvl w:val="0"/>
                <w:numId w:val="37"/>
              </w:numPr>
              <w:ind w:left="383"/>
              <w:rPr>
                <w:rFonts w:ascii="Tahoma" w:hAnsi="Tahoma" w:cs="Tahoma"/>
                <w:b w:val="0"/>
                <w:sz w:val="20"/>
                <w:szCs w:val="20"/>
              </w:rPr>
            </w:pPr>
            <w:r w:rsidRPr="00CE081D">
              <w:rPr>
                <w:rFonts w:ascii="Tahoma" w:hAnsi="Tahoma" w:cs="Tahoma"/>
                <w:b w:val="0"/>
                <w:sz w:val="20"/>
                <w:szCs w:val="20"/>
              </w:rPr>
              <w:t>For calendar type of question, will show calendar</w:t>
            </w:r>
          </w:p>
          <w:p w14:paraId="13424D88" w14:textId="6FAA41BB" w:rsidR="002B18E8" w:rsidRPr="00CE081D" w:rsidRDefault="002B18E8" w:rsidP="00362901">
            <w:pPr>
              <w:pStyle w:val="UseCase1"/>
              <w:numPr>
                <w:ilvl w:val="0"/>
                <w:numId w:val="37"/>
              </w:numPr>
              <w:ind w:left="383"/>
              <w:rPr>
                <w:rFonts w:ascii="Tahoma" w:hAnsi="Tahoma" w:cs="Tahoma"/>
                <w:b w:val="0"/>
                <w:sz w:val="20"/>
                <w:szCs w:val="20"/>
              </w:rPr>
            </w:pPr>
            <w:r w:rsidRPr="00CE081D">
              <w:rPr>
                <w:rFonts w:ascii="Tahoma" w:hAnsi="Tahoma" w:cs="Tahoma"/>
                <w:b w:val="0"/>
                <w:sz w:val="20"/>
                <w:szCs w:val="20"/>
              </w:rPr>
              <w:t>For attachment type of question, will show file explorer</w:t>
            </w:r>
          </w:p>
        </w:tc>
      </w:tr>
      <w:tr w:rsidR="00AF61B0" w:rsidRPr="00CE081D" w14:paraId="60E84E10" w14:textId="77777777" w:rsidTr="00663133">
        <w:trPr>
          <w:cantSplit/>
          <w:trHeight w:val="480"/>
          <w:tblHeader/>
        </w:trPr>
        <w:tc>
          <w:tcPr>
            <w:tcW w:w="671" w:type="pct"/>
            <w:shd w:val="clear" w:color="auto" w:fill="D9D9D9" w:themeFill="background1" w:themeFillShade="D9"/>
            <w:vAlign w:val="center"/>
          </w:tcPr>
          <w:p w14:paraId="64CD405E" w14:textId="6163FE33" w:rsidR="00AF61B0" w:rsidRPr="00CE081D" w:rsidRDefault="00AF61B0" w:rsidP="00663133">
            <w:pPr>
              <w:rPr>
                <w:rFonts w:ascii="Tahoma" w:hAnsi="Tahoma" w:cs="Tahoma"/>
                <w:b/>
                <w:iCs/>
              </w:rPr>
            </w:pPr>
            <w:r w:rsidRPr="00CE081D">
              <w:rPr>
                <w:rFonts w:ascii="Tahoma" w:hAnsi="Tahoma" w:cs="Tahoma"/>
                <w:b/>
                <w:iCs/>
              </w:rPr>
              <w:t>UI Validation</w:t>
            </w:r>
          </w:p>
        </w:tc>
        <w:tc>
          <w:tcPr>
            <w:tcW w:w="4329" w:type="pct"/>
            <w:vAlign w:val="center"/>
          </w:tcPr>
          <w:p w14:paraId="312B304A" w14:textId="77777777" w:rsidR="00AF61B0" w:rsidRPr="00CE081D" w:rsidRDefault="00AF61B0" w:rsidP="00663133">
            <w:pPr>
              <w:spacing w:after="60"/>
              <w:contextualSpacing/>
              <w:rPr>
                <w:rFonts w:ascii="Tahoma" w:hAnsi="Tahoma" w:cs="Tahoma"/>
              </w:rPr>
            </w:pPr>
            <w:r w:rsidRPr="00CE081D">
              <w:rPr>
                <w:rFonts w:ascii="Tahoma" w:hAnsi="Tahoma" w:cs="Tahoma"/>
              </w:rPr>
              <w:t>-</w:t>
            </w:r>
          </w:p>
        </w:tc>
      </w:tr>
      <w:tr w:rsidR="00AF61B0" w:rsidRPr="00CE081D" w14:paraId="7588A4B9" w14:textId="77777777" w:rsidTr="00663133">
        <w:trPr>
          <w:cantSplit/>
          <w:trHeight w:val="72"/>
          <w:tblHeader/>
        </w:trPr>
        <w:tc>
          <w:tcPr>
            <w:tcW w:w="671" w:type="pct"/>
            <w:shd w:val="clear" w:color="auto" w:fill="D9D9D9" w:themeFill="background1" w:themeFillShade="D9"/>
            <w:vAlign w:val="center"/>
          </w:tcPr>
          <w:p w14:paraId="4B07AB15" w14:textId="77777777" w:rsidR="00AF61B0" w:rsidRPr="00CE081D" w:rsidRDefault="00AF61B0" w:rsidP="00663133">
            <w:pPr>
              <w:rPr>
                <w:rFonts w:ascii="Tahoma" w:hAnsi="Tahoma" w:cs="Tahoma"/>
                <w:b/>
                <w:iCs/>
              </w:rPr>
            </w:pPr>
            <w:r w:rsidRPr="00CE081D">
              <w:rPr>
                <w:rFonts w:ascii="Tahoma" w:hAnsi="Tahoma" w:cs="Tahoma"/>
                <w:b/>
                <w:iCs/>
              </w:rPr>
              <w:t>Business Rules</w:t>
            </w:r>
          </w:p>
        </w:tc>
        <w:tc>
          <w:tcPr>
            <w:tcW w:w="4329" w:type="pct"/>
            <w:vAlign w:val="center"/>
          </w:tcPr>
          <w:p w14:paraId="169A943B" w14:textId="77777777" w:rsidR="00FE4F0C" w:rsidRPr="00CE081D" w:rsidRDefault="00FE4F0C" w:rsidP="00FE4F0C">
            <w:pPr>
              <w:pStyle w:val="ListParagraph"/>
              <w:numPr>
                <w:ilvl w:val="0"/>
                <w:numId w:val="38"/>
              </w:numPr>
              <w:spacing w:after="60"/>
              <w:ind w:left="383"/>
              <w:contextualSpacing/>
              <w:rPr>
                <w:rFonts w:ascii="Tahoma" w:hAnsi="Tahoma" w:cs="Tahoma"/>
              </w:rPr>
            </w:pPr>
            <w:r w:rsidRPr="00CE081D">
              <w:rPr>
                <w:rFonts w:ascii="Tahoma" w:hAnsi="Tahoma" w:cs="Tahoma"/>
              </w:rPr>
              <w:t>Taking images only permitted via camera function inside the app only</w:t>
            </w:r>
          </w:p>
          <w:p w14:paraId="1CE9F1AD" w14:textId="77777777" w:rsidR="002B18E8" w:rsidRPr="00CE081D" w:rsidRDefault="002B18E8" w:rsidP="00FE4F0C">
            <w:pPr>
              <w:pStyle w:val="ListParagraph"/>
              <w:numPr>
                <w:ilvl w:val="0"/>
                <w:numId w:val="38"/>
              </w:numPr>
              <w:spacing w:after="60"/>
              <w:ind w:left="383"/>
              <w:contextualSpacing/>
              <w:rPr>
                <w:rFonts w:ascii="Tahoma" w:hAnsi="Tahoma" w:cs="Tahoma"/>
              </w:rPr>
            </w:pPr>
            <w:r w:rsidRPr="00CE081D">
              <w:rPr>
                <w:rFonts w:ascii="Tahoma" w:hAnsi="Tahoma" w:cs="Tahoma"/>
              </w:rPr>
              <w:t xml:space="preserve">After user confirm the image, application have to embed watermark to image, information to be embedded to image are coordinate and </w:t>
            </w:r>
            <w:proofErr w:type="spellStart"/>
            <w:r w:rsidRPr="00CE081D">
              <w:rPr>
                <w:rFonts w:ascii="Tahoma" w:hAnsi="Tahoma" w:cs="Tahoma"/>
              </w:rPr>
              <w:t>gps</w:t>
            </w:r>
            <w:proofErr w:type="spellEnd"/>
            <w:r w:rsidRPr="00CE081D">
              <w:rPr>
                <w:rFonts w:ascii="Tahoma" w:hAnsi="Tahoma" w:cs="Tahoma"/>
              </w:rPr>
              <w:t xml:space="preserve"> date time</w:t>
            </w:r>
          </w:p>
          <w:p w14:paraId="0BBD9112" w14:textId="77777777" w:rsidR="002B18E8" w:rsidRPr="00CE081D" w:rsidRDefault="002B18E8" w:rsidP="00FE4F0C">
            <w:pPr>
              <w:pStyle w:val="ListParagraph"/>
              <w:numPr>
                <w:ilvl w:val="0"/>
                <w:numId w:val="38"/>
              </w:numPr>
              <w:spacing w:after="60"/>
              <w:ind w:left="383"/>
              <w:contextualSpacing/>
              <w:rPr>
                <w:rFonts w:ascii="Tahoma" w:hAnsi="Tahoma" w:cs="Tahoma"/>
              </w:rPr>
            </w:pPr>
            <w:r w:rsidRPr="00CE081D">
              <w:rPr>
                <w:rFonts w:ascii="Tahoma" w:hAnsi="Tahoma" w:cs="Tahoma"/>
              </w:rPr>
              <w:t xml:space="preserve">File explorer and calendar picker UI will </w:t>
            </w:r>
            <w:proofErr w:type="spellStart"/>
            <w:r w:rsidRPr="00CE081D">
              <w:rPr>
                <w:rFonts w:ascii="Tahoma" w:hAnsi="Tahoma" w:cs="Tahoma"/>
              </w:rPr>
              <w:t>bassed</w:t>
            </w:r>
            <w:proofErr w:type="spellEnd"/>
            <w:r w:rsidRPr="00CE081D">
              <w:rPr>
                <w:rFonts w:ascii="Tahoma" w:hAnsi="Tahoma" w:cs="Tahoma"/>
              </w:rPr>
              <w:t xml:space="preserve"> on device</w:t>
            </w:r>
          </w:p>
          <w:p w14:paraId="78F84815" w14:textId="77777777" w:rsidR="00BC54DD" w:rsidRPr="00CE081D" w:rsidRDefault="000F4E5B" w:rsidP="00FE4F0C">
            <w:pPr>
              <w:pStyle w:val="ListParagraph"/>
              <w:numPr>
                <w:ilvl w:val="0"/>
                <w:numId w:val="38"/>
              </w:numPr>
              <w:spacing w:after="60"/>
              <w:ind w:left="383"/>
              <w:contextualSpacing/>
              <w:rPr>
                <w:rFonts w:ascii="Tahoma" w:hAnsi="Tahoma" w:cs="Tahoma"/>
              </w:rPr>
            </w:pPr>
            <w:r w:rsidRPr="00CE081D">
              <w:rPr>
                <w:rFonts w:ascii="Tahoma" w:hAnsi="Tahoma" w:cs="Tahoma"/>
              </w:rPr>
              <w:t>GPS should be checked before user fill answer</w:t>
            </w:r>
          </w:p>
          <w:p w14:paraId="003B145B" w14:textId="47CC9542" w:rsidR="001141AE" w:rsidRPr="00CE081D" w:rsidRDefault="00683C73" w:rsidP="00FE4F0C">
            <w:pPr>
              <w:pStyle w:val="ListParagraph"/>
              <w:numPr>
                <w:ilvl w:val="0"/>
                <w:numId w:val="38"/>
              </w:numPr>
              <w:spacing w:after="60"/>
              <w:ind w:left="383"/>
              <w:contextualSpacing/>
              <w:rPr>
                <w:rFonts w:ascii="Tahoma" w:hAnsi="Tahoma" w:cs="Tahoma"/>
              </w:rPr>
            </w:pPr>
            <w:r w:rsidRPr="00CE081D">
              <w:rPr>
                <w:rFonts w:ascii="Tahoma" w:hAnsi="Tahoma" w:cs="Tahoma"/>
              </w:rPr>
              <w:t>Radius tolerance will be calculated before photo taking</w:t>
            </w:r>
          </w:p>
        </w:tc>
      </w:tr>
      <w:tr w:rsidR="00AF61B0" w:rsidRPr="00CE081D" w14:paraId="6830CB05" w14:textId="77777777" w:rsidTr="00663133">
        <w:trPr>
          <w:cantSplit/>
          <w:trHeight w:val="72"/>
          <w:tblHeader/>
        </w:trPr>
        <w:tc>
          <w:tcPr>
            <w:tcW w:w="671" w:type="pct"/>
            <w:shd w:val="clear" w:color="auto" w:fill="D9D9D9" w:themeFill="background1" w:themeFillShade="D9"/>
            <w:vAlign w:val="center"/>
          </w:tcPr>
          <w:p w14:paraId="162439DB" w14:textId="6BDA1D47" w:rsidR="00AF61B0" w:rsidRPr="00CE081D" w:rsidRDefault="00AF61B0" w:rsidP="00663133">
            <w:pPr>
              <w:rPr>
                <w:rFonts w:ascii="Tahoma" w:hAnsi="Tahoma" w:cs="Tahoma"/>
                <w:b/>
                <w:iCs/>
              </w:rPr>
            </w:pPr>
            <w:r w:rsidRPr="00CE081D">
              <w:rPr>
                <w:rFonts w:ascii="Tahoma" w:hAnsi="Tahoma" w:cs="Tahoma"/>
                <w:b/>
                <w:iCs/>
              </w:rPr>
              <w:lastRenderedPageBreak/>
              <w:t>Success Result</w:t>
            </w:r>
          </w:p>
        </w:tc>
        <w:tc>
          <w:tcPr>
            <w:tcW w:w="4329" w:type="pct"/>
            <w:vAlign w:val="center"/>
          </w:tcPr>
          <w:p w14:paraId="06CC56F6" w14:textId="1E3B84B3" w:rsidR="00AF61B0" w:rsidRPr="00CE081D" w:rsidRDefault="002B18E8" w:rsidP="00663133">
            <w:pPr>
              <w:spacing w:after="60"/>
              <w:contextualSpacing/>
              <w:rPr>
                <w:rFonts w:ascii="Tahoma" w:hAnsi="Tahoma" w:cs="Tahoma"/>
              </w:rPr>
            </w:pPr>
            <w:r w:rsidRPr="00CE081D">
              <w:rPr>
                <w:rFonts w:ascii="Tahoma" w:hAnsi="Tahoma" w:cs="Tahoma"/>
              </w:rPr>
              <w:t>Survey filled with answer</w:t>
            </w:r>
          </w:p>
        </w:tc>
      </w:tr>
      <w:tr w:rsidR="00AF61B0" w:rsidRPr="00CE081D" w14:paraId="748E0B7A" w14:textId="77777777" w:rsidTr="00663133">
        <w:trPr>
          <w:cantSplit/>
          <w:trHeight w:val="522"/>
          <w:tblHeader/>
        </w:trPr>
        <w:tc>
          <w:tcPr>
            <w:tcW w:w="671" w:type="pct"/>
            <w:shd w:val="clear" w:color="auto" w:fill="D9D9D9" w:themeFill="background1" w:themeFillShade="D9"/>
            <w:vAlign w:val="center"/>
          </w:tcPr>
          <w:p w14:paraId="32E96CBD" w14:textId="77777777" w:rsidR="00AF61B0" w:rsidRPr="00CE081D" w:rsidRDefault="00AF61B0" w:rsidP="00663133">
            <w:pPr>
              <w:rPr>
                <w:rFonts w:ascii="Tahoma" w:hAnsi="Tahoma" w:cs="Tahoma"/>
                <w:b/>
                <w:iCs/>
              </w:rPr>
            </w:pPr>
            <w:r w:rsidRPr="00CE081D">
              <w:rPr>
                <w:rFonts w:ascii="Tahoma" w:hAnsi="Tahoma" w:cs="Tahoma"/>
                <w:b/>
                <w:iCs/>
              </w:rPr>
              <w:t>Minimal Result</w:t>
            </w:r>
          </w:p>
        </w:tc>
        <w:tc>
          <w:tcPr>
            <w:tcW w:w="4329" w:type="pct"/>
            <w:vAlign w:val="center"/>
          </w:tcPr>
          <w:p w14:paraId="3FFD540B" w14:textId="77777777" w:rsidR="00AF61B0" w:rsidRPr="00CE081D" w:rsidRDefault="00AF61B0" w:rsidP="00663133">
            <w:pPr>
              <w:spacing w:after="60"/>
              <w:contextualSpacing/>
              <w:rPr>
                <w:rFonts w:ascii="Tahoma" w:hAnsi="Tahoma" w:cs="Tahoma"/>
              </w:rPr>
            </w:pPr>
            <w:r w:rsidRPr="00CE081D">
              <w:rPr>
                <w:rFonts w:ascii="Tahoma" w:hAnsi="Tahoma" w:cs="Tahoma"/>
              </w:rPr>
              <w:t>-</w:t>
            </w:r>
          </w:p>
        </w:tc>
      </w:tr>
      <w:tr w:rsidR="00AF61B0" w:rsidRPr="00CE081D" w14:paraId="11BC7377" w14:textId="77777777" w:rsidTr="00663133">
        <w:trPr>
          <w:cantSplit/>
          <w:trHeight w:val="72"/>
          <w:tblHeader/>
        </w:trPr>
        <w:tc>
          <w:tcPr>
            <w:tcW w:w="671" w:type="pct"/>
            <w:shd w:val="clear" w:color="auto" w:fill="D9D9D9" w:themeFill="background1" w:themeFillShade="D9"/>
            <w:vAlign w:val="center"/>
          </w:tcPr>
          <w:p w14:paraId="085B2D3A" w14:textId="77777777" w:rsidR="00AF61B0" w:rsidRPr="00CE081D" w:rsidRDefault="00AF61B0" w:rsidP="00663133">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2CE2BEBF" w14:textId="2EE30153" w:rsidR="00AF61B0" w:rsidRPr="00CE081D" w:rsidRDefault="002B18E8" w:rsidP="002B18E8">
            <w:pPr>
              <w:spacing w:after="60"/>
              <w:contextualSpacing/>
              <w:rPr>
                <w:rFonts w:ascii="Tahoma" w:hAnsi="Tahoma" w:cs="Tahoma"/>
              </w:rPr>
            </w:pPr>
            <w:r w:rsidRPr="00CE081D">
              <w:rPr>
                <w:rFonts w:ascii="Tahoma" w:hAnsi="Tahoma" w:cs="Tahoma"/>
              </w:rPr>
              <w:t>-</w:t>
            </w:r>
          </w:p>
        </w:tc>
      </w:tr>
      <w:tr w:rsidR="00AF61B0" w:rsidRPr="00CE081D" w14:paraId="0141D7E7" w14:textId="77777777" w:rsidTr="00663133">
        <w:trPr>
          <w:cantSplit/>
          <w:trHeight w:val="72"/>
          <w:tblHeader/>
        </w:trPr>
        <w:tc>
          <w:tcPr>
            <w:tcW w:w="671" w:type="pct"/>
            <w:shd w:val="clear" w:color="auto" w:fill="D9D9D9" w:themeFill="background1" w:themeFillShade="D9"/>
            <w:vAlign w:val="center"/>
          </w:tcPr>
          <w:p w14:paraId="05A65A0D" w14:textId="77777777" w:rsidR="00AF61B0" w:rsidRPr="00CE081D" w:rsidRDefault="00AF61B0" w:rsidP="00663133">
            <w:pPr>
              <w:rPr>
                <w:rFonts w:ascii="Tahoma" w:hAnsi="Tahoma" w:cs="Tahoma"/>
                <w:b/>
                <w:iCs/>
              </w:rPr>
            </w:pPr>
            <w:r w:rsidRPr="00CE081D">
              <w:rPr>
                <w:rFonts w:ascii="Tahoma" w:hAnsi="Tahoma" w:cs="Tahoma"/>
                <w:b/>
                <w:iCs/>
              </w:rPr>
              <w:t>UI Image</w:t>
            </w:r>
          </w:p>
        </w:tc>
        <w:tc>
          <w:tcPr>
            <w:tcW w:w="4329" w:type="pct"/>
            <w:vAlign w:val="center"/>
          </w:tcPr>
          <w:p w14:paraId="59D95294" w14:textId="568E1C5C" w:rsidR="00AF61B0" w:rsidRPr="00CE081D" w:rsidRDefault="002B18E8" w:rsidP="002B18E8">
            <w:pPr>
              <w:spacing w:after="60"/>
              <w:contextualSpacing/>
              <w:rPr>
                <w:rFonts w:ascii="Tahoma" w:hAnsi="Tahoma" w:cs="Tahoma"/>
              </w:rPr>
            </w:pPr>
            <w:r w:rsidRPr="00CE081D">
              <w:rPr>
                <w:rFonts w:ascii="Tahoma" w:hAnsi="Tahoma" w:cs="Tahoma"/>
              </w:rPr>
              <w:t>-</w:t>
            </w:r>
          </w:p>
        </w:tc>
      </w:tr>
      <w:tr w:rsidR="00AF61B0" w:rsidRPr="00CE081D" w14:paraId="6402C81F" w14:textId="77777777" w:rsidTr="00663133">
        <w:trPr>
          <w:cantSplit/>
          <w:trHeight w:val="72"/>
          <w:tblHeader/>
        </w:trPr>
        <w:tc>
          <w:tcPr>
            <w:tcW w:w="671" w:type="pct"/>
            <w:shd w:val="clear" w:color="auto" w:fill="D9D9D9" w:themeFill="background1" w:themeFillShade="D9"/>
            <w:vAlign w:val="center"/>
          </w:tcPr>
          <w:p w14:paraId="56046E1E" w14:textId="77777777" w:rsidR="00AF61B0" w:rsidRPr="00CE081D" w:rsidRDefault="00AF61B0" w:rsidP="00663133">
            <w:pPr>
              <w:rPr>
                <w:rFonts w:ascii="Tahoma" w:hAnsi="Tahoma" w:cs="Tahoma"/>
                <w:b/>
                <w:iCs/>
              </w:rPr>
            </w:pPr>
            <w:r w:rsidRPr="00CE081D">
              <w:rPr>
                <w:rFonts w:ascii="Tahoma" w:hAnsi="Tahoma" w:cs="Tahoma"/>
                <w:b/>
                <w:iCs/>
              </w:rPr>
              <w:t>Frequency of Usage</w:t>
            </w:r>
          </w:p>
        </w:tc>
        <w:tc>
          <w:tcPr>
            <w:tcW w:w="4329" w:type="pct"/>
            <w:vAlign w:val="center"/>
          </w:tcPr>
          <w:p w14:paraId="03014D65" w14:textId="77777777" w:rsidR="00AF61B0" w:rsidRPr="00CE081D" w:rsidRDefault="00AF61B0" w:rsidP="00663133">
            <w:pPr>
              <w:spacing w:after="60"/>
              <w:contextualSpacing/>
              <w:rPr>
                <w:rFonts w:ascii="Tahoma" w:hAnsi="Tahoma" w:cs="Tahoma"/>
              </w:rPr>
            </w:pPr>
            <w:r w:rsidRPr="00CE081D">
              <w:rPr>
                <w:rFonts w:ascii="Tahoma" w:hAnsi="Tahoma" w:cs="Tahoma"/>
              </w:rPr>
              <w:t>Often</w:t>
            </w:r>
          </w:p>
        </w:tc>
      </w:tr>
      <w:tr w:rsidR="00AF61B0" w:rsidRPr="00CE081D" w14:paraId="0DF2E4AE" w14:textId="77777777" w:rsidTr="00663133">
        <w:trPr>
          <w:cantSplit/>
          <w:trHeight w:val="480"/>
          <w:tblHeader/>
        </w:trPr>
        <w:tc>
          <w:tcPr>
            <w:tcW w:w="671" w:type="pct"/>
            <w:shd w:val="clear" w:color="auto" w:fill="D9D9D9" w:themeFill="background1" w:themeFillShade="D9"/>
            <w:vAlign w:val="center"/>
          </w:tcPr>
          <w:p w14:paraId="59C44273" w14:textId="77777777" w:rsidR="00AF61B0" w:rsidRPr="00CE081D" w:rsidRDefault="00AF61B0" w:rsidP="00663133">
            <w:pPr>
              <w:rPr>
                <w:rFonts w:ascii="Tahoma" w:hAnsi="Tahoma" w:cs="Tahoma"/>
                <w:b/>
                <w:iCs/>
              </w:rPr>
            </w:pPr>
            <w:r w:rsidRPr="00CE081D">
              <w:rPr>
                <w:rFonts w:ascii="Tahoma" w:hAnsi="Tahoma" w:cs="Tahoma"/>
                <w:b/>
                <w:iCs/>
              </w:rPr>
              <w:t>Notes</w:t>
            </w:r>
          </w:p>
        </w:tc>
        <w:tc>
          <w:tcPr>
            <w:tcW w:w="4329" w:type="pct"/>
            <w:vAlign w:val="center"/>
          </w:tcPr>
          <w:p w14:paraId="593629EA" w14:textId="77777777" w:rsidR="00AF61B0" w:rsidRPr="00CE081D" w:rsidRDefault="00AF61B0" w:rsidP="00663133">
            <w:pPr>
              <w:spacing w:after="60"/>
              <w:contextualSpacing/>
              <w:rPr>
                <w:rFonts w:ascii="Tahoma" w:hAnsi="Tahoma" w:cs="Tahoma"/>
              </w:rPr>
            </w:pPr>
            <w:r w:rsidRPr="00CE081D">
              <w:rPr>
                <w:rFonts w:ascii="Tahoma" w:hAnsi="Tahoma" w:cs="Tahoma"/>
              </w:rPr>
              <w:t>-</w:t>
            </w:r>
          </w:p>
        </w:tc>
      </w:tr>
    </w:tbl>
    <w:p w14:paraId="17D6E5EE" w14:textId="45FA7177" w:rsidR="004424A2" w:rsidRPr="00CE081D" w:rsidRDefault="004424A2" w:rsidP="004424A2">
      <w:pPr>
        <w:pStyle w:val="Heading3"/>
        <w:rPr>
          <w:rFonts w:ascii="Tahoma" w:hAnsi="Tahoma" w:cs="Tahoma"/>
        </w:rPr>
      </w:pPr>
      <w:bookmarkStart w:id="105" w:name="_Toc465763585"/>
      <w:r w:rsidRPr="00CE081D">
        <w:rPr>
          <w:rFonts w:ascii="Tahoma" w:hAnsi="Tahoma" w:cs="Tahoma"/>
        </w:rPr>
        <w:t>Validate Answer</w:t>
      </w:r>
      <w:bookmarkEnd w:id="105"/>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4424A2" w:rsidRPr="00CE081D" w14:paraId="46E2853A" w14:textId="77777777" w:rsidTr="00663133">
        <w:trPr>
          <w:cantSplit/>
          <w:trHeight w:val="72"/>
          <w:tblHeader/>
        </w:trPr>
        <w:tc>
          <w:tcPr>
            <w:tcW w:w="671" w:type="pct"/>
            <w:shd w:val="clear" w:color="auto" w:fill="D9D9D9" w:themeFill="background1" w:themeFillShade="D9"/>
            <w:vAlign w:val="center"/>
          </w:tcPr>
          <w:p w14:paraId="2A3F9E13" w14:textId="77777777" w:rsidR="004424A2" w:rsidRPr="00CE081D" w:rsidRDefault="004424A2" w:rsidP="00663133">
            <w:pPr>
              <w:rPr>
                <w:rFonts w:ascii="Tahoma" w:hAnsi="Tahoma" w:cs="Tahoma"/>
                <w:b/>
                <w:iCs/>
              </w:rPr>
            </w:pPr>
            <w:r w:rsidRPr="00CE081D">
              <w:rPr>
                <w:rFonts w:ascii="Tahoma" w:hAnsi="Tahoma" w:cs="Tahoma"/>
                <w:b/>
              </w:rPr>
              <w:t>UC ID</w:t>
            </w:r>
          </w:p>
        </w:tc>
        <w:tc>
          <w:tcPr>
            <w:tcW w:w="4329" w:type="pct"/>
            <w:vAlign w:val="center"/>
          </w:tcPr>
          <w:p w14:paraId="65A004BC" w14:textId="04CA0822" w:rsidR="004424A2" w:rsidRPr="00CE081D" w:rsidRDefault="004424A2" w:rsidP="00663133">
            <w:pPr>
              <w:spacing w:after="60"/>
              <w:contextualSpacing/>
              <w:rPr>
                <w:rFonts w:ascii="Tahoma" w:hAnsi="Tahoma" w:cs="Tahoma"/>
                <w:iCs/>
              </w:rPr>
            </w:pPr>
            <w:r w:rsidRPr="00CE081D">
              <w:rPr>
                <w:rFonts w:ascii="Tahoma" w:hAnsi="Tahoma" w:cs="Tahoma"/>
                <w:iCs/>
              </w:rPr>
              <w:t>UC-2</w:t>
            </w:r>
            <w:r w:rsidR="00B53C7F" w:rsidRPr="00CE081D">
              <w:rPr>
                <w:rFonts w:ascii="Tahoma" w:hAnsi="Tahoma" w:cs="Tahoma"/>
                <w:iCs/>
              </w:rPr>
              <w:t>1</w:t>
            </w:r>
          </w:p>
        </w:tc>
      </w:tr>
      <w:tr w:rsidR="004424A2" w:rsidRPr="00CE081D" w14:paraId="5EFC545E" w14:textId="77777777" w:rsidTr="00663133">
        <w:trPr>
          <w:cantSplit/>
          <w:trHeight w:val="72"/>
          <w:tblHeader/>
        </w:trPr>
        <w:tc>
          <w:tcPr>
            <w:tcW w:w="671" w:type="pct"/>
            <w:shd w:val="clear" w:color="auto" w:fill="D9D9D9" w:themeFill="background1" w:themeFillShade="D9"/>
            <w:vAlign w:val="center"/>
          </w:tcPr>
          <w:p w14:paraId="7B1DCF3E" w14:textId="77777777" w:rsidR="004424A2" w:rsidRPr="00CE081D" w:rsidRDefault="004424A2" w:rsidP="00663133">
            <w:pPr>
              <w:rPr>
                <w:rFonts w:ascii="Tahoma" w:hAnsi="Tahoma" w:cs="Tahoma"/>
                <w:b/>
                <w:iCs/>
              </w:rPr>
            </w:pPr>
            <w:r w:rsidRPr="00CE081D">
              <w:rPr>
                <w:rFonts w:ascii="Tahoma" w:hAnsi="Tahoma" w:cs="Tahoma"/>
                <w:b/>
                <w:iCs/>
              </w:rPr>
              <w:t>Description</w:t>
            </w:r>
          </w:p>
        </w:tc>
        <w:tc>
          <w:tcPr>
            <w:tcW w:w="4329" w:type="pct"/>
            <w:vAlign w:val="center"/>
          </w:tcPr>
          <w:p w14:paraId="41A4812C" w14:textId="27BE105C" w:rsidR="004424A2" w:rsidRPr="00CE081D" w:rsidRDefault="004424A2" w:rsidP="009D0458">
            <w:pPr>
              <w:spacing w:after="60"/>
              <w:contextualSpacing/>
              <w:rPr>
                <w:rFonts w:ascii="Tahoma" w:hAnsi="Tahoma" w:cs="Tahoma"/>
              </w:rPr>
            </w:pPr>
            <w:r w:rsidRPr="00CE081D">
              <w:rPr>
                <w:rFonts w:ascii="Tahoma" w:hAnsi="Tahoma" w:cs="Tahoma"/>
              </w:rPr>
              <w:t xml:space="preserve">Use Case for </w:t>
            </w:r>
            <w:r w:rsidR="009D0458" w:rsidRPr="00CE081D">
              <w:rPr>
                <w:rFonts w:ascii="Tahoma" w:hAnsi="Tahoma" w:cs="Tahoma"/>
              </w:rPr>
              <w:t>validating</w:t>
            </w:r>
            <w:r w:rsidRPr="00CE081D">
              <w:rPr>
                <w:rFonts w:ascii="Tahoma" w:hAnsi="Tahoma" w:cs="Tahoma"/>
              </w:rPr>
              <w:t xml:space="preserve"> question</w:t>
            </w:r>
          </w:p>
        </w:tc>
      </w:tr>
      <w:tr w:rsidR="004424A2" w:rsidRPr="00CE081D" w14:paraId="1EA7CCBA" w14:textId="77777777" w:rsidTr="00663133">
        <w:trPr>
          <w:cantSplit/>
          <w:trHeight w:val="243"/>
          <w:tblHeader/>
        </w:trPr>
        <w:tc>
          <w:tcPr>
            <w:tcW w:w="671" w:type="pct"/>
            <w:shd w:val="clear" w:color="auto" w:fill="D9D9D9" w:themeFill="background1" w:themeFillShade="D9"/>
            <w:vAlign w:val="center"/>
          </w:tcPr>
          <w:p w14:paraId="113D7CC2" w14:textId="77777777" w:rsidR="004424A2" w:rsidRPr="00CE081D" w:rsidRDefault="004424A2" w:rsidP="00663133">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7EE7D373" w14:textId="0663D0E5" w:rsidR="004424A2" w:rsidRPr="00CE081D" w:rsidRDefault="004424A2" w:rsidP="00663133">
            <w:pPr>
              <w:spacing w:after="60"/>
              <w:contextualSpacing/>
              <w:rPr>
                <w:rFonts w:ascii="Tahoma" w:hAnsi="Tahoma" w:cs="Tahoma"/>
              </w:rPr>
            </w:pPr>
            <w:r w:rsidRPr="00CE081D">
              <w:rPr>
                <w:rFonts w:ascii="Tahoma" w:hAnsi="Tahoma" w:cs="Tahoma"/>
              </w:rPr>
              <w:t>FR-3</w:t>
            </w:r>
            <w:r w:rsidR="000F0024" w:rsidRPr="00CE081D">
              <w:rPr>
                <w:rFonts w:ascii="Tahoma" w:hAnsi="Tahoma" w:cs="Tahoma"/>
              </w:rPr>
              <w:t xml:space="preserve"> - The app shall has a capability to submit survey, on hold request, and message on any project with offline feature</w:t>
            </w:r>
          </w:p>
        </w:tc>
      </w:tr>
      <w:tr w:rsidR="004424A2" w:rsidRPr="00CE081D" w14:paraId="7AAD8A0F" w14:textId="77777777" w:rsidTr="00663133">
        <w:trPr>
          <w:cantSplit/>
          <w:trHeight w:val="72"/>
          <w:tblHeader/>
        </w:trPr>
        <w:tc>
          <w:tcPr>
            <w:tcW w:w="671" w:type="pct"/>
            <w:shd w:val="clear" w:color="auto" w:fill="D9D9D9" w:themeFill="background1" w:themeFillShade="D9"/>
            <w:vAlign w:val="center"/>
          </w:tcPr>
          <w:p w14:paraId="2665CF6B" w14:textId="77777777" w:rsidR="004424A2" w:rsidRPr="00CE081D" w:rsidRDefault="004424A2" w:rsidP="00663133">
            <w:pPr>
              <w:rPr>
                <w:rFonts w:ascii="Tahoma" w:hAnsi="Tahoma" w:cs="Tahoma"/>
                <w:b/>
                <w:iCs/>
              </w:rPr>
            </w:pPr>
            <w:r w:rsidRPr="00CE081D">
              <w:rPr>
                <w:rFonts w:ascii="Tahoma" w:hAnsi="Tahoma" w:cs="Tahoma"/>
                <w:b/>
                <w:iCs/>
              </w:rPr>
              <w:t>Actor</w:t>
            </w:r>
          </w:p>
        </w:tc>
        <w:tc>
          <w:tcPr>
            <w:tcW w:w="4329" w:type="pct"/>
            <w:vAlign w:val="center"/>
          </w:tcPr>
          <w:p w14:paraId="2AD2F92A" w14:textId="77777777" w:rsidR="004424A2" w:rsidRPr="00CE081D" w:rsidRDefault="004424A2" w:rsidP="00663133">
            <w:pPr>
              <w:spacing w:after="60"/>
              <w:contextualSpacing/>
              <w:rPr>
                <w:rFonts w:ascii="Tahoma" w:hAnsi="Tahoma" w:cs="Tahoma"/>
              </w:rPr>
            </w:pPr>
            <w:r w:rsidRPr="00CE081D">
              <w:rPr>
                <w:rFonts w:ascii="Tahoma" w:hAnsi="Tahoma" w:cs="Tahoma"/>
              </w:rPr>
              <w:t>User</w:t>
            </w:r>
          </w:p>
        </w:tc>
      </w:tr>
      <w:tr w:rsidR="004424A2" w:rsidRPr="00CE081D" w14:paraId="48C4BAC5" w14:textId="77777777" w:rsidTr="00663133">
        <w:trPr>
          <w:cantSplit/>
          <w:trHeight w:val="550"/>
          <w:tblHeader/>
        </w:trPr>
        <w:tc>
          <w:tcPr>
            <w:tcW w:w="671" w:type="pct"/>
            <w:shd w:val="clear" w:color="auto" w:fill="D9D9D9" w:themeFill="background1" w:themeFillShade="D9"/>
            <w:vAlign w:val="center"/>
          </w:tcPr>
          <w:p w14:paraId="6E965E6D" w14:textId="77777777" w:rsidR="004424A2" w:rsidRPr="00CE081D" w:rsidRDefault="004424A2" w:rsidP="00663133">
            <w:pPr>
              <w:rPr>
                <w:rFonts w:ascii="Tahoma" w:hAnsi="Tahoma" w:cs="Tahoma"/>
                <w:b/>
                <w:iCs/>
              </w:rPr>
            </w:pPr>
            <w:r w:rsidRPr="00CE081D">
              <w:rPr>
                <w:rFonts w:ascii="Tahoma" w:hAnsi="Tahoma" w:cs="Tahoma"/>
                <w:b/>
                <w:iCs/>
              </w:rPr>
              <w:t>Pre-Condition</w:t>
            </w:r>
          </w:p>
        </w:tc>
        <w:tc>
          <w:tcPr>
            <w:tcW w:w="4329" w:type="pct"/>
            <w:vAlign w:val="center"/>
          </w:tcPr>
          <w:p w14:paraId="19B17AE7" w14:textId="6831E79A" w:rsidR="004424A2" w:rsidRPr="00CE081D" w:rsidRDefault="004424A2" w:rsidP="00663133">
            <w:pPr>
              <w:spacing w:after="60"/>
              <w:contextualSpacing/>
              <w:rPr>
                <w:rFonts w:ascii="Tahoma" w:hAnsi="Tahoma" w:cs="Tahoma"/>
              </w:rPr>
            </w:pPr>
            <w:r w:rsidRPr="00CE081D">
              <w:rPr>
                <w:rFonts w:ascii="Tahoma" w:hAnsi="Tahoma" w:cs="Tahoma"/>
              </w:rPr>
              <w:t>User has passed UC-</w:t>
            </w:r>
            <w:r w:rsidR="00B53C7F" w:rsidRPr="00CE081D">
              <w:rPr>
                <w:rFonts w:ascii="Tahoma" w:hAnsi="Tahoma" w:cs="Tahoma"/>
              </w:rPr>
              <w:t>19</w:t>
            </w:r>
          </w:p>
        </w:tc>
      </w:tr>
      <w:tr w:rsidR="004424A2" w:rsidRPr="00CE081D" w14:paraId="4EEC13D6" w14:textId="77777777" w:rsidTr="00663133">
        <w:trPr>
          <w:cantSplit/>
          <w:trHeight w:val="72"/>
          <w:tblHeader/>
        </w:trPr>
        <w:tc>
          <w:tcPr>
            <w:tcW w:w="671" w:type="pct"/>
            <w:shd w:val="clear" w:color="auto" w:fill="D9D9D9" w:themeFill="background1" w:themeFillShade="D9"/>
            <w:vAlign w:val="center"/>
          </w:tcPr>
          <w:p w14:paraId="3E3E0304" w14:textId="77777777" w:rsidR="004424A2" w:rsidRPr="00CE081D" w:rsidRDefault="004424A2" w:rsidP="00663133">
            <w:pPr>
              <w:rPr>
                <w:rFonts w:ascii="Tahoma" w:hAnsi="Tahoma" w:cs="Tahoma"/>
                <w:b/>
                <w:iCs/>
              </w:rPr>
            </w:pPr>
            <w:r w:rsidRPr="00CE081D">
              <w:rPr>
                <w:rFonts w:ascii="Tahoma" w:hAnsi="Tahoma" w:cs="Tahoma"/>
                <w:b/>
                <w:iCs/>
              </w:rPr>
              <w:t>Trigger</w:t>
            </w:r>
          </w:p>
        </w:tc>
        <w:tc>
          <w:tcPr>
            <w:tcW w:w="4329" w:type="pct"/>
            <w:vAlign w:val="center"/>
          </w:tcPr>
          <w:p w14:paraId="6C06760F" w14:textId="0117A251" w:rsidR="004424A2" w:rsidRPr="00CE081D" w:rsidRDefault="009D0458" w:rsidP="009D0458">
            <w:pPr>
              <w:spacing w:after="60"/>
              <w:contextualSpacing/>
              <w:rPr>
                <w:rFonts w:ascii="Tahoma" w:hAnsi="Tahoma" w:cs="Tahoma"/>
              </w:rPr>
            </w:pPr>
            <w:r w:rsidRPr="00CE081D">
              <w:rPr>
                <w:rFonts w:ascii="Tahoma" w:hAnsi="Tahoma" w:cs="Tahoma"/>
              </w:rPr>
              <w:t>User leave question page</w:t>
            </w:r>
          </w:p>
        </w:tc>
      </w:tr>
      <w:tr w:rsidR="004424A2" w:rsidRPr="00CE081D" w14:paraId="59EFA82D" w14:textId="77777777" w:rsidTr="00663133">
        <w:trPr>
          <w:cantSplit/>
          <w:trHeight w:val="72"/>
          <w:tblHeader/>
        </w:trPr>
        <w:tc>
          <w:tcPr>
            <w:tcW w:w="671" w:type="pct"/>
            <w:shd w:val="clear" w:color="auto" w:fill="D9D9D9" w:themeFill="background1" w:themeFillShade="D9"/>
            <w:vAlign w:val="center"/>
          </w:tcPr>
          <w:p w14:paraId="51C1D248" w14:textId="77777777" w:rsidR="004424A2" w:rsidRPr="00CE081D" w:rsidRDefault="004424A2" w:rsidP="00663133">
            <w:pPr>
              <w:rPr>
                <w:rFonts w:ascii="Tahoma" w:hAnsi="Tahoma" w:cs="Tahoma"/>
                <w:b/>
                <w:iCs/>
              </w:rPr>
            </w:pPr>
            <w:r w:rsidRPr="00CE081D">
              <w:rPr>
                <w:rFonts w:ascii="Tahoma" w:hAnsi="Tahoma" w:cs="Tahoma"/>
                <w:b/>
                <w:iCs/>
              </w:rPr>
              <w:t>Normal Scenarios</w:t>
            </w:r>
          </w:p>
        </w:tc>
        <w:tc>
          <w:tcPr>
            <w:tcW w:w="4329" w:type="pct"/>
            <w:vAlign w:val="center"/>
          </w:tcPr>
          <w:p w14:paraId="4CFC584B" w14:textId="77777777" w:rsidR="004424A2" w:rsidRPr="00CE081D" w:rsidRDefault="009D0458" w:rsidP="00362901">
            <w:pPr>
              <w:pStyle w:val="UseCase1"/>
              <w:numPr>
                <w:ilvl w:val="0"/>
                <w:numId w:val="37"/>
              </w:numPr>
              <w:ind w:left="383"/>
              <w:rPr>
                <w:rFonts w:ascii="Tahoma" w:hAnsi="Tahoma" w:cs="Tahoma"/>
                <w:b w:val="0"/>
                <w:sz w:val="20"/>
                <w:szCs w:val="20"/>
              </w:rPr>
            </w:pPr>
            <w:r w:rsidRPr="00CE081D">
              <w:rPr>
                <w:rFonts w:ascii="Tahoma" w:hAnsi="Tahoma" w:cs="Tahoma"/>
                <w:b w:val="0"/>
                <w:sz w:val="20"/>
                <w:szCs w:val="20"/>
              </w:rPr>
              <w:t>Application will validate all questions</w:t>
            </w:r>
          </w:p>
          <w:p w14:paraId="391E4952" w14:textId="545826D7" w:rsidR="009D0458" w:rsidRPr="00CE081D" w:rsidRDefault="00C049F2" w:rsidP="00362901">
            <w:pPr>
              <w:pStyle w:val="UseCase1"/>
              <w:numPr>
                <w:ilvl w:val="0"/>
                <w:numId w:val="37"/>
              </w:numPr>
              <w:ind w:left="383"/>
              <w:rPr>
                <w:rFonts w:ascii="Tahoma" w:hAnsi="Tahoma" w:cs="Tahoma"/>
                <w:b w:val="0"/>
                <w:sz w:val="20"/>
                <w:szCs w:val="20"/>
              </w:rPr>
            </w:pPr>
            <w:r w:rsidRPr="00CE081D">
              <w:rPr>
                <w:rFonts w:ascii="Tahoma" w:hAnsi="Tahoma" w:cs="Tahoma"/>
                <w:b w:val="0"/>
                <w:sz w:val="20"/>
                <w:szCs w:val="20"/>
              </w:rPr>
              <w:t>If any error occurred, application will show the number of errors</w:t>
            </w:r>
          </w:p>
        </w:tc>
      </w:tr>
      <w:tr w:rsidR="004424A2" w:rsidRPr="00CE081D" w14:paraId="48826D87" w14:textId="77777777" w:rsidTr="00663133">
        <w:trPr>
          <w:cantSplit/>
          <w:trHeight w:val="480"/>
          <w:tblHeader/>
        </w:trPr>
        <w:tc>
          <w:tcPr>
            <w:tcW w:w="671" w:type="pct"/>
            <w:shd w:val="clear" w:color="auto" w:fill="D9D9D9" w:themeFill="background1" w:themeFillShade="D9"/>
            <w:vAlign w:val="center"/>
          </w:tcPr>
          <w:p w14:paraId="5A13BAEF" w14:textId="07D407A2" w:rsidR="004424A2" w:rsidRPr="00CE081D" w:rsidRDefault="004424A2" w:rsidP="00663133">
            <w:pPr>
              <w:rPr>
                <w:rFonts w:ascii="Tahoma" w:hAnsi="Tahoma" w:cs="Tahoma"/>
                <w:b/>
                <w:iCs/>
              </w:rPr>
            </w:pPr>
            <w:r w:rsidRPr="00CE081D">
              <w:rPr>
                <w:rFonts w:ascii="Tahoma" w:hAnsi="Tahoma" w:cs="Tahoma"/>
                <w:b/>
                <w:iCs/>
              </w:rPr>
              <w:t>UI Validation</w:t>
            </w:r>
          </w:p>
        </w:tc>
        <w:tc>
          <w:tcPr>
            <w:tcW w:w="4329" w:type="pct"/>
            <w:vAlign w:val="center"/>
          </w:tcPr>
          <w:p w14:paraId="41F754F1" w14:textId="77777777" w:rsidR="004424A2" w:rsidRPr="00CE081D" w:rsidRDefault="004424A2" w:rsidP="00663133">
            <w:pPr>
              <w:spacing w:after="60"/>
              <w:contextualSpacing/>
              <w:rPr>
                <w:rFonts w:ascii="Tahoma" w:hAnsi="Tahoma" w:cs="Tahoma"/>
              </w:rPr>
            </w:pPr>
            <w:r w:rsidRPr="00CE081D">
              <w:rPr>
                <w:rFonts w:ascii="Tahoma" w:hAnsi="Tahoma" w:cs="Tahoma"/>
              </w:rPr>
              <w:t>-</w:t>
            </w:r>
          </w:p>
        </w:tc>
      </w:tr>
      <w:tr w:rsidR="004424A2" w:rsidRPr="00CE081D" w14:paraId="40DA26C3" w14:textId="77777777" w:rsidTr="00663133">
        <w:trPr>
          <w:cantSplit/>
          <w:trHeight w:val="72"/>
          <w:tblHeader/>
        </w:trPr>
        <w:tc>
          <w:tcPr>
            <w:tcW w:w="671" w:type="pct"/>
            <w:shd w:val="clear" w:color="auto" w:fill="D9D9D9" w:themeFill="background1" w:themeFillShade="D9"/>
            <w:vAlign w:val="center"/>
          </w:tcPr>
          <w:p w14:paraId="4EB0B4ED" w14:textId="77777777" w:rsidR="004424A2" w:rsidRPr="00CE081D" w:rsidRDefault="004424A2" w:rsidP="00663133">
            <w:pPr>
              <w:rPr>
                <w:rFonts w:ascii="Tahoma" w:hAnsi="Tahoma" w:cs="Tahoma"/>
                <w:b/>
                <w:iCs/>
              </w:rPr>
            </w:pPr>
            <w:r w:rsidRPr="00CE081D">
              <w:rPr>
                <w:rFonts w:ascii="Tahoma" w:hAnsi="Tahoma" w:cs="Tahoma"/>
                <w:b/>
                <w:iCs/>
              </w:rPr>
              <w:t>Business Rules</w:t>
            </w:r>
          </w:p>
        </w:tc>
        <w:tc>
          <w:tcPr>
            <w:tcW w:w="4329" w:type="pct"/>
            <w:vAlign w:val="center"/>
          </w:tcPr>
          <w:p w14:paraId="06C4A427" w14:textId="5C554CDE" w:rsidR="004424A2" w:rsidRPr="00CE081D" w:rsidRDefault="00C049F2" w:rsidP="00362901">
            <w:pPr>
              <w:pStyle w:val="ListParagraph"/>
              <w:numPr>
                <w:ilvl w:val="0"/>
                <w:numId w:val="38"/>
              </w:numPr>
              <w:spacing w:after="60"/>
              <w:ind w:left="383"/>
              <w:contextualSpacing/>
              <w:rPr>
                <w:rFonts w:ascii="Tahoma" w:hAnsi="Tahoma" w:cs="Tahoma"/>
              </w:rPr>
            </w:pPr>
            <w:r w:rsidRPr="00CE081D">
              <w:rPr>
                <w:rFonts w:ascii="Tahoma" w:hAnsi="Tahoma" w:cs="Tahoma"/>
              </w:rPr>
              <w:t>Application search for mandatory question that hasn’t filled yet</w:t>
            </w:r>
          </w:p>
        </w:tc>
      </w:tr>
      <w:tr w:rsidR="004424A2" w:rsidRPr="00CE081D" w14:paraId="0D798517" w14:textId="77777777" w:rsidTr="00663133">
        <w:trPr>
          <w:cantSplit/>
          <w:trHeight w:val="72"/>
          <w:tblHeader/>
        </w:trPr>
        <w:tc>
          <w:tcPr>
            <w:tcW w:w="671" w:type="pct"/>
            <w:shd w:val="clear" w:color="auto" w:fill="D9D9D9" w:themeFill="background1" w:themeFillShade="D9"/>
            <w:vAlign w:val="center"/>
          </w:tcPr>
          <w:p w14:paraId="0C0DE255" w14:textId="77777777" w:rsidR="004424A2" w:rsidRPr="00CE081D" w:rsidRDefault="004424A2" w:rsidP="00663133">
            <w:pPr>
              <w:rPr>
                <w:rFonts w:ascii="Tahoma" w:hAnsi="Tahoma" w:cs="Tahoma"/>
                <w:b/>
                <w:iCs/>
              </w:rPr>
            </w:pPr>
            <w:r w:rsidRPr="00CE081D">
              <w:rPr>
                <w:rFonts w:ascii="Tahoma" w:hAnsi="Tahoma" w:cs="Tahoma"/>
                <w:b/>
                <w:iCs/>
              </w:rPr>
              <w:t>Success Result</w:t>
            </w:r>
          </w:p>
        </w:tc>
        <w:tc>
          <w:tcPr>
            <w:tcW w:w="4329" w:type="pct"/>
            <w:vAlign w:val="center"/>
          </w:tcPr>
          <w:p w14:paraId="0BB0820B" w14:textId="7FDC19E8" w:rsidR="004424A2" w:rsidRPr="00CE081D" w:rsidRDefault="00C049F2" w:rsidP="00663133">
            <w:pPr>
              <w:spacing w:after="60"/>
              <w:contextualSpacing/>
              <w:rPr>
                <w:rFonts w:ascii="Tahoma" w:hAnsi="Tahoma" w:cs="Tahoma"/>
              </w:rPr>
            </w:pPr>
            <w:r w:rsidRPr="00CE081D">
              <w:rPr>
                <w:rFonts w:ascii="Tahoma" w:hAnsi="Tahoma" w:cs="Tahoma"/>
              </w:rPr>
              <w:t>Application will back to survey summary page</w:t>
            </w:r>
          </w:p>
        </w:tc>
      </w:tr>
      <w:tr w:rsidR="004424A2" w:rsidRPr="00CE081D" w14:paraId="54427E08" w14:textId="77777777" w:rsidTr="00663133">
        <w:trPr>
          <w:cantSplit/>
          <w:trHeight w:val="522"/>
          <w:tblHeader/>
        </w:trPr>
        <w:tc>
          <w:tcPr>
            <w:tcW w:w="671" w:type="pct"/>
            <w:shd w:val="clear" w:color="auto" w:fill="D9D9D9" w:themeFill="background1" w:themeFillShade="D9"/>
            <w:vAlign w:val="center"/>
          </w:tcPr>
          <w:p w14:paraId="09F37377" w14:textId="77777777" w:rsidR="004424A2" w:rsidRPr="00CE081D" w:rsidRDefault="004424A2" w:rsidP="00663133">
            <w:pPr>
              <w:rPr>
                <w:rFonts w:ascii="Tahoma" w:hAnsi="Tahoma" w:cs="Tahoma"/>
                <w:b/>
                <w:iCs/>
              </w:rPr>
            </w:pPr>
            <w:r w:rsidRPr="00CE081D">
              <w:rPr>
                <w:rFonts w:ascii="Tahoma" w:hAnsi="Tahoma" w:cs="Tahoma"/>
                <w:b/>
                <w:iCs/>
              </w:rPr>
              <w:t>Minimal Result</w:t>
            </w:r>
          </w:p>
        </w:tc>
        <w:tc>
          <w:tcPr>
            <w:tcW w:w="4329" w:type="pct"/>
            <w:vAlign w:val="center"/>
          </w:tcPr>
          <w:p w14:paraId="5BA140DE" w14:textId="77777777" w:rsidR="004424A2" w:rsidRPr="00CE081D" w:rsidRDefault="004424A2" w:rsidP="00663133">
            <w:pPr>
              <w:spacing w:after="60"/>
              <w:contextualSpacing/>
              <w:rPr>
                <w:rFonts w:ascii="Tahoma" w:hAnsi="Tahoma" w:cs="Tahoma"/>
              </w:rPr>
            </w:pPr>
            <w:r w:rsidRPr="00CE081D">
              <w:rPr>
                <w:rFonts w:ascii="Tahoma" w:hAnsi="Tahoma" w:cs="Tahoma"/>
              </w:rPr>
              <w:t>-</w:t>
            </w:r>
          </w:p>
        </w:tc>
      </w:tr>
      <w:tr w:rsidR="004424A2" w:rsidRPr="00CE081D" w14:paraId="7ED1A167" w14:textId="77777777" w:rsidTr="00663133">
        <w:trPr>
          <w:cantSplit/>
          <w:trHeight w:val="72"/>
          <w:tblHeader/>
        </w:trPr>
        <w:tc>
          <w:tcPr>
            <w:tcW w:w="671" w:type="pct"/>
            <w:shd w:val="clear" w:color="auto" w:fill="D9D9D9" w:themeFill="background1" w:themeFillShade="D9"/>
            <w:vAlign w:val="center"/>
          </w:tcPr>
          <w:p w14:paraId="15E9DCA4" w14:textId="77777777" w:rsidR="004424A2" w:rsidRPr="00CE081D" w:rsidRDefault="004424A2" w:rsidP="00663133">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47C229FD" w14:textId="77777777" w:rsidR="004424A2" w:rsidRPr="00CE081D" w:rsidRDefault="004424A2" w:rsidP="00663133">
            <w:pPr>
              <w:spacing w:after="60"/>
              <w:contextualSpacing/>
              <w:rPr>
                <w:rFonts w:ascii="Tahoma" w:hAnsi="Tahoma" w:cs="Tahoma"/>
              </w:rPr>
            </w:pPr>
            <w:r w:rsidRPr="00CE081D">
              <w:rPr>
                <w:rFonts w:ascii="Tahoma" w:hAnsi="Tahoma" w:cs="Tahoma"/>
              </w:rPr>
              <w:t>-</w:t>
            </w:r>
          </w:p>
        </w:tc>
      </w:tr>
      <w:tr w:rsidR="004424A2" w:rsidRPr="00CE081D" w14:paraId="6F24D37A" w14:textId="77777777" w:rsidTr="00663133">
        <w:trPr>
          <w:cantSplit/>
          <w:trHeight w:val="72"/>
          <w:tblHeader/>
        </w:trPr>
        <w:tc>
          <w:tcPr>
            <w:tcW w:w="671" w:type="pct"/>
            <w:shd w:val="clear" w:color="auto" w:fill="D9D9D9" w:themeFill="background1" w:themeFillShade="D9"/>
            <w:vAlign w:val="center"/>
          </w:tcPr>
          <w:p w14:paraId="4B29EC18" w14:textId="77777777" w:rsidR="004424A2" w:rsidRPr="00CE081D" w:rsidRDefault="004424A2" w:rsidP="00663133">
            <w:pPr>
              <w:rPr>
                <w:rFonts w:ascii="Tahoma" w:hAnsi="Tahoma" w:cs="Tahoma"/>
                <w:b/>
                <w:iCs/>
              </w:rPr>
            </w:pPr>
            <w:r w:rsidRPr="00CE081D">
              <w:rPr>
                <w:rFonts w:ascii="Tahoma" w:hAnsi="Tahoma" w:cs="Tahoma"/>
                <w:b/>
                <w:iCs/>
              </w:rPr>
              <w:lastRenderedPageBreak/>
              <w:t>UI Image</w:t>
            </w:r>
          </w:p>
        </w:tc>
        <w:tc>
          <w:tcPr>
            <w:tcW w:w="4329" w:type="pct"/>
            <w:vAlign w:val="center"/>
          </w:tcPr>
          <w:p w14:paraId="22534257" w14:textId="59D818C8" w:rsidR="004424A2" w:rsidRPr="00CE081D" w:rsidRDefault="00D60259" w:rsidP="00C049F2">
            <w:pPr>
              <w:spacing w:after="60"/>
              <w:contextualSpacing/>
              <w:jc w:val="center"/>
              <w:rPr>
                <w:rFonts w:ascii="Tahoma" w:hAnsi="Tahoma" w:cs="Tahoma"/>
              </w:rPr>
            </w:pPr>
            <w:r w:rsidRPr="00CE081D">
              <w:rPr>
                <w:rFonts w:ascii="Tahoma" w:hAnsi="Tahoma" w:cs="Tahoma"/>
                <w:noProof/>
              </w:rPr>
              <w:drawing>
                <wp:inline distT="0" distB="0" distL="0" distR="0" wp14:anchorId="523B9E6D" wp14:editId="1FB8479B">
                  <wp:extent cx="2025000" cy="3600000"/>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25000" cy="3600000"/>
                          </a:xfrm>
                          <a:prstGeom prst="rect">
                            <a:avLst/>
                          </a:prstGeom>
                        </pic:spPr>
                      </pic:pic>
                    </a:graphicData>
                  </a:graphic>
                </wp:inline>
              </w:drawing>
            </w:r>
          </w:p>
        </w:tc>
      </w:tr>
      <w:tr w:rsidR="004424A2" w:rsidRPr="00CE081D" w14:paraId="7539D3CD" w14:textId="77777777" w:rsidTr="00663133">
        <w:trPr>
          <w:cantSplit/>
          <w:trHeight w:val="72"/>
          <w:tblHeader/>
        </w:trPr>
        <w:tc>
          <w:tcPr>
            <w:tcW w:w="671" w:type="pct"/>
            <w:shd w:val="clear" w:color="auto" w:fill="D9D9D9" w:themeFill="background1" w:themeFillShade="D9"/>
            <w:vAlign w:val="center"/>
          </w:tcPr>
          <w:p w14:paraId="72D1E149" w14:textId="77777777" w:rsidR="004424A2" w:rsidRPr="00CE081D" w:rsidRDefault="004424A2" w:rsidP="00663133">
            <w:pPr>
              <w:rPr>
                <w:rFonts w:ascii="Tahoma" w:hAnsi="Tahoma" w:cs="Tahoma"/>
                <w:b/>
                <w:iCs/>
              </w:rPr>
            </w:pPr>
            <w:r w:rsidRPr="00CE081D">
              <w:rPr>
                <w:rFonts w:ascii="Tahoma" w:hAnsi="Tahoma" w:cs="Tahoma"/>
                <w:b/>
                <w:iCs/>
              </w:rPr>
              <w:t>Frequency of Usage</w:t>
            </w:r>
          </w:p>
        </w:tc>
        <w:tc>
          <w:tcPr>
            <w:tcW w:w="4329" w:type="pct"/>
            <w:vAlign w:val="center"/>
          </w:tcPr>
          <w:p w14:paraId="78BC91FF" w14:textId="77777777" w:rsidR="004424A2" w:rsidRPr="00CE081D" w:rsidRDefault="004424A2" w:rsidP="00663133">
            <w:pPr>
              <w:spacing w:after="60"/>
              <w:contextualSpacing/>
              <w:rPr>
                <w:rFonts w:ascii="Tahoma" w:hAnsi="Tahoma" w:cs="Tahoma"/>
              </w:rPr>
            </w:pPr>
            <w:r w:rsidRPr="00CE081D">
              <w:rPr>
                <w:rFonts w:ascii="Tahoma" w:hAnsi="Tahoma" w:cs="Tahoma"/>
              </w:rPr>
              <w:t>Often</w:t>
            </w:r>
          </w:p>
        </w:tc>
      </w:tr>
      <w:tr w:rsidR="004424A2" w:rsidRPr="00CE081D" w14:paraId="6501E52B" w14:textId="77777777" w:rsidTr="00663133">
        <w:trPr>
          <w:cantSplit/>
          <w:trHeight w:val="480"/>
          <w:tblHeader/>
        </w:trPr>
        <w:tc>
          <w:tcPr>
            <w:tcW w:w="671" w:type="pct"/>
            <w:shd w:val="clear" w:color="auto" w:fill="D9D9D9" w:themeFill="background1" w:themeFillShade="D9"/>
            <w:vAlign w:val="center"/>
          </w:tcPr>
          <w:p w14:paraId="467F5C87" w14:textId="77777777" w:rsidR="004424A2" w:rsidRPr="00CE081D" w:rsidRDefault="004424A2" w:rsidP="00663133">
            <w:pPr>
              <w:rPr>
                <w:rFonts w:ascii="Tahoma" w:hAnsi="Tahoma" w:cs="Tahoma"/>
                <w:b/>
                <w:iCs/>
              </w:rPr>
            </w:pPr>
            <w:r w:rsidRPr="00CE081D">
              <w:rPr>
                <w:rFonts w:ascii="Tahoma" w:hAnsi="Tahoma" w:cs="Tahoma"/>
                <w:b/>
                <w:iCs/>
              </w:rPr>
              <w:t>Notes</w:t>
            </w:r>
          </w:p>
        </w:tc>
        <w:tc>
          <w:tcPr>
            <w:tcW w:w="4329" w:type="pct"/>
            <w:vAlign w:val="center"/>
          </w:tcPr>
          <w:p w14:paraId="1F0D8707" w14:textId="77777777" w:rsidR="004424A2" w:rsidRPr="00CE081D" w:rsidRDefault="004424A2" w:rsidP="00663133">
            <w:pPr>
              <w:spacing w:after="60"/>
              <w:contextualSpacing/>
              <w:rPr>
                <w:rFonts w:ascii="Tahoma" w:hAnsi="Tahoma" w:cs="Tahoma"/>
              </w:rPr>
            </w:pPr>
            <w:r w:rsidRPr="00CE081D">
              <w:rPr>
                <w:rFonts w:ascii="Tahoma" w:hAnsi="Tahoma" w:cs="Tahoma"/>
              </w:rPr>
              <w:t>-</w:t>
            </w:r>
          </w:p>
        </w:tc>
      </w:tr>
    </w:tbl>
    <w:p w14:paraId="0F8D652A" w14:textId="1E6B7573" w:rsidR="00DE66F0" w:rsidRPr="00CE081D" w:rsidRDefault="00DE66F0" w:rsidP="00DE66F0">
      <w:pPr>
        <w:pStyle w:val="Heading3"/>
        <w:rPr>
          <w:rFonts w:ascii="Tahoma" w:hAnsi="Tahoma" w:cs="Tahoma"/>
        </w:rPr>
      </w:pPr>
      <w:bookmarkStart w:id="106" w:name="_Toc465763586"/>
      <w:r w:rsidRPr="00CE081D">
        <w:rPr>
          <w:rFonts w:ascii="Tahoma" w:hAnsi="Tahoma" w:cs="Tahoma"/>
        </w:rPr>
        <w:t>Jump to Error Question</w:t>
      </w:r>
      <w:bookmarkEnd w:id="106"/>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DE66F0" w:rsidRPr="00CE081D" w14:paraId="424A1003" w14:textId="77777777" w:rsidTr="00663133">
        <w:trPr>
          <w:cantSplit/>
          <w:trHeight w:val="72"/>
          <w:tblHeader/>
        </w:trPr>
        <w:tc>
          <w:tcPr>
            <w:tcW w:w="671" w:type="pct"/>
            <w:shd w:val="clear" w:color="auto" w:fill="D9D9D9" w:themeFill="background1" w:themeFillShade="D9"/>
            <w:vAlign w:val="center"/>
          </w:tcPr>
          <w:p w14:paraId="3E6EA9E4" w14:textId="77777777" w:rsidR="00DE66F0" w:rsidRPr="00CE081D" w:rsidRDefault="00DE66F0" w:rsidP="00663133">
            <w:pPr>
              <w:rPr>
                <w:rFonts w:ascii="Tahoma" w:hAnsi="Tahoma" w:cs="Tahoma"/>
                <w:b/>
                <w:iCs/>
              </w:rPr>
            </w:pPr>
            <w:r w:rsidRPr="00CE081D">
              <w:rPr>
                <w:rFonts w:ascii="Tahoma" w:hAnsi="Tahoma" w:cs="Tahoma"/>
                <w:b/>
              </w:rPr>
              <w:t>UC ID</w:t>
            </w:r>
          </w:p>
        </w:tc>
        <w:tc>
          <w:tcPr>
            <w:tcW w:w="4329" w:type="pct"/>
            <w:vAlign w:val="center"/>
          </w:tcPr>
          <w:p w14:paraId="36785B0F" w14:textId="4D055E58" w:rsidR="00DE66F0" w:rsidRPr="00CE081D" w:rsidRDefault="00DE66F0" w:rsidP="00663133">
            <w:pPr>
              <w:spacing w:after="60"/>
              <w:contextualSpacing/>
              <w:rPr>
                <w:rFonts w:ascii="Tahoma" w:hAnsi="Tahoma" w:cs="Tahoma"/>
                <w:iCs/>
              </w:rPr>
            </w:pPr>
            <w:r w:rsidRPr="00CE081D">
              <w:rPr>
                <w:rFonts w:ascii="Tahoma" w:hAnsi="Tahoma" w:cs="Tahoma"/>
                <w:iCs/>
              </w:rPr>
              <w:t>UC-2</w:t>
            </w:r>
            <w:r w:rsidR="00B53C7F" w:rsidRPr="00CE081D">
              <w:rPr>
                <w:rFonts w:ascii="Tahoma" w:hAnsi="Tahoma" w:cs="Tahoma"/>
                <w:iCs/>
              </w:rPr>
              <w:t>2</w:t>
            </w:r>
          </w:p>
        </w:tc>
      </w:tr>
      <w:tr w:rsidR="00DE66F0" w:rsidRPr="00CE081D" w14:paraId="1182535A" w14:textId="77777777" w:rsidTr="00663133">
        <w:trPr>
          <w:cantSplit/>
          <w:trHeight w:val="72"/>
          <w:tblHeader/>
        </w:trPr>
        <w:tc>
          <w:tcPr>
            <w:tcW w:w="671" w:type="pct"/>
            <w:shd w:val="clear" w:color="auto" w:fill="D9D9D9" w:themeFill="background1" w:themeFillShade="D9"/>
            <w:vAlign w:val="center"/>
          </w:tcPr>
          <w:p w14:paraId="2E551A75" w14:textId="77777777" w:rsidR="00DE66F0" w:rsidRPr="00CE081D" w:rsidRDefault="00DE66F0" w:rsidP="00663133">
            <w:pPr>
              <w:rPr>
                <w:rFonts w:ascii="Tahoma" w:hAnsi="Tahoma" w:cs="Tahoma"/>
                <w:b/>
                <w:iCs/>
              </w:rPr>
            </w:pPr>
            <w:r w:rsidRPr="00CE081D">
              <w:rPr>
                <w:rFonts w:ascii="Tahoma" w:hAnsi="Tahoma" w:cs="Tahoma"/>
                <w:b/>
                <w:iCs/>
              </w:rPr>
              <w:t>Description</w:t>
            </w:r>
          </w:p>
        </w:tc>
        <w:tc>
          <w:tcPr>
            <w:tcW w:w="4329" w:type="pct"/>
            <w:vAlign w:val="center"/>
          </w:tcPr>
          <w:p w14:paraId="11E4CC67" w14:textId="6D0FF2AA" w:rsidR="00DE66F0" w:rsidRPr="00CE081D" w:rsidRDefault="00DE66F0" w:rsidP="00DE66F0">
            <w:pPr>
              <w:spacing w:after="60"/>
              <w:contextualSpacing/>
              <w:rPr>
                <w:rFonts w:ascii="Tahoma" w:hAnsi="Tahoma" w:cs="Tahoma"/>
              </w:rPr>
            </w:pPr>
            <w:r w:rsidRPr="00CE081D">
              <w:rPr>
                <w:rFonts w:ascii="Tahoma" w:hAnsi="Tahoma" w:cs="Tahoma"/>
              </w:rPr>
              <w:t>Use Case for jump to error question</w:t>
            </w:r>
          </w:p>
        </w:tc>
      </w:tr>
      <w:tr w:rsidR="00DE66F0" w:rsidRPr="00CE081D" w14:paraId="05FBE56F" w14:textId="77777777" w:rsidTr="00663133">
        <w:trPr>
          <w:cantSplit/>
          <w:trHeight w:val="243"/>
          <w:tblHeader/>
        </w:trPr>
        <w:tc>
          <w:tcPr>
            <w:tcW w:w="671" w:type="pct"/>
            <w:shd w:val="clear" w:color="auto" w:fill="D9D9D9" w:themeFill="background1" w:themeFillShade="D9"/>
            <w:vAlign w:val="center"/>
          </w:tcPr>
          <w:p w14:paraId="4FC4658F" w14:textId="77777777" w:rsidR="00DE66F0" w:rsidRPr="00CE081D" w:rsidRDefault="00DE66F0" w:rsidP="00663133">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3C78EBD4" w14:textId="58BBCD12" w:rsidR="00DE66F0" w:rsidRPr="00CE081D" w:rsidRDefault="00DE66F0" w:rsidP="00663133">
            <w:pPr>
              <w:spacing w:after="60"/>
              <w:contextualSpacing/>
              <w:rPr>
                <w:rFonts w:ascii="Tahoma" w:hAnsi="Tahoma" w:cs="Tahoma"/>
              </w:rPr>
            </w:pPr>
            <w:r w:rsidRPr="00CE081D">
              <w:rPr>
                <w:rFonts w:ascii="Tahoma" w:hAnsi="Tahoma" w:cs="Tahoma"/>
              </w:rPr>
              <w:t>FR-3</w:t>
            </w:r>
            <w:r w:rsidR="000F0024" w:rsidRPr="00CE081D">
              <w:rPr>
                <w:rFonts w:ascii="Tahoma" w:hAnsi="Tahoma" w:cs="Tahoma"/>
              </w:rPr>
              <w:t xml:space="preserve"> - The app shall has a capability to submit survey, on hold request, and message on any project with offline feature</w:t>
            </w:r>
          </w:p>
        </w:tc>
      </w:tr>
      <w:tr w:rsidR="00DE66F0" w:rsidRPr="00CE081D" w14:paraId="1EBF26C7" w14:textId="77777777" w:rsidTr="00663133">
        <w:trPr>
          <w:cantSplit/>
          <w:trHeight w:val="72"/>
          <w:tblHeader/>
        </w:trPr>
        <w:tc>
          <w:tcPr>
            <w:tcW w:w="671" w:type="pct"/>
            <w:shd w:val="clear" w:color="auto" w:fill="D9D9D9" w:themeFill="background1" w:themeFillShade="D9"/>
            <w:vAlign w:val="center"/>
          </w:tcPr>
          <w:p w14:paraId="2B9D7664" w14:textId="77777777" w:rsidR="00DE66F0" w:rsidRPr="00CE081D" w:rsidRDefault="00DE66F0" w:rsidP="00663133">
            <w:pPr>
              <w:rPr>
                <w:rFonts w:ascii="Tahoma" w:hAnsi="Tahoma" w:cs="Tahoma"/>
                <w:b/>
                <w:iCs/>
              </w:rPr>
            </w:pPr>
            <w:r w:rsidRPr="00CE081D">
              <w:rPr>
                <w:rFonts w:ascii="Tahoma" w:hAnsi="Tahoma" w:cs="Tahoma"/>
                <w:b/>
                <w:iCs/>
              </w:rPr>
              <w:t>Actor</w:t>
            </w:r>
          </w:p>
        </w:tc>
        <w:tc>
          <w:tcPr>
            <w:tcW w:w="4329" w:type="pct"/>
            <w:vAlign w:val="center"/>
          </w:tcPr>
          <w:p w14:paraId="52D3B477" w14:textId="77777777" w:rsidR="00DE66F0" w:rsidRPr="00CE081D" w:rsidRDefault="00DE66F0" w:rsidP="00663133">
            <w:pPr>
              <w:spacing w:after="60"/>
              <w:contextualSpacing/>
              <w:rPr>
                <w:rFonts w:ascii="Tahoma" w:hAnsi="Tahoma" w:cs="Tahoma"/>
              </w:rPr>
            </w:pPr>
            <w:r w:rsidRPr="00CE081D">
              <w:rPr>
                <w:rFonts w:ascii="Tahoma" w:hAnsi="Tahoma" w:cs="Tahoma"/>
              </w:rPr>
              <w:t>User</w:t>
            </w:r>
          </w:p>
        </w:tc>
      </w:tr>
      <w:tr w:rsidR="00DE66F0" w:rsidRPr="00CE081D" w14:paraId="2A0B1048" w14:textId="77777777" w:rsidTr="00663133">
        <w:trPr>
          <w:cantSplit/>
          <w:trHeight w:val="550"/>
          <w:tblHeader/>
        </w:trPr>
        <w:tc>
          <w:tcPr>
            <w:tcW w:w="671" w:type="pct"/>
            <w:shd w:val="clear" w:color="auto" w:fill="D9D9D9" w:themeFill="background1" w:themeFillShade="D9"/>
            <w:vAlign w:val="center"/>
          </w:tcPr>
          <w:p w14:paraId="263F6933" w14:textId="77777777" w:rsidR="00DE66F0" w:rsidRPr="00CE081D" w:rsidRDefault="00DE66F0" w:rsidP="00663133">
            <w:pPr>
              <w:rPr>
                <w:rFonts w:ascii="Tahoma" w:hAnsi="Tahoma" w:cs="Tahoma"/>
                <w:b/>
                <w:iCs/>
              </w:rPr>
            </w:pPr>
            <w:r w:rsidRPr="00CE081D">
              <w:rPr>
                <w:rFonts w:ascii="Tahoma" w:hAnsi="Tahoma" w:cs="Tahoma"/>
                <w:b/>
                <w:iCs/>
              </w:rPr>
              <w:t>Pre-Condition</w:t>
            </w:r>
          </w:p>
        </w:tc>
        <w:tc>
          <w:tcPr>
            <w:tcW w:w="4329" w:type="pct"/>
            <w:vAlign w:val="center"/>
          </w:tcPr>
          <w:p w14:paraId="69B39940" w14:textId="64D88FBF" w:rsidR="00DE66F0" w:rsidRPr="00CE081D" w:rsidRDefault="00DE66F0" w:rsidP="00663133">
            <w:pPr>
              <w:spacing w:after="60"/>
              <w:contextualSpacing/>
              <w:rPr>
                <w:rFonts w:ascii="Tahoma" w:hAnsi="Tahoma" w:cs="Tahoma"/>
              </w:rPr>
            </w:pPr>
            <w:r w:rsidRPr="00CE081D">
              <w:rPr>
                <w:rFonts w:ascii="Tahoma" w:hAnsi="Tahoma" w:cs="Tahoma"/>
              </w:rPr>
              <w:t>User has passed UC-1</w:t>
            </w:r>
            <w:r w:rsidR="00B53C7F" w:rsidRPr="00CE081D">
              <w:rPr>
                <w:rFonts w:ascii="Tahoma" w:hAnsi="Tahoma" w:cs="Tahoma"/>
              </w:rPr>
              <w:t>8</w:t>
            </w:r>
          </w:p>
        </w:tc>
      </w:tr>
      <w:tr w:rsidR="00DE66F0" w:rsidRPr="00CE081D" w14:paraId="5E99F2A8" w14:textId="77777777" w:rsidTr="00663133">
        <w:trPr>
          <w:cantSplit/>
          <w:trHeight w:val="72"/>
          <w:tblHeader/>
        </w:trPr>
        <w:tc>
          <w:tcPr>
            <w:tcW w:w="671" w:type="pct"/>
            <w:shd w:val="clear" w:color="auto" w:fill="D9D9D9" w:themeFill="background1" w:themeFillShade="D9"/>
            <w:vAlign w:val="center"/>
          </w:tcPr>
          <w:p w14:paraId="057C6071" w14:textId="77777777" w:rsidR="00DE66F0" w:rsidRPr="00CE081D" w:rsidRDefault="00DE66F0" w:rsidP="00663133">
            <w:pPr>
              <w:rPr>
                <w:rFonts w:ascii="Tahoma" w:hAnsi="Tahoma" w:cs="Tahoma"/>
                <w:b/>
                <w:iCs/>
              </w:rPr>
            </w:pPr>
            <w:r w:rsidRPr="00CE081D">
              <w:rPr>
                <w:rFonts w:ascii="Tahoma" w:hAnsi="Tahoma" w:cs="Tahoma"/>
                <w:b/>
                <w:iCs/>
              </w:rPr>
              <w:t>Trigger</w:t>
            </w:r>
          </w:p>
        </w:tc>
        <w:tc>
          <w:tcPr>
            <w:tcW w:w="4329" w:type="pct"/>
            <w:vAlign w:val="center"/>
          </w:tcPr>
          <w:p w14:paraId="1EA5EDA1" w14:textId="59615079" w:rsidR="00DE66F0" w:rsidRPr="00CE081D" w:rsidRDefault="00DE66F0" w:rsidP="00DE66F0">
            <w:pPr>
              <w:spacing w:after="60"/>
              <w:contextualSpacing/>
              <w:rPr>
                <w:rFonts w:ascii="Tahoma" w:hAnsi="Tahoma" w:cs="Tahoma"/>
              </w:rPr>
            </w:pPr>
            <w:r w:rsidRPr="00CE081D">
              <w:rPr>
                <w:rFonts w:ascii="Tahoma" w:hAnsi="Tahoma" w:cs="Tahoma"/>
              </w:rPr>
              <w:t>User tap error number on any group of question</w:t>
            </w:r>
          </w:p>
        </w:tc>
      </w:tr>
      <w:tr w:rsidR="00DE66F0" w:rsidRPr="00CE081D" w14:paraId="4E8CA3D6" w14:textId="77777777" w:rsidTr="00663133">
        <w:trPr>
          <w:cantSplit/>
          <w:trHeight w:val="72"/>
          <w:tblHeader/>
        </w:trPr>
        <w:tc>
          <w:tcPr>
            <w:tcW w:w="671" w:type="pct"/>
            <w:shd w:val="clear" w:color="auto" w:fill="D9D9D9" w:themeFill="background1" w:themeFillShade="D9"/>
            <w:vAlign w:val="center"/>
          </w:tcPr>
          <w:p w14:paraId="52FF0793" w14:textId="77777777" w:rsidR="00DE66F0" w:rsidRPr="00CE081D" w:rsidRDefault="00DE66F0" w:rsidP="00663133">
            <w:pPr>
              <w:rPr>
                <w:rFonts w:ascii="Tahoma" w:hAnsi="Tahoma" w:cs="Tahoma"/>
                <w:b/>
                <w:iCs/>
              </w:rPr>
            </w:pPr>
            <w:r w:rsidRPr="00CE081D">
              <w:rPr>
                <w:rFonts w:ascii="Tahoma" w:hAnsi="Tahoma" w:cs="Tahoma"/>
                <w:b/>
                <w:iCs/>
              </w:rPr>
              <w:t>Normal Scenarios</w:t>
            </w:r>
          </w:p>
        </w:tc>
        <w:tc>
          <w:tcPr>
            <w:tcW w:w="4329" w:type="pct"/>
            <w:vAlign w:val="center"/>
          </w:tcPr>
          <w:p w14:paraId="1CD26580" w14:textId="441B9C9C" w:rsidR="00DE66F0" w:rsidRPr="00CE081D" w:rsidRDefault="00DE66F0" w:rsidP="00DE66F0">
            <w:pPr>
              <w:pStyle w:val="UseCase1"/>
              <w:rPr>
                <w:rFonts w:ascii="Tahoma" w:hAnsi="Tahoma" w:cs="Tahoma"/>
                <w:b w:val="0"/>
                <w:sz w:val="20"/>
                <w:szCs w:val="20"/>
              </w:rPr>
            </w:pPr>
            <w:r w:rsidRPr="00CE081D">
              <w:rPr>
                <w:rFonts w:ascii="Tahoma" w:hAnsi="Tahoma" w:cs="Tahoma"/>
                <w:b w:val="0"/>
                <w:sz w:val="20"/>
                <w:szCs w:val="20"/>
              </w:rPr>
              <w:t>Application will jump to error question</w:t>
            </w:r>
          </w:p>
        </w:tc>
      </w:tr>
      <w:tr w:rsidR="00DE66F0" w:rsidRPr="00CE081D" w14:paraId="73DFE81A" w14:textId="77777777" w:rsidTr="00663133">
        <w:trPr>
          <w:cantSplit/>
          <w:trHeight w:val="480"/>
          <w:tblHeader/>
        </w:trPr>
        <w:tc>
          <w:tcPr>
            <w:tcW w:w="671" w:type="pct"/>
            <w:shd w:val="clear" w:color="auto" w:fill="D9D9D9" w:themeFill="background1" w:themeFillShade="D9"/>
            <w:vAlign w:val="center"/>
          </w:tcPr>
          <w:p w14:paraId="04761566" w14:textId="77777777" w:rsidR="00DE66F0" w:rsidRPr="00CE081D" w:rsidRDefault="00DE66F0" w:rsidP="00663133">
            <w:pPr>
              <w:rPr>
                <w:rFonts w:ascii="Tahoma" w:hAnsi="Tahoma" w:cs="Tahoma"/>
                <w:b/>
                <w:iCs/>
              </w:rPr>
            </w:pPr>
            <w:r w:rsidRPr="00CE081D">
              <w:rPr>
                <w:rFonts w:ascii="Tahoma" w:hAnsi="Tahoma" w:cs="Tahoma"/>
                <w:b/>
                <w:iCs/>
              </w:rPr>
              <w:t>UI Validation</w:t>
            </w:r>
          </w:p>
        </w:tc>
        <w:tc>
          <w:tcPr>
            <w:tcW w:w="4329" w:type="pct"/>
            <w:vAlign w:val="center"/>
          </w:tcPr>
          <w:p w14:paraId="411F9690" w14:textId="77777777" w:rsidR="00DE66F0" w:rsidRPr="00CE081D" w:rsidRDefault="00DE66F0" w:rsidP="00663133">
            <w:pPr>
              <w:spacing w:after="60"/>
              <w:contextualSpacing/>
              <w:rPr>
                <w:rFonts w:ascii="Tahoma" w:hAnsi="Tahoma" w:cs="Tahoma"/>
              </w:rPr>
            </w:pPr>
            <w:r w:rsidRPr="00CE081D">
              <w:rPr>
                <w:rFonts w:ascii="Tahoma" w:hAnsi="Tahoma" w:cs="Tahoma"/>
              </w:rPr>
              <w:t>-</w:t>
            </w:r>
          </w:p>
        </w:tc>
      </w:tr>
      <w:tr w:rsidR="00DE66F0" w:rsidRPr="00CE081D" w14:paraId="5017657D" w14:textId="77777777" w:rsidTr="00663133">
        <w:trPr>
          <w:cantSplit/>
          <w:trHeight w:val="72"/>
          <w:tblHeader/>
        </w:trPr>
        <w:tc>
          <w:tcPr>
            <w:tcW w:w="671" w:type="pct"/>
            <w:shd w:val="clear" w:color="auto" w:fill="D9D9D9" w:themeFill="background1" w:themeFillShade="D9"/>
            <w:vAlign w:val="center"/>
          </w:tcPr>
          <w:p w14:paraId="6FD82CD2" w14:textId="77777777" w:rsidR="00DE66F0" w:rsidRPr="00CE081D" w:rsidRDefault="00DE66F0" w:rsidP="00663133">
            <w:pPr>
              <w:rPr>
                <w:rFonts w:ascii="Tahoma" w:hAnsi="Tahoma" w:cs="Tahoma"/>
                <w:b/>
                <w:iCs/>
              </w:rPr>
            </w:pPr>
            <w:r w:rsidRPr="00CE081D">
              <w:rPr>
                <w:rFonts w:ascii="Tahoma" w:hAnsi="Tahoma" w:cs="Tahoma"/>
                <w:b/>
                <w:iCs/>
              </w:rPr>
              <w:t>Business Rules</w:t>
            </w:r>
          </w:p>
        </w:tc>
        <w:tc>
          <w:tcPr>
            <w:tcW w:w="4329" w:type="pct"/>
            <w:vAlign w:val="center"/>
          </w:tcPr>
          <w:p w14:paraId="533C6C66" w14:textId="77777777" w:rsidR="00DE66F0" w:rsidRPr="00CE081D" w:rsidRDefault="00DE66F0" w:rsidP="00663133">
            <w:pPr>
              <w:spacing w:after="60"/>
              <w:contextualSpacing/>
              <w:rPr>
                <w:rFonts w:ascii="Tahoma" w:hAnsi="Tahoma" w:cs="Tahoma"/>
              </w:rPr>
            </w:pPr>
            <w:r w:rsidRPr="00CE081D">
              <w:rPr>
                <w:rFonts w:ascii="Tahoma" w:hAnsi="Tahoma" w:cs="Tahoma"/>
              </w:rPr>
              <w:t>-</w:t>
            </w:r>
          </w:p>
        </w:tc>
      </w:tr>
      <w:tr w:rsidR="00DE66F0" w:rsidRPr="00CE081D" w14:paraId="3DBF8FEB" w14:textId="77777777" w:rsidTr="00663133">
        <w:trPr>
          <w:cantSplit/>
          <w:trHeight w:val="72"/>
          <w:tblHeader/>
        </w:trPr>
        <w:tc>
          <w:tcPr>
            <w:tcW w:w="671" w:type="pct"/>
            <w:shd w:val="clear" w:color="auto" w:fill="D9D9D9" w:themeFill="background1" w:themeFillShade="D9"/>
            <w:vAlign w:val="center"/>
          </w:tcPr>
          <w:p w14:paraId="2C9D3D7C" w14:textId="77777777" w:rsidR="00DE66F0" w:rsidRPr="00CE081D" w:rsidRDefault="00DE66F0" w:rsidP="00663133">
            <w:pPr>
              <w:rPr>
                <w:rFonts w:ascii="Tahoma" w:hAnsi="Tahoma" w:cs="Tahoma"/>
                <w:b/>
                <w:iCs/>
              </w:rPr>
            </w:pPr>
            <w:r w:rsidRPr="00CE081D">
              <w:rPr>
                <w:rFonts w:ascii="Tahoma" w:hAnsi="Tahoma" w:cs="Tahoma"/>
                <w:b/>
                <w:iCs/>
              </w:rPr>
              <w:t>Success Result</w:t>
            </w:r>
          </w:p>
        </w:tc>
        <w:tc>
          <w:tcPr>
            <w:tcW w:w="4329" w:type="pct"/>
            <w:vAlign w:val="center"/>
          </w:tcPr>
          <w:p w14:paraId="274C860E" w14:textId="195A0EC5" w:rsidR="00DE66F0" w:rsidRPr="00CE081D" w:rsidRDefault="00DE66F0" w:rsidP="00663133">
            <w:pPr>
              <w:spacing w:after="60"/>
              <w:contextualSpacing/>
              <w:rPr>
                <w:rFonts w:ascii="Tahoma" w:hAnsi="Tahoma" w:cs="Tahoma"/>
              </w:rPr>
            </w:pPr>
            <w:r w:rsidRPr="00CE081D">
              <w:rPr>
                <w:rFonts w:ascii="Tahoma" w:hAnsi="Tahoma" w:cs="Tahoma"/>
              </w:rPr>
              <w:t>-</w:t>
            </w:r>
          </w:p>
        </w:tc>
      </w:tr>
      <w:tr w:rsidR="00DE66F0" w:rsidRPr="00CE081D" w14:paraId="13506A5B" w14:textId="77777777" w:rsidTr="00663133">
        <w:trPr>
          <w:cantSplit/>
          <w:trHeight w:val="522"/>
          <w:tblHeader/>
        </w:trPr>
        <w:tc>
          <w:tcPr>
            <w:tcW w:w="671" w:type="pct"/>
            <w:shd w:val="clear" w:color="auto" w:fill="D9D9D9" w:themeFill="background1" w:themeFillShade="D9"/>
            <w:vAlign w:val="center"/>
          </w:tcPr>
          <w:p w14:paraId="7900F320" w14:textId="77777777" w:rsidR="00DE66F0" w:rsidRPr="00CE081D" w:rsidRDefault="00DE66F0" w:rsidP="00663133">
            <w:pPr>
              <w:rPr>
                <w:rFonts w:ascii="Tahoma" w:hAnsi="Tahoma" w:cs="Tahoma"/>
                <w:b/>
                <w:iCs/>
              </w:rPr>
            </w:pPr>
            <w:r w:rsidRPr="00CE081D">
              <w:rPr>
                <w:rFonts w:ascii="Tahoma" w:hAnsi="Tahoma" w:cs="Tahoma"/>
                <w:b/>
                <w:iCs/>
              </w:rPr>
              <w:t>Minimal Result</w:t>
            </w:r>
          </w:p>
        </w:tc>
        <w:tc>
          <w:tcPr>
            <w:tcW w:w="4329" w:type="pct"/>
            <w:vAlign w:val="center"/>
          </w:tcPr>
          <w:p w14:paraId="347BFAC7" w14:textId="77777777" w:rsidR="00DE66F0" w:rsidRPr="00CE081D" w:rsidRDefault="00DE66F0" w:rsidP="00663133">
            <w:pPr>
              <w:spacing w:after="60"/>
              <w:contextualSpacing/>
              <w:rPr>
                <w:rFonts w:ascii="Tahoma" w:hAnsi="Tahoma" w:cs="Tahoma"/>
              </w:rPr>
            </w:pPr>
            <w:r w:rsidRPr="00CE081D">
              <w:rPr>
                <w:rFonts w:ascii="Tahoma" w:hAnsi="Tahoma" w:cs="Tahoma"/>
              </w:rPr>
              <w:t>-</w:t>
            </w:r>
          </w:p>
        </w:tc>
      </w:tr>
      <w:tr w:rsidR="00DE66F0" w:rsidRPr="00CE081D" w14:paraId="409D8CBC" w14:textId="77777777" w:rsidTr="00663133">
        <w:trPr>
          <w:cantSplit/>
          <w:trHeight w:val="72"/>
          <w:tblHeader/>
        </w:trPr>
        <w:tc>
          <w:tcPr>
            <w:tcW w:w="671" w:type="pct"/>
            <w:shd w:val="clear" w:color="auto" w:fill="D9D9D9" w:themeFill="background1" w:themeFillShade="D9"/>
            <w:vAlign w:val="center"/>
          </w:tcPr>
          <w:p w14:paraId="0F0CD22B" w14:textId="77777777" w:rsidR="00DE66F0" w:rsidRPr="00CE081D" w:rsidRDefault="00DE66F0" w:rsidP="00663133">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79E77C6E" w14:textId="1783C107" w:rsidR="00DE66F0" w:rsidRPr="00CE081D" w:rsidRDefault="00DE66F0" w:rsidP="00663133">
            <w:pPr>
              <w:spacing w:after="60"/>
              <w:contextualSpacing/>
              <w:rPr>
                <w:rFonts w:ascii="Tahoma" w:hAnsi="Tahoma" w:cs="Tahoma"/>
              </w:rPr>
            </w:pPr>
            <w:r w:rsidRPr="00CE081D">
              <w:rPr>
                <w:rFonts w:ascii="Tahoma" w:hAnsi="Tahoma" w:cs="Tahoma"/>
              </w:rPr>
              <w:t>-</w:t>
            </w:r>
          </w:p>
        </w:tc>
      </w:tr>
      <w:tr w:rsidR="00DE66F0" w:rsidRPr="00CE081D" w14:paraId="276ED0F1" w14:textId="77777777" w:rsidTr="00663133">
        <w:trPr>
          <w:cantSplit/>
          <w:trHeight w:val="72"/>
          <w:tblHeader/>
        </w:trPr>
        <w:tc>
          <w:tcPr>
            <w:tcW w:w="671" w:type="pct"/>
            <w:shd w:val="clear" w:color="auto" w:fill="D9D9D9" w:themeFill="background1" w:themeFillShade="D9"/>
            <w:vAlign w:val="center"/>
          </w:tcPr>
          <w:p w14:paraId="772CDD0A" w14:textId="77777777" w:rsidR="00DE66F0" w:rsidRPr="00CE081D" w:rsidRDefault="00DE66F0" w:rsidP="00663133">
            <w:pPr>
              <w:rPr>
                <w:rFonts w:ascii="Tahoma" w:hAnsi="Tahoma" w:cs="Tahoma"/>
                <w:b/>
                <w:iCs/>
              </w:rPr>
            </w:pPr>
            <w:r w:rsidRPr="00CE081D">
              <w:rPr>
                <w:rFonts w:ascii="Tahoma" w:hAnsi="Tahoma" w:cs="Tahoma"/>
                <w:b/>
                <w:iCs/>
              </w:rPr>
              <w:t>UI Image</w:t>
            </w:r>
          </w:p>
        </w:tc>
        <w:tc>
          <w:tcPr>
            <w:tcW w:w="4329" w:type="pct"/>
            <w:vAlign w:val="center"/>
          </w:tcPr>
          <w:p w14:paraId="0F28B32F" w14:textId="36C6401B" w:rsidR="00DE66F0" w:rsidRPr="00CE081D" w:rsidRDefault="00DE66F0" w:rsidP="00DE66F0">
            <w:pPr>
              <w:spacing w:after="60"/>
              <w:contextualSpacing/>
              <w:rPr>
                <w:rFonts w:ascii="Tahoma" w:hAnsi="Tahoma" w:cs="Tahoma"/>
              </w:rPr>
            </w:pPr>
            <w:r w:rsidRPr="00CE081D">
              <w:rPr>
                <w:rFonts w:ascii="Tahoma" w:hAnsi="Tahoma" w:cs="Tahoma"/>
              </w:rPr>
              <w:t>-</w:t>
            </w:r>
          </w:p>
        </w:tc>
      </w:tr>
      <w:tr w:rsidR="00DE66F0" w:rsidRPr="00CE081D" w14:paraId="0A33DE2E" w14:textId="77777777" w:rsidTr="00663133">
        <w:trPr>
          <w:cantSplit/>
          <w:trHeight w:val="72"/>
          <w:tblHeader/>
        </w:trPr>
        <w:tc>
          <w:tcPr>
            <w:tcW w:w="671" w:type="pct"/>
            <w:shd w:val="clear" w:color="auto" w:fill="D9D9D9" w:themeFill="background1" w:themeFillShade="D9"/>
            <w:vAlign w:val="center"/>
          </w:tcPr>
          <w:p w14:paraId="6152703C" w14:textId="77777777" w:rsidR="00DE66F0" w:rsidRPr="00CE081D" w:rsidRDefault="00DE66F0" w:rsidP="00663133">
            <w:pPr>
              <w:rPr>
                <w:rFonts w:ascii="Tahoma" w:hAnsi="Tahoma" w:cs="Tahoma"/>
                <w:b/>
                <w:iCs/>
              </w:rPr>
            </w:pPr>
            <w:r w:rsidRPr="00CE081D">
              <w:rPr>
                <w:rFonts w:ascii="Tahoma" w:hAnsi="Tahoma" w:cs="Tahoma"/>
                <w:b/>
                <w:iCs/>
              </w:rPr>
              <w:t>Frequency of Usage</w:t>
            </w:r>
          </w:p>
        </w:tc>
        <w:tc>
          <w:tcPr>
            <w:tcW w:w="4329" w:type="pct"/>
            <w:vAlign w:val="center"/>
          </w:tcPr>
          <w:p w14:paraId="32A8A0F6" w14:textId="3FD946D1" w:rsidR="00DE66F0" w:rsidRPr="00CE081D" w:rsidRDefault="00DE66F0" w:rsidP="00663133">
            <w:pPr>
              <w:spacing w:after="60"/>
              <w:contextualSpacing/>
              <w:rPr>
                <w:rFonts w:ascii="Tahoma" w:hAnsi="Tahoma" w:cs="Tahoma"/>
              </w:rPr>
            </w:pPr>
            <w:r w:rsidRPr="00CE081D">
              <w:rPr>
                <w:rFonts w:ascii="Tahoma" w:hAnsi="Tahoma" w:cs="Tahoma"/>
              </w:rPr>
              <w:t>Often</w:t>
            </w:r>
          </w:p>
        </w:tc>
      </w:tr>
      <w:tr w:rsidR="00DE66F0" w:rsidRPr="00CE081D" w14:paraId="18B9FA7F" w14:textId="77777777" w:rsidTr="00663133">
        <w:trPr>
          <w:cantSplit/>
          <w:trHeight w:val="480"/>
          <w:tblHeader/>
        </w:trPr>
        <w:tc>
          <w:tcPr>
            <w:tcW w:w="671" w:type="pct"/>
            <w:shd w:val="clear" w:color="auto" w:fill="D9D9D9" w:themeFill="background1" w:themeFillShade="D9"/>
            <w:vAlign w:val="center"/>
          </w:tcPr>
          <w:p w14:paraId="02DF31E7" w14:textId="77777777" w:rsidR="00DE66F0" w:rsidRPr="00CE081D" w:rsidRDefault="00DE66F0" w:rsidP="00663133">
            <w:pPr>
              <w:rPr>
                <w:rFonts w:ascii="Tahoma" w:hAnsi="Tahoma" w:cs="Tahoma"/>
                <w:b/>
                <w:iCs/>
              </w:rPr>
            </w:pPr>
            <w:r w:rsidRPr="00CE081D">
              <w:rPr>
                <w:rFonts w:ascii="Tahoma" w:hAnsi="Tahoma" w:cs="Tahoma"/>
                <w:b/>
                <w:iCs/>
              </w:rPr>
              <w:lastRenderedPageBreak/>
              <w:t>Notes</w:t>
            </w:r>
          </w:p>
        </w:tc>
        <w:tc>
          <w:tcPr>
            <w:tcW w:w="4329" w:type="pct"/>
            <w:vAlign w:val="center"/>
          </w:tcPr>
          <w:p w14:paraId="478A1E52" w14:textId="77777777" w:rsidR="00DE66F0" w:rsidRPr="00CE081D" w:rsidRDefault="00DE66F0" w:rsidP="00663133">
            <w:pPr>
              <w:spacing w:after="60"/>
              <w:contextualSpacing/>
              <w:rPr>
                <w:rFonts w:ascii="Tahoma" w:hAnsi="Tahoma" w:cs="Tahoma"/>
              </w:rPr>
            </w:pPr>
            <w:r w:rsidRPr="00CE081D">
              <w:rPr>
                <w:rFonts w:ascii="Tahoma" w:hAnsi="Tahoma" w:cs="Tahoma"/>
              </w:rPr>
              <w:t>-</w:t>
            </w:r>
          </w:p>
        </w:tc>
      </w:tr>
    </w:tbl>
    <w:p w14:paraId="554B7509" w14:textId="7AE46554" w:rsidR="00DE66F0" w:rsidRPr="00CE081D" w:rsidRDefault="00DE66F0" w:rsidP="00DE66F0">
      <w:pPr>
        <w:pStyle w:val="Heading3"/>
        <w:rPr>
          <w:rFonts w:ascii="Tahoma" w:hAnsi="Tahoma" w:cs="Tahoma"/>
        </w:rPr>
      </w:pPr>
      <w:bookmarkStart w:id="107" w:name="_Toc465763587"/>
      <w:r w:rsidRPr="00CE081D">
        <w:rPr>
          <w:rFonts w:ascii="Tahoma" w:hAnsi="Tahoma" w:cs="Tahoma"/>
        </w:rPr>
        <w:t>Post Survey</w:t>
      </w:r>
      <w:bookmarkEnd w:id="107"/>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DE66F0" w:rsidRPr="00CE081D" w14:paraId="62090244" w14:textId="77777777" w:rsidTr="00DE66F0">
        <w:trPr>
          <w:cantSplit/>
          <w:trHeight w:val="243"/>
          <w:tblHeader/>
        </w:trPr>
        <w:tc>
          <w:tcPr>
            <w:tcW w:w="671" w:type="pct"/>
            <w:shd w:val="clear" w:color="auto" w:fill="D9D9D9" w:themeFill="background1" w:themeFillShade="D9"/>
            <w:vAlign w:val="center"/>
          </w:tcPr>
          <w:p w14:paraId="4AD5B741" w14:textId="77777777" w:rsidR="00DE66F0" w:rsidRPr="00CE081D" w:rsidRDefault="00DE66F0" w:rsidP="00663133">
            <w:pPr>
              <w:rPr>
                <w:rFonts w:ascii="Tahoma" w:hAnsi="Tahoma" w:cs="Tahoma"/>
                <w:b/>
                <w:iCs/>
              </w:rPr>
            </w:pPr>
            <w:r w:rsidRPr="00CE081D">
              <w:rPr>
                <w:rFonts w:ascii="Tahoma" w:hAnsi="Tahoma" w:cs="Tahoma"/>
                <w:b/>
              </w:rPr>
              <w:t>UC ID</w:t>
            </w:r>
          </w:p>
        </w:tc>
        <w:tc>
          <w:tcPr>
            <w:tcW w:w="4329" w:type="pct"/>
            <w:vAlign w:val="center"/>
          </w:tcPr>
          <w:p w14:paraId="03E4226B" w14:textId="63612B9A" w:rsidR="00DE66F0" w:rsidRPr="00CE081D" w:rsidRDefault="00DE66F0" w:rsidP="00663133">
            <w:pPr>
              <w:spacing w:after="60"/>
              <w:contextualSpacing/>
              <w:rPr>
                <w:rFonts w:ascii="Tahoma" w:hAnsi="Tahoma" w:cs="Tahoma"/>
                <w:iCs/>
              </w:rPr>
            </w:pPr>
            <w:r w:rsidRPr="00CE081D">
              <w:rPr>
                <w:rFonts w:ascii="Tahoma" w:hAnsi="Tahoma" w:cs="Tahoma"/>
                <w:iCs/>
              </w:rPr>
              <w:t>UC-2</w:t>
            </w:r>
            <w:r w:rsidR="00B53C7F" w:rsidRPr="00CE081D">
              <w:rPr>
                <w:rFonts w:ascii="Tahoma" w:hAnsi="Tahoma" w:cs="Tahoma"/>
                <w:iCs/>
              </w:rPr>
              <w:t>3</w:t>
            </w:r>
          </w:p>
        </w:tc>
      </w:tr>
      <w:tr w:rsidR="00DE66F0" w:rsidRPr="00CE081D" w14:paraId="7D473CFE" w14:textId="77777777" w:rsidTr="00663133">
        <w:trPr>
          <w:cantSplit/>
          <w:trHeight w:val="72"/>
          <w:tblHeader/>
        </w:trPr>
        <w:tc>
          <w:tcPr>
            <w:tcW w:w="671" w:type="pct"/>
            <w:shd w:val="clear" w:color="auto" w:fill="D9D9D9" w:themeFill="background1" w:themeFillShade="D9"/>
            <w:vAlign w:val="center"/>
          </w:tcPr>
          <w:p w14:paraId="0EA8C8AB" w14:textId="77777777" w:rsidR="00DE66F0" w:rsidRPr="00CE081D" w:rsidRDefault="00DE66F0" w:rsidP="00663133">
            <w:pPr>
              <w:rPr>
                <w:rFonts w:ascii="Tahoma" w:hAnsi="Tahoma" w:cs="Tahoma"/>
                <w:b/>
                <w:iCs/>
              </w:rPr>
            </w:pPr>
            <w:r w:rsidRPr="00CE081D">
              <w:rPr>
                <w:rFonts w:ascii="Tahoma" w:hAnsi="Tahoma" w:cs="Tahoma"/>
                <w:b/>
                <w:iCs/>
              </w:rPr>
              <w:t>Description</w:t>
            </w:r>
          </w:p>
        </w:tc>
        <w:tc>
          <w:tcPr>
            <w:tcW w:w="4329" w:type="pct"/>
            <w:vAlign w:val="center"/>
          </w:tcPr>
          <w:p w14:paraId="7C26F30D" w14:textId="18D76DC5" w:rsidR="00DE66F0" w:rsidRPr="00CE081D" w:rsidRDefault="00DE66F0" w:rsidP="00DE66F0">
            <w:pPr>
              <w:spacing w:after="60"/>
              <w:contextualSpacing/>
              <w:rPr>
                <w:rFonts w:ascii="Tahoma" w:hAnsi="Tahoma" w:cs="Tahoma"/>
              </w:rPr>
            </w:pPr>
            <w:r w:rsidRPr="00CE081D">
              <w:rPr>
                <w:rFonts w:ascii="Tahoma" w:hAnsi="Tahoma" w:cs="Tahoma"/>
              </w:rPr>
              <w:t>Use Case for posting survey</w:t>
            </w:r>
          </w:p>
        </w:tc>
      </w:tr>
      <w:tr w:rsidR="00DE66F0" w:rsidRPr="00CE081D" w14:paraId="4F653D6A" w14:textId="77777777" w:rsidTr="00663133">
        <w:trPr>
          <w:cantSplit/>
          <w:trHeight w:val="243"/>
          <w:tblHeader/>
        </w:trPr>
        <w:tc>
          <w:tcPr>
            <w:tcW w:w="671" w:type="pct"/>
            <w:shd w:val="clear" w:color="auto" w:fill="D9D9D9" w:themeFill="background1" w:themeFillShade="D9"/>
            <w:vAlign w:val="center"/>
          </w:tcPr>
          <w:p w14:paraId="30FBE578" w14:textId="77777777" w:rsidR="00DE66F0" w:rsidRPr="00CE081D" w:rsidRDefault="00DE66F0" w:rsidP="00663133">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4A9EF68C" w14:textId="05335672" w:rsidR="00DE66F0" w:rsidRPr="00CE081D" w:rsidRDefault="00DE66F0" w:rsidP="00663133">
            <w:pPr>
              <w:spacing w:after="60"/>
              <w:contextualSpacing/>
              <w:rPr>
                <w:rFonts w:ascii="Tahoma" w:hAnsi="Tahoma" w:cs="Tahoma"/>
              </w:rPr>
            </w:pPr>
            <w:r w:rsidRPr="00CE081D">
              <w:rPr>
                <w:rFonts w:ascii="Tahoma" w:hAnsi="Tahoma" w:cs="Tahoma"/>
              </w:rPr>
              <w:t>FR-3</w:t>
            </w:r>
            <w:r w:rsidR="000F0024" w:rsidRPr="00CE081D">
              <w:rPr>
                <w:rFonts w:ascii="Tahoma" w:hAnsi="Tahoma" w:cs="Tahoma"/>
              </w:rPr>
              <w:t xml:space="preserve"> - The app shall has a capability to submit survey, on hold request, and message on any project with offline feature</w:t>
            </w:r>
          </w:p>
        </w:tc>
      </w:tr>
      <w:tr w:rsidR="00DE66F0" w:rsidRPr="00CE081D" w14:paraId="77ECDE17" w14:textId="77777777" w:rsidTr="00663133">
        <w:trPr>
          <w:cantSplit/>
          <w:trHeight w:val="72"/>
          <w:tblHeader/>
        </w:trPr>
        <w:tc>
          <w:tcPr>
            <w:tcW w:w="671" w:type="pct"/>
            <w:shd w:val="clear" w:color="auto" w:fill="D9D9D9" w:themeFill="background1" w:themeFillShade="D9"/>
            <w:vAlign w:val="center"/>
          </w:tcPr>
          <w:p w14:paraId="79F1DC34" w14:textId="77777777" w:rsidR="00DE66F0" w:rsidRPr="00CE081D" w:rsidRDefault="00DE66F0" w:rsidP="00663133">
            <w:pPr>
              <w:rPr>
                <w:rFonts w:ascii="Tahoma" w:hAnsi="Tahoma" w:cs="Tahoma"/>
                <w:b/>
                <w:iCs/>
              </w:rPr>
            </w:pPr>
            <w:r w:rsidRPr="00CE081D">
              <w:rPr>
                <w:rFonts w:ascii="Tahoma" w:hAnsi="Tahoma" w:cs="Tahoma"/>
                <w:b/>
                <w:iCs/>
              </w:rPr>
              <w:t>Actor</w:t>
            </w:r>
          </w:p>
        </w:tc>
        <w:tc>
          <w:tcPr>
            <w:tcW w:w="4329" w:type="pct"/>
            <w:vAlign w:val="center"/>
          </w:tcPr>
          <w:p w14:paraId="4E99A8C8" w14:textId="77777777" w:rsidR="00DE66F0" w:rsidRPr="00CE081D" w:rsidRDefault="00DE66F0" w:rsidP="00663133">
            <w:pPr>
              <w:spacing w:after="60"/>
              <w:contextualSpacing/>
              <w:rPr>
                <w:rFonts w:ascii="Tahoma" w:hAnsi="Tahoma" w:cs="Tahoma"/>
              </w:rPr>
            </w:pPr>
            <w:r w:rsidRPr="00CE081D">
              <w:rPr>
                <w:rFonts w:ascii="Tahoma" w:hAnsi="Tahoma" w:cs="Tahoma"/>
              </w:rPr>
              <w:t>User</w:t>
            </w:r>
          </w:p>
        </w:tc>
      </w:tr>
      <w:tr w:rsidR="00DE66F0" w:rsidRPr="00CE081D" w14:paraId="6182818E" w14:textId="77777777" w:rsidTr="00663133">
        <w:trPr>
          <w:cantSplit/>
          <w:trHeight w:val="550"/>
          <w:tblHeader/>
        </w:trPr>
        <w:tc>
          <w:tcPr>
            <w:tcW w:w="671" w:type="pct"/>
            <w:shd w:val="clear" w:color="auto" w:fill="D9D9D9" w:themeFill="background1" w:themeFillShade="D9"/>
            <w:vAlign w:val="center"/>
          </w:tcPr>
          <w:p w14:paraId="5511059A" w14:textId="77777777" w:rsidR="00DE66F0" w:rsidRPr="00CE081D" w:rsidRDefault="00DE66F0" w:rsidP="00663133">
            <w:pPr>
              <w:rPr>
                <w:rFonts w:ascii="Tahoma" w:hAnsi="Tahoma" w:cs="Tahoma"/>
                <w:b/>
                <w:iCs/>
              </w:rPr>
            </w:pPr>
            <w:r w:rsidRPr="00CE081D">
              <w:rPr>
                <w:rFonts w:ascii="Tahoma" w:hAnsi="Tahoma" w:cs="Tahoma"/>
                <w:b/>
                <w:iCs/>
              </w:rPr>
              <w:t>Pre-Condition</w:t>
            </w:r>
          </w:p>
        </w:tc>
        <w:tc>
          <w:tcPr>
            <w:tcW w:w="4329" w:type="pct"/>
            <w:vAlign w:val="center"/>
          </w:tcPr>
          <w:p w14:paraId="5F6F9F4E" w14:textId="25F406BF" w:rsidR="00DE66F0" w:rsidRPr="00CE081D" w:rsidRDefault="00B53C7F" w:rsidP="00362901">
            <w:pPr>
              <w:pStyle w:val="ListParagraph"/>
              <w:numPr>
                <w:ilvl w:val="0"/>
                <w:numId w:val="38"/>
              </w:numPr>
              <w:spacing w:after="60"/>
              <w:ind w:left="383"/>
              <w:contextualSpacing/>
              <w:rPr>
                <w:rFonts w:ascii="Tahoma" w:hAnsi="Tahoma" w:cs="Tahoma"/>
              </w:rPr>
            </w:pPr>
            <w:r w:rsidRPr="00CE081D">
              <w:rPr>
                <w:rFonts w:ascii="Tahoma" w:hAnsi="Tahoma" w:cs="Tahoma"/>
              </w:rPr>
              <w:t>User has passed UC-18</w:t>
            </w:r>
          </w:p>
          <w:p w14:paraId="583F5F4E" w14:textId="77777777" w:rsidR="00DE66F0" w:rsidRPr="00CE081D" w:rsidRDefault="00DE66F0" w:rsidP="00DE66F0">
            <w:pPr>
              <w:spacing w:after="60"/>
              <w:contextualSpacing/>
              <w:rPr>
                <w:rFonts w:ascii="Tahoma" w:hAnsi="Tahoma" w:cs="Tahoma"/>
              </w:rPr>
            </w:pPr>
          </w:p>
          <w:p w14:paraId="123829BA" w14:textId="77777777" w:rsidR="00DE66F0" w:rsidRPr="00CE081D" w:rsidRDefault="00DE66F0" w:rsidP="00DE66F0">
            <w:pPr>
              <w:pStyle w:val="ListParagraph"/>
              <w:numPr>
                <w:ilvl w:val="0"/>
                <w:numId w:val="32"/>
              </w:numPr>
              <w:spacing w:after="60"/>
              <w:ind w:left="383"/>
              <w:contextualSpacing/>
              <w:rPr>
                <w:rFonts w:ascii="Tahoma" w:hAnsi="Tahoma" w:cs="Tahoma"/>
              </w:rPr>
            </w:pPr>
            <w:r w:rsidRPr="00CE081D">
              <w:rPr>
                <w:rFonts w:ascii="Tahoma" w:hAnsi="Tahoma" w:cs="Tahoma"/>
              </w:rPr>
              <w:t>User is on home page</w:t>
            </w:r>
          </w:p>
          <w:p w14:paraId="0FA577C0" w14:textId="77777777" w:rsidR="00DE66F0" w:rsidRPr="00CE081D" w:rsidRDefault="00DE66F0" w:rsidP="00DE66F0">
            <w:pPr>
              <w:pStyle w:val="ListParagraph"/>
              <w:numPr>
                <w:ilvl w:val="0"/>
                <w:numId w:val="32"/>
              </w:numPr>
              <w:spacing w:after="60"/>
              <w:ind w:left="383"/>
              <w:contextualSpacing/>
              <w:rPr>
                <w:rFonts w:ascii="Tahoma" w:hAnsi="Tahoma" w:cs="Tahoma"/>
              </w:rPr>
            </w:pPr>
            <w:r w:rsidRPr="00CE081D">
              <w:rPr>
                <w:rFonts w:ascii="Tahoma" w:hAnsi="Tahoma" w:cs="Tahoma"/>
              </w:rPr>
              <w:t>User tap 3 dots button on every project</w:t>
            </w:r>
          </w:p>
          <w:p w14:paraId="59EFB68C" w14:textId="77777777" w:rsidR="00DE66F0" w:rsidRPr="00CE081D" w:rsidRDefault="00DE66F0" w:rsidP="00DE66F0">
            <w:pPr>
              <w:spacing w:after="60"/>
              <w:contextualSpacing/>
              <w:jc w:val="center"/>
              <w:rPr>
                <w:rFonts w:ascii="Tahoma" w:hAnsi="Tahoma" w:cs="Tahoma"/>
              </w:rPr>
            </w:pPr>
            <w:r w:rsidRPr="00CE081D">
              <w:rPr>
                <w:rFonts w:ascii="Tahoma" w:hAnsi="Tahoma" w:cs="Tahoma"/>
              </w:rPr>
              <w:t>Or</w:t>
            </w:r>
          </w:p>
          <w:p w14:paraId="5C3B02BB" w14:textId="0AA86CDB" w:rsidR="00DE66F0" w:rsidRPr="00CE081D" w:rsidRDefault="00DE66F0" w:rsidP="00DE66F0">
            <w:pPr>
              <w:pStyle w:val="ListParagraph"/>
              <w:numPr>
                <w:ilvl w:val="0"/>
                <w:numId w:val="35"/>
              </w:numPr>
              <w:spacing w:after="60"/>
              <w:ind w:left="383"/>
              <w:contextualSpacing/>
              <w:rPr>
                <w:rFonts w:ascii="Tahoma" w:hAnsi="Tahoma" w:cs="Tahoma"/>
              </w:rPr>
            </w:pPr>
            <w:r w:rsidRPr="00CE081D">
              <w:rPr>
                <w:rFonts w:ascii="Tahoma" w:hAnsi="Tahoma" w:cs="Tahoma"/>
              </w:rPr>
              <w:t>User enter proj</w:t>
            </w:r>
            <w:r w:rsidR="00B53C7F" w:rsidRPr="00CE081D">
              <w:rPr>
                <w:rFonts w:ascii="Tahoma" w:hAnsi="Tahoma" w:cs="Tahoma"/>
              </w:rPr>
              <w:t>ect detail as described in UC-13</w:t>
            </w:r>
          </w:p>
          <w:p w14:paraId="0910B87E" w14:textId="62871C4F" w:rsidR="00DE66F0" w:rsidRPr="00CE081D" w:rsidRDefault="00DE66F0" w:rsidP="00663133">
            <w:pPr>
              <w:pStyle w:val="ListParagraph"/>
              <w:numPr>
                <w:ilvl w:val="0"/>
                <w:numId w:val="35"/>
              </w:numPr>
              <w:spacing w:after="60"/>
              <w:ind w:left="383"/>
              <w:contextualSpacing/>
              <w:rPr>
                <w:rFonts w:ascii="Tahoma" w:hAnsi="Tahoma" w:cs="Tahoma"/>
              </w:rPr>
            </w:pPr>
            <w:r w:rsidRPr="00CE081D">
              <w:rPr>
                <w:rFonts w:ascii="Tahoma" w:hAnsi="Tahoma" w:cs="Tahoma"/>
              </w:rPr>
              <w:t>User tap 3 dots button on upper right corner</w:t>
            </w:r>
          </w:p>
        </w:tc>
      </w:tr>
      <w:tr w:rsidR="00DE66F0" w:rsidRPr="00CE081D" w14:paraId="2C9C44CD" w14:textId="77777777" w:rsidTr="00663133">
        <w:trPr>
          <w:cantSplit/>
          <w:trHeight w:val="72"/>
          <w:tblHeader/>
        </w:trPr>
        <w:tc>
          <w:tcPr>
            <w:tcW w:w="671" w:type="pct"/>
            <w:shd w:val="clear" w:color="auto" w:fill="D9D9D9" w:themeFill="background1" w:themeFillShade="D9"/>
            <w:vAlign w:val="center"/>
          </w:tcPr>
          <w:p w14:paraId="66B0FEDF" w14:textId="77777777" w:rsidR="00DE66F0" w:rsidRPr="00CE081D" w:rsidRDefault="00DE66F0" w:rsidP="00663133">
            <w:pPr>
              <w:rPr>
                <w:rFonts w:ascii="Tahoma" w:hAnsi="Tahoma" w:cs="Tahoma"/>
                <w:b/>
                <w:iCs/>
              </w:rPr>
            </w:pPr>
            <w:r w:rsidRPr="00CE081D">
              <w:rPr>
                <w:rFonts w:ascii="Tahoma" w:hAnsi="Tahoma" w:cs="Tahoma"/>
                <w:b/>
                <w:iCs/>
              </w:rPr>
              <w:t>Trigger</w:t>
            </w:r>
          </w:p>
        </w:tc>
        <w:tc>
          <w:tcPr>
            <w:tcW w:w="4329" w:type="pct"/>
            <w:vAlign w:val="center"/>
          </w:tcPr>
          <w:p w14:paraId="2F2EAC7F" w14:textId="3F26517D" w:rsidR="00DE66F0" w:rsidRPr="00CE081D" w:rsidRDefault="00DE66F0" w:rsidP="00DE66F0">
            <w:pPr>
              <w:spacing w:after="60"/>
              <w:contextualSpacing/>
              <w:rPr>
                <w:rFonts w:ascii="Tahoma" w:hAnsi="Tahoma" w:cs="Tahoma"/>
              </w:rPr>
            </w:pPr>
            <w:r w:rsidRPr="00CE081D">
              <w:rPr>
                <w:rFonts w:ascii="Tahoma" w:hAnsi="Tahoma" w:cs="Tahoma"/>
              </w:rPr>
              <w:t>User tap submit report button</w:t>
            </w:r>
          </w:p>
        </w:tc>
      </w:tr>
      <w:tr w:rsidR="00DE66F0" w:rsidRPr="00CE081D" w14:paraId="378B1D5B" w14:textId="77777777" w:rsidTr="00663133">
        <w:trPr>
          <w:cantSplit/>
          <w:trHeight w:val="72"/>
          <w:tblHeader/>
        </w:trPr>
        <w:tc>
          <w:tcPr>
            <w:tcW w:w="671" w:type="pct"/>
            <w:shd w:val="clear" w:color="auto" w:fill="D9D9D9" w:themeFill="background1" w:themeFillShade="D9"/>
            <w:vAlign w:val="center"/>
          </w:tcPr>
          <w:p w14:paraId="02083CF3" w14:textId="77777777" w:rsidR="00DE66F0" w:rsidRPr="00CE081D" w:rsidRDefault="00DE66F0" w:rsidP="00663133">
            <w:pPr>
              <w:rPr>
                <w:rFonts w:ascii="Tahoma" w:hAnsi="Tahoma" w:cs="Tahoma"/>
                <w:b/>
                <w:iCs/>
              </w:rPr>
            </w:pPr>
            <w:r w:rsidRPr="00CE081D">
              <w:rPr>
                <w:rFonts w:ascii="Tahoma" w:hAnsi="Tahoma" w:cs="Tahoma"/>
                <w:b/>
                <w:iCs/>
              </w:rPr>
              <w:t>Normal Scenarios</w:t>
            </w:r>
          </w:p>
        </w:tc>
        <w:tc>
          <w:tcPr>
            <w:tcW w:w="4329" w:type="pct"/>
            <w:vAlign w:val="center"/>
          </w:tcPr>
          <w:p w14:paraId="18AEE157" w14:textId="0DFD3184" w:rsidR="00974DB7" w:rsidRPr="00CE081D" w:rsidRDefault="00CD5C1C" w:rsidP="00362901">
            <w:pPr>
              <w:pStyle w:val="UseCase1"/>
              <w:numPr>
                <w:ilvl w:val="0"/>
                <w:numId w:val="39"/>
              </w:numPr>
              <w:ind w:left="383"/>
              <w:rPr>
                <w:rFonts w:ascii="Tahoma" w:hAnsi="Tahoma" w:cs="Tahoma"/>
                <w:b w:val="0"/>
                <w:sz w:val="20"/>
                <w:szCs w:val="20"/>
              </w:rPr>
            </w:pPr>
            <w:r w:rsidRPr="00CE081D">
              <w:rPr>
                <w:rFonts w:ascii="Tahoma" w:hAnsi="Tahoma" w:cs="Tahoma"/>
                <w:b w:val="0"/>
                <w:sz w:val="20"/>
                <w:szCs w:val="20"/>
              </w:rPr>
              <w:t>Survey will be posted to backend</w:t>
            </w:r>
            <w:r w:rsidR="00974DB7" w:rsidRPr="00CE081D">
              <w:rPr>
                <w:rFonts w:ascii="Tahoma" w:hAnsi="Tahoma" w:cs="Tahoma"/>
                <w:b w:val="0"/>
                <w:sz w:val="20"/>
                <w:szCs w:val="20"/>
              </w:rPr>
              <w:t xml:space="preserve"> with </w:t>
            </w:r>
            <w:proofErr w:type="spellStart"/>
            <w:r w:rsidR="00974DB7" w:rsidRPr="00CE081D">
              <w:rPr>
                <w:rFonts w:ascii="Tahoma" w:hAnsi="Tahoma" w:cs="Tahoma"/>
                <w:b w:val="0"/>
                <w:sz w:val="20"/>
                <w:szCs w:val="20"/>
              </w:rPr>
              <w:t>submitReport</w:t>
            </w:r>
            <w:proofErr w:type="spellEnd"/>
            <w:r w:rsidR="00974DB7" w:rsidRPr="00CE081D">
              <w:rPr>
                <w:rFonts w:ascii="Tahoma" w:hAnsi="Tahoma" w:cs="Tahoma"/>
                <w:b w:val="0"/>
                <w:sz w:val="20"/>
                <w:szCs w:val="20"/>
              </w:rPr>
              <w:t xml:space="preserve"> API</w:t>
            </w:r>
          </w:p>
          <w:p w14:paraId="45613D57" w14:textId="5E81F5D5" w:rsidR="00974DB7" w:rsidRPr="00CE081D" w:rsidRDefault="00974DB7" w:rsidP="00362901">
            <w:pPr>
              <w:pStyle w:val="UseCase1"/>
              <w:numPr>
                <w:ilvl w:val="0"/>
                <w:numId w:val="39"/>
              </w:numPr>
              <w:ind w:left="383"/>
              <w:rPr>
                <w:rFonts w:ascii="Tahoma" w:hAnsi="Tahoma" w:cs="Tahoma"/>
                <w:b w:val="0"/>
                <w:sz w:val="20"/>
                <w:szCs w:val="20"/>
              </w:rPr>
            </w:pPr>
            <w:r w:rsidRPr="00CE081D">
              <w:rPr>
                <w:rFonts w:ascii="Tahoma" w:hAnsi="Tahoma" w:cs="Tahoma"/>
                <w:b w:val="0"/>
                <w:sz w:val="20"/>
                <w:szCs w:val="20"/>
              </w:rPr>
              <w:t xml:space="preserve">Survey will be posted to backend with </w:t>
            </w:r>
            <w:proofErr w:type="spellStart"/>
            <w:r w:rsidRPr="00CE081D">
              <w:rPr>
                <w:rFonts w:ascii="Tahoma" w:hAnsi="Tahoma" w:cs="Tahoma"/>
                <w:b w:val="0"/>
                <w:sz w:val="20"/>
                <w:szCs w:val="20"/>
              </w:rPr>
              <w:t>submitReportFile</w:t>
            </w:r>
            <w:proofErr w:type="spellEnd"/>
            <w:r w:rsidRPr="00CE081D">
              <w:rPr>
                <w:rFonts w:ascii="Tahoma" w:hAnsi="Tahoma" w:cs="Tahoma"/>
                <w:b w:val="0"/>
                <w:sz w:val="20"/>
                <w:szCs w:val="20"/>
              </w:rPr>
              <w:t xml:space="preserve"> API </w:t>
            </w:r>
          </w:p>
          <w:p w14:paraId="1116ECE7" w14:textId="4C658965" w:rsidR="00CD5C1C" w:rsidRPr="00CE081D" w:rsidRDefault="00CD5C1C" w:rsidP="00362901">
            <w:pPr>
              <w:pStyle w:val="UseCase1"/>
              <w:numPr>
                <w:ilvl w:val="0"/>
                <w:numId w:val="39"/>
              </w:numPr>
              <w:ind w:left="383"/>
              <w:rPr>
                <w:rFonts w:ascii="Tahoma" w:hAnsi="Tahoma" w:cs="Tahoma"/>
                <w:b w:val="0"/>
                <w:sz w:val="20"/>
                <w:szCs w:val="20"/>
              </w:rPr>
            </w:pPr>
            <w:r w:rsidRPr="00CE081D">
              <w:rPr>
                <w:rFonts w:ascii="Tahoma" w:hAnsi="Tahoma" w:cs="Tahoma"/>
                <w:b w:val="0"/>
                <w:sz w:val="20"/>
                <w:szCs w:val="20"/>
              </w:rPr>
              <w:t>Application will fetch data from backend to capture any updated project</w:t>
            </w:r>
          </w:p>
        </w:tc>
      </w:tr>
      <w:tr w:rsidR="00DE66F0" w:rsidRPr="00CE081D" w14:paraId="518A1E45" w14:textId="77777777" w:rsidTr="00663133">
        <w:trPr>
          <w:cantSplit/>
          <w:trHeight w:val="480"/>
          <w:tblHeader/>
        </w:trPr>
        <w:tc>
          <w:tcPr>
            <w:tcW w:w="671" w:type="pct"/>
            <w:shd w:val="clear" w:color="auto" w:fill="D9D9D9" w:themeFill="background1" w:themeFillShade="D9"/>
            <w:vAlign w:val="center"/>
          </w:tcPr>
          <w:p w14:paraId="6EF208D1" w14:textId="3E7B08C6" w:rsidR="00DE66F0" w:rsidRPr="00CE081D" w:rsidRDefault="00DE66F0" w:rsidP="00663133">
            <w:pPr>
              <w:rPr>
                <w:rFonts w:ascii="Tahoma" w:hAnsi="Tahoma" w:cs="Tahoma"/>
                <w:b/>
                <w:iCs/>
              </w:rPr>
            </w:pPr>
            <w:r w:rsidRPr="00CE081D">
              <w:rPr>
                <w:rFonts w:ascii="Tahoma" w:hAnsi="Tahoma" w:cs="Tahoma"/>
                <w:b/>
                <w:iCs/>
              </w:rPr>
              <w:t>UI Validation</w:t>
            </w:r>
          </w:p>
        </w:tc>
        <w:tc>
          <w:tcPr>
            <w:tcW w:w="4329" w:type="pct"/>
            <w:vAlign w:val="center"/>
          </w:tcPr>
          <w:p w14:paraId="5649352F" w14:textId="77777777" w:rsidR="00DE66F0" w:rsidRPr="00CE081D" w:rsidRDefault="00DE66F0" w:rsidP="00663133">
            <w:pPr>
              <w:spacing w:after="60"/>
              <w:contextualSpacing/>
              <w:rPr>
                <w:rFonts w:ascii="Tahoma" w:hAnsi="Tahoma" w:cs="Tahoma"/>
              </w:rPr>
            </w:pPr>
            <w:r w:rsidRPr="00CE081D">
              <w:rPr>
                <w:rFonts w:ascii="Tahoma" w:hAnsi="Tahoma" w:cs="Tahoma"/>
              </w:rPr>
              <w:t>-</w:t>
            </w:r>
          </w:p>
        </w:tc>
      </w:tr>
      <w:tr w:rsidR="00DE66F0" w:rsidRPr="00CE081D" w14:paraId="42F4D47D" w14:textId="77777777" w:rsidTr="00663133">
        <w:trPr>
          <w:cantSplit/>
          <w:trHeight w:val="72"/>
          <w:tblHeader/>
        </w:trPr>
        <w:tc>
          <w:tcPr>
            <w:tcW w:w="671" w:type="pct"/>
            <w:shd w:val="clear" w:color="auto" w:fill="D9D9D9" w:themeFill="background1" w:themeFillShade="D9"/>
            <w:vAlign w:val="center"/>
          </w:tcPr>
          <w:p w14:paraId="3AB820DF" w14:textId="77777777" w:rsidR="00DE66F0" w:rsidRPr="00CE081D" w:rsidRDefault="00DE66F0" w:rsidP="00663133">
            <w:pPr>
              <w:rPr>
                <w:rFonts w:ascii="Tahoma" w:hAnsi="Tahoma" w:cs="Tahoma"/>
                <w:b/>
                <w:iCs/>
              </w:rPr>
            </w:pPr>
            <w:r w:rsidRPr="00CE081D">
              <w:rPr>
                <w:rFonts w:ascii="Tahoma" w:hAnsi="Tahoma" w:cs="Tahoma"/>
                <w:b/>
                <w:iCs/>
              </w:rPr>
              <w:t>Business Rules</w:t>
            </w:r>
          </w:p>
        </w:tc>
        <w:tc>
          <w:tcPr>
            <w:tcW w:w="4329" w:type="pct"/>
            <w:vAlign w:val="center"/>
          </w:tcPr>
          <w:p w14:paraId="7455DE7C" w14:textId="77777777" w:rsidR="00DE66F0" w:rsidRPr="00CE081D" w:rsidRDefault="00CD5C1C" w:rsidP="00362901">
            <w:pPr>
              <w:pStyle w:val="ListParagraph"/>
              <w:numPr>
                <w:ilvl w:val="0"/>
                <w:numId w:val="41"/>
              </w:numPr>
              <w:spacing w:after="60"/>
              <w:ind w:left="383"/>
              <w:contextualSpacing/>
              <w:rPr>
                <w:rFonts w:ascii="Tahoma" w:hAnsi="Tahoma" w:cs="Tahoma"/>
              </w:rPr>
            </w:pPr>
            <w:r w:rsidRPr="00CE081D">
              <w:rPr>
                <w:rFonts w:ascii="Tahoma" w:hAnsi="Tahoma" w:cs="Tahoma"/>
              </w:rPr>
              <w:t>Only validation-passed survey that could be submitted to backend</w:t>
            </w:r>
          </w:p>
          <w:p w14:paraId="40058AF0" w14:textId="77777777" w:rsidR="00DF5ECF" w:rsidRPr="00CE081D" w:rsidRDefault="00DF5ECF" w:rsidP="00362901">
            <w:pPr>
              <w:pStyle w:val="ListParagraph"/>
              <w:numPr>
                <w:ilvl w:val="0"/>
                <w:numId w:val="40"/>
              </w:numPr>
              <w:spacing w:after="60"/>
              <w:ind w:left="383"/>
              <w:contextualSpacing/>
              <w:rPr>
                <w:rFonts w:ascii="Tahoma" w:hAnsi="Tahoma" w:cs="Tahoma"/>
              </w:rPr>
            </w:pPr>
            <w:r w:rsidRPr="00CE081D">
              <w:rPr>
                <w:rFonts w:ascii="Tahoma" w:hAnsi="Tahoma" w:cs="Tahoma"/>
              </w:rPr>
              <w:t>If internet connection is not available, on survey will be kept on database, and application will try to send after device have an active internet connection</w:t>
            </w:r>
          </w:p>
          <w:p w14:paraId="38F28D7C" w14:textId="77777777" w:rsidR="000D3414" w:rsidRPr="00CE081D" w:rsidRDefault="000D3414" w:rsidP="00362901">
            <w:pPr>
              <w:pStyle w:val="ListParagraph"/>
              <w:numPr>
                <w:ilvl w:val="0"/>
                <w:numId w:val="40"/>
              </w:numPr>
              <w:spacing w:after="60"/>
              <w:ind w:left="383"/>
              <w:contextualSpacing/>
              <w:rPr>
                <w:rFonts w:ascii="Tahoma" w:hAnsi="Tahoma" w:cs="Tahoma"/>
              </w:rPr>
            </w:pPr>
            <w:proofErr w:type="spellStart"/>
            <w:r w:rsidRPr="00CE081D">
              <w:rPr>
                <w:rFonts w:ascii="Tahoma" w:hAnsi="Tahoma" w:cs="Tahoma"/>
              </w:rPr>
              <w:t>Refno</w:t>
            </w:r>
            <w:proofErr w:type="spellEnd"/>
            <w:r w:rsidRPr="00CE081D">
              <w:rPr>
                <w:rFonts w:ascii="Tahoma" w:hAnsi="Tahoma" w:cs="Tahoma"/>
              </w:rPr>
              <w:t xml:space="preserve"> is used for rejected survey, please fill </w:t>
            </w:r>
            <w:proofErr w:type="spellStart"/>
            <w:r w:rsidRPr="00CE081D">
              <w:rPr>
                <w:rFonts w:ascii="Tahoma" w:hAnsi="Tahoma" w:cs="Tahoma"/>
              </w:rPr>
              <w:t>refno</w:t>
            </w:r>
            <w:proofErr w:type="spellEnd"/>
            <w:r w:rsidRPr="00CE081D">
              <w:rPr>
                <w:rFonts w:ascii="Tahoma" w:hAnsi="Tahoma" w:cs="Tahoma"/>
              </w:rPr>
              <w:t>, fill “value” field only for rejected question and leaves the other blank</w:t>
            </w:r>
          </w:p>
          <w:p w14:paraId="79D0D54B" w14:textId="77777777" w:rsidR="00974DB7" w:rsidRPr="00CE081D" w:rsidRDefault="00C2470B" w:rsidP="00362901">
            <w:pPr>
              <w:pStyle w:val="ListParagraph"/>
              <w:numPr>
                <w:ilvl w:val="0"/>
                <w:numId w:val="40"/>
              </w:numPr>
              <w:spacing w:after="60"/>
              <w:ind w:left="383"/>
              <w:contextualSpacing/>
              <w:rPr>
                <w:rFonts w:ascii="Tahoma" w:hAnsi="Tahoma" w:cs="Tahoma"/>
              </w:rPr>
            </w:pPr>
            <w:r w:rsidRPr="00CE081D">
              <w:rPr>
                <w:rFonts w:ascii="Tahoma" w:hAnsi="Tahoma" w:cs="Tahoma"/>
              </w:rPr>
              <w:t>Application will do this use case on background thread</w:t>
            </w:r>
          </w:p>
          <w:p w14:paraId="5DD28620" w14:textId="77777777" w:rsidR="00974DB7" w:rsidRPr="00CE081D" w:rsidRDefault="00974DB7" w:rsidP="00362901">
            <w:pPr>
              <w:pStyle w:val="ListParagraph"/>
              <w:numPr>
                <w:ilvl w:val="0"/>
                <w:numId w:val="40"/>
              </w:numPr>
              <w:spacing w:after="60"/>
              <w:ind w:left="383"/>
              <w:contextualSpacing/>
              <w:rPr>
                <w:rFonts w:ascii="Tahoma" w:hAnsi="Tahoma" w:cs="Tahoma"/>
              </w:rPr>
            </w:pPr>
            <w:r w:rsidRPr="00CE081D">
              <w:rPr>
                <w:rFonts w:ascii="Tahoma" w:hAnsi="Tahoma" w:cs="Tahoma"/>
              </w:rPr>
              <w:t xml:space="preserve">if there any file to upload </w:t>
            </w:r>
            <w:proofErr w:type="spellStart"/>
            <w:r w:rsidRPr="00CE081D">
              <w:rPr>
                <w:rFonts w:ascii="Tahoma" w:hAnsi="Tahoma" w:cs="Tahoma"/>
              </w:rPr>
              <w:t>submitReportFile</w:t>
            </w:r>
            <w:proofErr w:type="spellEnd"/>
            <w:r w:rsidRPr="00CE081D">
              <w:rPr>
                <w:rFonts w:ascii="Tahoma" w:hAnsi="Tahoma" w:cs="Tahoma"/>
              </w:rPr>
              <w:t xml:space="preserve"> API will get called, otherwise it can be skipped</w:t>
            </w:r>
          </w:p>
          <w:p w14:paraId="44D1E2C1" w14:textId="479391DC" w:rsidR="00B53C7F" w:rsidRPr="00CE081D" w:rsidRDefault="00B53C7F" w:rsidP="00362901">
            <w:pPr>
              <w:pStyle w:val="ListParagraph"/>
              <w:numPr>
                <w:ilvl w:val="0"/>
                <w:numId w:val="40"/>
              </w:numPr>
              <w:spacing w:after="60"/>
              <w:ind w:left="383"/>
              <w:contextualSpacing/>
              <w:rPr>
                <w:rFonts w:ascii="Tahoma" w:hAnsi="Tahoma" w:cs="Tahoma"/>
              </w:rPr>
            </w:pPr>
            <w:r w:rsidRPr="00CE081D">
              <w:rPr>
                <w:rFonts w:ascii="Tahoma" w:hAnsi="Tahoma" w:cs="Tahoma"/>
              </w:rPr>
              <w:t xml:space="preserve">Elevation field in </w:t>
            </w:r>
            <w:proofErr w:type="spellStart"/>
            <w:r w:rsidRPr="00CE081D">
              <w:rPr>
                <w:rFonts w:ascii="Tahoma" w:hAnsi="Tahoma" w:cs="Tahoma"/>
              </w:rPr>
              <w:t>submitReportFile</w:t>
            </w:r>
            <w:proofErr w:type="spellEnd"/>
            <w:r w:rsidRPr="00CE081D">
              <w:rPr>
                <w:rFonts w:ascii="Tahoma" w:hAnsi="Tahoma" w:cs="Tahoma"/>
              </w:rPr>
              <w:t xml:space="preserve"> API is optional, if user device has capability to calculate device elevation this field must be filled</w:t>
            </w:r>
          </w:p>
        </w:tc>
      </w:tr>
      <w:tr w:rsidR="00DE66F0" w:rsidRPr="00CE081D" w14:paraId="016C4C59" w14:textId="77777777" w:rsidTr="00663133">
        <w:trPr>
          <w:cantSplit/>
          <w:trHeight w:val="72"/>
          <w:tblHeader/>
        </w:trPr>
        <w:tc>
          <w:tcPr>
            <w:tcW w:w="671" w:type="pct"/>
            <w:shd w:val="clear" w:color="auto" w:fill="D9D9D9" w:themeFill="background1" w:themeFillShade="D9"/>
            <w:vAlign w:val="center"/>
          </w:tcPr>
          <w:p w14:paraId="45889919" w14:textId="77777777" w:rsidR="00DE66F0" w:rsidRPr="00CE081D" w:rsidRDefault="00DE66F0" w:rsidP="00663133">
            <w:pPr>
              <w:rPr>
                <w:rFonts w:ascii="Tahoma" w:hAnsi="Tahoma" w:cs="Tahoma"/>
                <w:b/>
                <w:iCs/>
              </w:rPr>
            </w:pPr>
            <w:r w:rsidRPr="00CE081D">
              <w:rPr>
                <w:rFonts w:ascii="Tahoma" w:hAnsi="Tahoma" w:cs="Tahoma"/>
                <w:b/>
                <w:iCs/>
              </w:rPr>
              <w:t>Success Result</w:t>
            </w:r>
          </w:p>
        </w:tc>
        <w:tc>
          <w:tcPr>
            <w:tcW w:w="4329" w:type="pct"/>
            <w:vAlign w:val="center"/>
          </w:tcPr>
          <w:p w14:paraId="24663E2F" w14:textId="763814FD" w:rsidR="00DE66F0" w:rsidRPr="00CE081D" w:rsidRDefault="00CD5C1C" w:rsidP="00CD5C1C">
            <w:pPr>
              <w:spacing w:after="60"/>
              <w:contextualSpacing/>
              <w:rPr>
                <w:rFonts w:ascii="Tahoma" w:hAnsi="Tahoma" w:cs="Tahoma"/>
              </w:rPr>
            </w:pPr>
            <w:r w:rsidRPr="00CE081D">
              <w:rPr>
                <w:rFonts w:ascii="Tahoma" w:hAnsi="Tahoma" w:cs="Tahoma"/>
              </w:rPr>
              <w:t>Project status will change to waiting for approval</w:t>
            </w:r>
          </w:p>
        </w:tc>
      </w:tr>
      <w:tr w:rsidR="00DE66F0" w:rsidRPr="00CE081D" w14:paraId="66105AF1" w14:textId="77777777" w:rsidTr="00663133">
        <w:trPr>
          <w:cantSplit/>
          <w:trHeight w:val="522"/>
          <w:tblHeader/>
        </w:trPr>
        <w:tc>
          <w:tcPr>
            <w:tcW w:w="671" w:type="pct"/>
            <w:shd w:val="clear" w:color="auto" w:fill="D9D9D9" w:themeFill="background1" w:themeFillShade="D9"/>
            <w:vAlign w:val="center"/>
          </w:tcPr>
          <w:p w14:paraId="32B99972" w14:textId="77777777" w:rsidR="00DE66F0" w:rsidRPr="00CE081D" w:rsidRDefault="00DE66F0" w:rsidP="00663133">
            <w:pPr>
              <w:rPr>
                <w:rFonts w:ascii="Tahoma" w:hAnsi="Tahoma" w:cs="Tahoma"/>
                <w:b/>
                <w:iCs/>
              </w:rPr>
            </w:pPr>
            <w:r w:rsidRPr="00CE081D">
              <w:rPr>
                <w:rFonts w:ascii="Tahoma" w:hAnsi="Tahoma" w:cs="Tahoma"/>
                <w:b/>
                <w:iCs/>
              </w:rPr>
              <w:t>Minimal Result</w:t>
            </w:r>
          </w:p>
        </w:tc>
        <w:tc>
          <w:tcPr>
            <w:tcW w:w="4329" w:type="pct"/>
            <w:vAlign w:val="center"/>
          </w:tcPr>
          <w:p w14:paraId="15407D37" w14:textId="77777777" w:rsidR="00DE66F0" w:rsidRPr="00CE081D" w:rsidRDefault="00DE66F0" w:rsidP="00663133">
            <w:pPr>
              <w:spacing w:after="60"/>
              <w:contextualSpacing/>
              <w:rPr>
                <w:rFonts w:ascii="Tahoma" w:hAnsi="Tahoma" w:cs="Tahoma"/>
              </w:rPr>
            </w:pPr>
            <w:r w:rsidRPr="00CE081D">
              <w:rPr>
                <w:rFonts w:ascii="Tahoma" w:hAnsi="Tahoma" w:cs="Tahoma"/>
              </w:rPr>
              <w:t>-</w:t>
            </w:r>
          </w:p>
        </w:tc>
      </w:tr>
      <w:tr w:rsidR="00DE66F0" w:rsidRPr="00CE081D" w14:paraId="7B0AE123" w14:textId="77777777" w:rsidTr="00663133">
        <w:trPr>
          <w:cantSplit/>
          <w:trHeight w:val="72"/>
          <w:tblHeader/>
        </w:trPr>
        <w:tc>
          <w:tcPr>
            <w:tcW w:w="671" w:type="pct"/>
            <w:shd w:val="clear" w:color="auto" w:fill="D9D9D9" w:themeFill="background1" w:themeFillShade="D9"/>
            <w:vAlign w:val="center"/>
          </w:tcPr>
          <w:p w14:paraId="1C7DBB56" w14:textId="77777777" w:rsidR="00DE66F0" w:rsidRPr="00CE081D" w:rsidRDefault="00DE66F0" w:rsidP="00663133">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1E88A411" w14:textId="77777777" w:rsidR="00DE66F0" w:rsidRPr="00CE081D" w:rsidRDefault="00DE66F0" w:rsidP="00663133">
            <w:pPr>
              <w:spacing w:after="60"/>
              <w:contextualSpacing/>
              <w:rPr>
                <w:rFonts w:ascii="Tahoma" w:hAnsi="Tahoma" w:cs="Tahoma"/>
              </w:rPr>
            </w:pPr>
            <w:r w:rsidRPr="00CE081D">
              <w:rPr>
                <w:rFonts w:ascii="Tahoma" w:hAnsi="Tahoma" w:cs="Tahoma"/>
              </w:rPr>
              <w:t>-</w:t>
            </w:r>
          </w:p>
        </w:tc>
      </w:tr>
      <w:tr w:rsidR="00DE66F0" w:rsidRPr="00CE081D" w14:paraId="4B10FA2D" w14:textId="77777777" w:rsidTr="00663133">
        <w:trPr>
          <w:cantSplit/>
          <w:trHeight w:val="72"/>
          <w:tblHeader/>
        </w:trPr>
        <w:tc>
          <w:tcPr>
            <w:tcW w:w="671" w:type="pct"/>
            <w:shd w:val="clear" w:color="auto" w:fill="D9D9D9" w:themeFill="background1" w:themeFillShade="D9"/>
            <w:vAlign w:val="center"/>
          </w:tcPr>
          <w:p w14:paraId="6B6BE80F" w14:textId="77777777" w:rsidR="00DE66F0" w:rsidRPr="00CE081D" w:rsidRDefault="00DE66F0" w:rsidP="00663133">
            <w:pPr>
              <w:rPr>
                <w:rFonts w:ascii="Tahoma" w:hAnsi="Tahoma" w:cs="Tahoma"/>
                <w:b/>
                <w:iCs/>
              </w:rPr>
            </w:pPr>
            <w:r w:rsidRPr="00CE081D">
              <w:rPr>
                <w:rFonts w:ascii="Tahoma" w:hAnsi="Tahoma" w:cs="Tahoma"/>
                <w:b/>
                <w:iCs/>
              </w:rPr>
              <w:t>UI Image</w:t>
            </w:r>
          </w:p>
        </w:tc>
        <w:tc>
          <w:tcPr>
            <w:tcW w:w="4329" w:type="pct"/>
            <w:vAlign w:val="center"/>
          </w:tcPr>
          <w:p w14:paraId="25B27A77" w14:textId="77777777" w:rsidR="00DE66F0" w:rsidRPr="00CE081D" w:rsidRDefault="00DE66F0" w:rsidP="00663133">
            <w:pPr>
              <w:spacing w:after="60"/>
              <w:contextualSpacing/>
              <w:rPr>
                <w:rFonts w:ascii="Tahoma" w:hAnsi="Tahoma" w:cs="Tahoma"/>
              </w:rPr>
            </w:pPr>
            <w:r w:rsidRPr="00CE081D">
              <w:rPr>
                <w:rFonts w:ascii="Tahoma" w:hAnsi="Tahoma" w:cs="Tahoma"/>
              </w:rPr>
              <w:t>-</w:t>
            </w:r>
          </w:p>
        </w:tc>
      </w:tr>
      <w:tr w:rsidR="00DE66F0" w:rsidRPr="00CE081D" w14:paraId="20C17E4D" w14:textId="77777777" w:rsidTr="00663133">
        <w:trPr>
          <w:cantSplit/>
          <w:trHeight w:val="72"/>
          <w:tblHeader/>
        </w:trPr>
        <w:tc>
          <w:tcPr>
            <w:tcW w:w="671" w:type="pct"/>
            <w:shd w:val="clear" w:color="auto" w:fill="D9D9D9" w:themeFill="background1" w:themeFillShade="D9"/>
            <w:vAlign w:val="center"/>
          </w:tcPr>
          <w:p w14:paraId="655A6D1B" w14:textId="77777777" w:rsidR="00DE66F0" w:rsidRPr="00CE081D" w:rsidRDefault="00DE66F0" w:rsidP="00663133">
            <w:pPr>
              <w:rPr>
                <w:rFonts w:ascii="Tahoma" w:hAnsi="Tahoma" w:cs="Tahoma"/>
                <w:b/>
                <w:iCs/>
              </w:rPr>
            </w:pPr>
            <w:r w:rsidRPr="00CE081D">
              <w:rPr>
                <w:rFonts w:ascii="Tahoma" w:hAnsi="Tahoma" w:cs="Tahoma"/>
                <w:b/>
                <w:iCs/>
              </w:rPr>
              <w:t>Frequency of Usage</w:t>
            </w:r>
          </w:p>
        </w:tc>
        <w:tc>
          <w:tcPr>
            <w:tcW w:w="4329" w:type="pct"/>
            <w:vAlign w:val="center"/>
          </w:tcPr>
          <w:p w14:paraId="5918A010" w14:textId="77777777" w:rsidR="00DE66F0" w:rsidRPr="00CE081D" w:rsidRDefault="00DE66F0" w:rsidP="00663133">
            <w:pPr>
              <w:spacing w:after="60"/>
              <w:contextualSpacing/>
              <w:rPr>
                <w:rFonts w:ascii="Tahoma" w:hAnsi="Tahoma" w:cs="Tahoma"/>
              </w:rPr>
            </w:pPr>
            <w:r w:rsidRPr="00CE081D">
              <w:rPr>
                <w:rFonts w:ascii="Tahoma" w:hAnsi="Tahoma" w:cs="Tahoma"/>
              </w:rPr>
              <w:t>Often</w:t>
            </w:r>
          </w:p>
        </w:tc>
      </w:tr>
      <w:tr w:rsidR="00DE66F0" w:rsidRPr="00CE081D" w14:paraId="7C3FB4CA" w14:textId="77777777" w:rsidTr="00663133">
        <w:trPr>
          <w:cantSplit/>
          <w:trHeight w:val="480"/>
          <w:tblHeader/>
        </w:trPr>
        <w:tc>
          <w:tcPr>
            <w:tcW w:w="671" w:type="pct"/>
            <w:shd w:val="clear" w:color="auto" w:fill="D9D9D9" w:themeFill="background1" w:themeFillShade="D9"/>
            <w:vAlign w:val="center"/>
          </w:tcPr>
          <w:p w14:paraId="3A170672" w14:textId="77777777" w:rsidR="00DE66F0" w:rsidRPr="00CE081D" w:rsidRDefault="00DE66F0" w:rsidP="00663133">
            <w:pPr>
              <w:rPr>
                <w:rFonts w:ascii="Tahoma" w:hAnsi="Tahoma" w:cs="Tahoma"/>
                <w:b/>
                <w:iCs/>
              </w:rPr>
            </w:pPr>
            <w:r w:rsidRPr="00CE081D">
              <w:rPr>
                <w:rFonts w:ascii="Tahoma" w:hAnsi="Tahoma" w:cs="Tahoma"/>
                <w:b/>
                <w:iCs/>
              </w:rPr>
              <w:lastRenderedPageBreak/>
              <w:t>Notes</w:t>
            </w:r>
          </w:p>
        </w:tc>
        <w:tc>
          <w:tcPr>
            <w:tcW w:w="4329" w:type="pct"/>
            <w:vAlign w:val="center"/>
          </w:tcPr>
          <w:p w14:paraId="5707CC1D" w14:textId="1D48F885" w:rsidR="00CD5C1C" w:rsidRPr="00CE081D" w:rsidRDefault="00C2470B" w:rsidP="00CD5C1C">
            <w:pPr>
              <w:spacing w:after="60"/>
              <w:contextualSpacing/>
              <w:rPr>
                <w:rFonts w:ascii="Tahoma" w:hAnsi="Tahoma" w:cs="Tahoma"/>
              </w:rPr>
            </w:pPr>
            <w:r w:rsidRPr="00CE081D">
              <w:rPr>
                <w:rFonts w:ascii="Tahoma" w:hAnsi="Tahoma" w:cs="Tahoma"/>
              </w:rPr>
              <w:t>API used for this use case are</w:t>
            </w:r>
            <w:r w:rsidR="00CD5C1C" w:rsidRPr="00CE081D">
              <w:rPr>
                <w:rFonts w:ascii="Tahoma" w:hAnsi="Tahoma" w:cs="Tahoma"/>
              </w:rPr>
              <w:t xml:space="preserve"> :</w:t>
            </w:r>
          </w:p>
          <w:p w14:paraId="612E5544" w14:textId="0A0D6542" w:rsidR="00CD5C1C" w:rsidRPr="00CE081D" w:rsidRDefault="00DF5ECF" w:rsidP="00CD5C1C">
            <w:pPr>
              <w:spacing w:after="60"/>
              <w:contextualSpacing/>
              <w:rPr>
                <w:rFonts w:ascii="Tahoma" w:hAnsi="Tahoma" w:cs="Tahoma"/>
              </w:rPr>
            </w:pPr>
            <w:proofErr w:type="spellStart"/>
            <w:r w:rsidRPr="00CE081D">
              <w:rPr>
                <w:rFonts w:ascii="Tahoma" w:hAnsi="Tahoma" w:cs="Tahoma"/>
              </w:rPr>
              <w:t>submitReport</w:t>
            </w:r>
            <w:proofErr w:type="spellEnd"/>
            <w:r w:rsidR="00CD5C1C" w:rsidRPr="00CE081D">
              <w:rPr>
                <w:rFonts w:ascii="Tahoma" w:hAnsi="Tahoma" w:cs="Tahoma"/>
              </w:rPr>
              <w:t xml:space="preserve">(token, </w:t>
            </w:r>
            <w:proofErr w:type="spellStart"/>
            <w:r w:rsidRPr="00CE081D">
              <w:rPr>
                <w:rFonts w:ascii="Tahoma" w:hAnsi="Tahoma" w:cs="Tahoma"/>
              </w:rPr>
              <w:t>projectID</w:t>
            </w:r>
            <w:proofErr w:type="spellEnd"/>
            <w:r w:rsidRPr="00CE081D">
              <w:rPr>
                <w:rFonts w:ascii="Tahoma" w:hAnsi="Tahoma" w:cs="Tahoma"/>
              </w:rPr>
              <w:t xml:space="preserve">, questions, </w:t>
            </w:r>
            <w:proofErr w:type="spellStart"/>
            <w:r w:rsidR="000D3414" w:rsidRPr="00CE081D">
              <w:rPr>
                <w:rFonts w:ascii="Tahoma" w:hAnsi="Tahoma" w:cs="Tahoma"/>
              </w:rPr>
              <w:t>latitiude</w:t>
            </w:r>
            <w:proofErr w:type="spellEnd"/>
            <w:r w:rsidR="000D3414" w:rsidRPr="00CE081D">
              <w:rPr>
                <w:rFonts w:ascii="Tahoma" w:hAnsi="Tahoma" w:cs="Tahoma"/>
              </w:rPr>
              <w:t xml:space="preserve">, longitude, </w:t>
            </w:r>
            <w:proofErr w:type="spellStart"/>
            <w:r w:rsidR="000D3414" w:rsidRPr="00CE081D">
              <w:rPr>
                <w:rFonts w:ascii="Tahoma" w:hAnsi="Tahoma" w:cs="Tahoma"/>
              </w:rPr>
              <w:t>submitDate</w:t>
            </w:r>
            <w:proofErr w:type="spellEnd"/>
            <w:r w:rsidR="00CD5C1C" w:rsidRPr="00CE081D">
              <w:rPr>
                <w:rFonts w:ascii="Tahoma" w:hAnsi="Tahoma" w:cs="Tahoma"/>
              </w:rPr>
              <w:t>)</w:t>
            </w:r>
          </w:p>
          <w:p w14:paraId="4989FEA6" w14:textId="77777777" w:rsidR="00CD5C1C" w:rsidRPr="00CE081D" w:rsidRDefault="00CD5C1C" w:rsidP="00362901">
            <w:pPr>
              <w:pStyle w:val="ListParagraph"/>
              <w:numPr>
                <w:ilvl w:val="0"/>
                <w:numId w:val="46"/>
              </w:numPr>
              <w:spacing w:after="60"/>
              <w:contextualSpacing/>
              <w:rPr>
                <w:rFonts w:ascii="Tahoma" w:hAnsi="Tahoma" w:cs="Tahoma"/>
              </w:rPr>
            </w:pPr>
            <w:r w:rsidRPr="00CE081D">
              <w:rPr>
                <w:rFonts w:ascii="Tahoma" w:hAnsi="Tahoma" w:cs="Tahoma"/>
              </w:rPr>
              <w:t>token(String) : user authentication token</w:t>
            </w:r>
          </w:p>
          <w:p w14:paraId="4DFB0430" w14:textId="2C6C5790" w:rsidR="00CD5C1C" w:rsidRPr="00CE081D" w:rsidRDefault="000D3414" w:rsidP="00362901">
            <w:pPr>
              <w:pStyle w:val="ListParagraph"/>
              <w:numPr>
                <w:ilvl w:val="0"/>
                <w:numId w:val="46"/>
              </w:numPr>
              <w:spacing w:after="60"/>
              <w:contextualSpacing/>
              <w:rPr>
                <w:rFonts w:ascii="Tahoma" w:hAnsi="Tahoma" w:cs="Tahoma"/>
              </w:rPr>
            </w:pPr>
            <w:proofErr w:type="spellStart"/>
            <w:r w:rsidRPr="00CE081D">
              <w:rPr>
                <w:rFonts w:ascii="Tahoma" w:hAnsi="Tahoma" w:cs="Tahoma"/>
              </w:rPr>
              <w:t>projectID</w:t>
            </w:r>
            <w:proofErr w:type="spellEnd"/>
            <w:r w:rsidRPr="00CE081D">
              <w:rPr>
                <w:rFonts w:ascii="Tahoma" w:hAnsi="Tahoma" w:cs="Tahoma"/>
              </w:rPr>
              <w:t>(String)</w:t>
            </w:r>
          </w:p>
          <w:p w14:paraId="10882402" w14:textId="2BF8D35C" w:rsidR="000D3414" w:rsidRPr="00CE081D" w:rsidRDefault="000D3414" w:rsidP="00362901">
            <w:pPr>
              <w:pStyle w:val="ListParagraph"/>
              <w:numPr>
                <w:ilvl w:val="0"/>
                <w:numId w:val="46"/>
              </w:numPr>
              <w:spacing w:after="60"/>
              <w:contextualSpacing/>
              <w:rPr>
                <w:rFonts w:ascii="Tahoma" w:hAnsi="Tahoma" w:cs="Tahoma"/>
              </w:rPr>
            </w:pPr>
            <w:r w:rsidRPr="00CE081D">
              <w:rPr>
                <w:rFonts w:ascii="Tahoma" w:hAnsi="Tahoma" w:cs="Tahoma"/>
              </w:rPr>
              <w:t>questions(</w:t>
            </w:r>
            <w:proofErr w:type="spellStart"/>
            <w:r w:rsidRPr="00CE081D">
              <w:rPr>
                <w:rFonts w:ascii="Tahoma" w:hAnsi="Tahoma" w:cs="Tahoma"/>
              </w:rPr>
              <w:t>ArrayOfDictionary</w:t>
            </w:r>
            <w:proofErr w:type="spellEnd"/>
            <w:r w:rsidRPr="00CE081D">
              <w:rPr>
                <w:rFonts w:ascii="Tahoma" w:hAnsi="Tahoma" w:cs="Tahoma"/>
              </w:rPr>
              <w:t xml:space="preserve">) : [{“code”: </w:t>
            </w:r>
            <w:proofErr w:type="spellStart"/>
            <w:r w:rsidRPr="00CE081D">
              <w:rPr>
                <w:rFonts w:ascii="Tahoma" w:hAnsi="Tahoma" w:cs="Tahoma"/>
              </w:rPr>
              <w:t>QuestionCode</w:t>
            </w:r>
            <w:proofErr w:type="spellEnd"/>
            <w:r w:rsidRPr="00CE081D">
              <w:rPr>
                <w:rFonts w:ascii="Tahoma" w:hAnsi="Tahoma" w:cs="Tahoma"/>
              </w:rPr>
              <w:t>, “value”: answer, “</w:t>
            </w:r>
            <w:r w:rsidR="00B53C7F" w:rsidRPr="00CE081D">
              <w:rPr>
                <w:rFonts w:ascii="Tahoma" w:hAnsi="Tahoma" w:cs="Tahoma"/>
              </w:rPr>
              <w:t>filled</w:t>
            </w:r>
            <w:r w:rsidRPr="00CE081D">
              <w:rPr>
                <w:rFonts w:ascii="Tahoma" w:hAnsi="Tahoma" w:cs="Tahoma"/>
              </w:rPr>
              <w:t xml:space="preserve">”: </w:t>
            </w:r>
            <w:r w:rsidR="00B53C7F" w:rsidRPr="00CE081D">
              <w:rPr>
                <w:rFonts w:ascii="Tahoma" w:hAnsi="Tahoma" w:cs="Tahoma"/>
              </w:rPr>
              <w:t>Boolean</w:t>
            </w:r>
            <w:r w:rsidRPr="00CE081D">
              <w:rPr>
                <w:rFonts w:ascii="Tahoma" w:hAnsi="Tahoma" w:cs="Tahoma"/>
              </w:rPr>
              <w:t>}]</w:t>
            </w:r>
          </w:p>
          <w:p w14:paraId="03D131B0" w14:textId="77777777" w:rsidR="00B53C7F" w:rsidRPr="00CE081D" w:rsidRDefault="00B53C7F" w:rsidP="00362901">
            <w:pPr>
              <w:pStyle w:val="ListParagraph"/>
              <w:numPr>
                <w:ilvl w:val="0"/>
                <w:numId w:val="46"/>
              </w:numPr>
              <w:spacing w:after="60"/>
              <w:contextualSpacing/>
              <w:rPr>
                <w:rFonts w:ascii="Tahoma" w:hAnsi="Tahoma" w:cs="Tahoma"/>
              </w:rPr>
            </w:pPr>
            <w:r w:rsidRPr="00CE081D">
              <w:rPr>
                <w:rFonts w:ascii="Tahoma" w:hAnsi="Tahoma" w:cs="Tahoma"/>
              </w:rPr>
              <w:t>latitude(Decimal)</w:t>
            </w:r>
          </w:p>
          <w:p w14:paraId="0B6BE86F" w14:textId="77777777" w:rsidR="00B53C7F" w:rsidRPr="00CE081D" w:rsidRDefault="00B53C7F" w:rsidP="00362901">
            <w:pPr>
              <w:pStyle w:val="ListParagraph"/>
              <w:numPr>
                <w:ilvl w:val="0"/>
                <w:numId w:val="46"/>
              </w:numPr>
              <w:spacing w:after="60"/>
              <w:contextualSpacing/>
              <w:rPr>
                <w:rFonts w:ascii="Tahoma" w:hAnsi="Tahoma" w:cs="Tahoma"/>
              </w:rPr>
            </w:pPr>
            <w:r w:rsidRPr="00CE081D">
              <w:rPr>
                <w:rFonts w:ascii="Tahoma" w:hAnsi="Tahoma" w:cs="Tahoma"/>
              </w:rPr>
              <w:t>longitude(Decimal)</w:t>
            </w:r>
          </w:p>
          <w:p w14:paraId="0ABA4468" w14:textId="522B2FB8" w:rsidR="00B53C7F" w:rsidRPr="00CE081D" w:rsidRDefault="00B53C7F" w:rsidP="00362901">
            <w:pPr>
              <w:pStyle w:val="ListParagraph"/>
              <w:numPr>
                <w:ilvl w:val="0"/>
                <w:numId w:val="46"/>
              </w:numPr>
              <w:spacing w:after="60"/>
              <w:contextualSpacing/>
              <w:rPr>
                <w:rFonts w:ascii="Tahoma" w:hAnsi="Tahoma" w:cs="Tahoma"/>
              </w:rPr>
            </w:pPr>
            <w:proofErr w:type="spellStart"/>
            <w:r w:rsidRPr="00CE081D">
              <w:rPr>
                <w:rFonts w:ascii="Tahoma" w:hAnsi="Tahoma" w:cs="Tahoma"/>
              </w:rPr>
              <w:t>submitDate</w:t>
            </w:r>
            <w:proofErr w:type="spellEnd"/>
            <w:r w:rsidRPr="00CE081D">
              <w:rPr>
                <w:rFonts w:ascii="Tahoma" w:hAnsi="Tahoma" w:cs="Tahoma"/>
              </w:rPr>
              <w:t>(</w:t>
            </w:r>
            <w:proofErr w:type="spellStart"/>
            <w:r w:rsidRPr="00CE081D">
              <w:rPr>
                <w:rFonts w:ascii="Tahoma" w:hAnsi="Tahoma" w:cs="Tahoma"/>
              </w:rPr>
              <w:t>Datetime</w:t>
            </w:r>
            <w:proofErr w:type="spellEnd"/>
            <w:r w:rsidRPr="00CE081D">
              <w:rPr>
                <w:rFonts w:ascii="Tahoma" w:hAnsi="Tahoma" w:cs="Tahoma"/>
              </w:rPr>
              <w:t>)</w:t>
            </w:r>
          </w:p>
          <w:p w14:paraId="31DC9621" w14:textId="77777777" w:rsidR="00CD5C1C" w:rsidRPr="00CE081D" w:rsidRDefault="00CD5C1C" w:rsidP="00CD5C1C">
            <w:pPr>
              <w:spacing w:after="60"/>
              <w:contextualSpacing/>
              <w:rPr>
                <w:rFonts w:ascii="Tahoma" w:hAnsi="Tahoma" w:cs="Tahoma"/>
              </w:rPr>
            </w:pPr>
            <w:r w:rsidRPr="00CE081D">
              <w:rPr>
                <w:rFonts w:ascii="Tahoma" w:hAnsi="Tahoma" w:cs="Tahoma"/>
              </w:rPr>
              <w:t>and the response will be :</w:t>
            </w:r>
          </w:p>
          <w:p w14:paraId="76785104" w14:textId="77777777" w:rsidR="00CD5C1C" w:rsidRPr="00CE081D" w:rsidRDefault="00CD5C1C" w:rsidP="00362901">
            <w:pPr>
              <w:pStyle w:val="ListParagraph"/>
              <w:numPr>
                <w:ilvl w:val="0"/>
                <w:numId w:val="46"/>
              </w:numPr>
              <w:spacing w:after="60"/>
              <w:contextualSpacing/>
              <w:rPr>
                <w:rFonts w:ascii="Tahoma" w:hAnsi="Tahoma" w:cs="Tahoma"/>
              </w:rPr>
            </w:pPr>
            <w:proofErr w:type="spellStart"/>
            <w:r w:rsidRPr="00CE081D">
              <w:rPr>
                <w:rFonts w:ascii="Tahoma" w:hAnsi="Tahoma" w:cs="Tahoma"/>
              </w:rPr>
              <w:t>statusCode</w:t>
            </w:r>
            <w:proofErr w:type="spellEnd"/>
            <w:r w:rsidRPr="00CE081D">
              <w:rPr>
                <w:rFonts w:ascii="Tahoma" w:hAnsi="Tahoma" w:cs="Tahoma"/>
              </w:rPr>
              <w:t>(String) : “OK” / “ERROR”</w:t>
            </w:r>
          </w:p>
          <w:p w14:paraId="00C90F47" w14:textId="77777777" w:rsidR="00CD5C1C" w:rsidRPr="00CE081D" w:rsidRDefault="00CD5C1C" w:rsidP="00362901">
            <w:pPr>
              <w:pStyle w:val="ListParagraph"/>
              <w:numPr>
                <w:ilvl w:val="0"/>
                <w:numId w:val="46"/>
              </w:numPr>
              <w:spacing w:after="60"/>
              <w:contextualSpacing/>
              <w:rPr>
                <w:rFonts w:ascii="Tahoma" w:hAnsi="Tahoma" w:cs="Tahoma"/>
              </w:rPr>
            </w:pPr>
            <w:proofErr w:type="spellStart"/>
            <w:r w:rsidRPr="00CE081D">
              <w:rPr>
                <w:rFonts w:ascii="Tahoma" w:hAnsi="Tahoma" w:cs="Tahoma"/>
              </w:rPr>
              <w:t>statusMessage</w:t>
            </w:r>
            <w:proofErr w:type="spellEnd"/>
            <w:r w:rsidRPr="00CE081D">
              <w:rPr>
                <w:rFonts w:ascii="Tahoma" w:hAnsi="Tahoma" w:cs="Tahoma"/>
              </w:rPr>
              <w:t>(String)</w:t>
            </w:r>
          </w:p>
          <w:p w14:paraId="15DF24DD" w14:textId="2C960263" w:rsidR="000D3414" w:rsidRPr="00CE081D" w:rsidRDefault="000D3414" w:rsidP="00362901">
            <w:pPr>
              <w:pStyle w:val="ListParagraph"/>
              <w:numPr>
                <w:ilvl w:val="0"/>
                <w:numId w:val="46"/>
              </w:numPr>
              <w:spacing w:after="60"/>
              <w:contextualSpacing/>
              <w:rPr>
                <w:rFonts w:ascii="Tahoma" w:hAnsi="Tahoma" w:cs="Tahoma"/>
              </w:rPr>
            </w:pPr>
            <w:proofErr w:type="spellStart"/>
            <w:r w:rsidRPr="00CE081D">
              <w:rPr>
                <w:rFonts w:ascii="Tahoma" w:hAnsi="Tahoma" w:cs="Tahoma"/>
              </w:rPr>
              <w:t>reportID</w:t>
            </w:r>
            <w:proofErr w:type="spellEnd"/>
            <w:r w:rsidRPr="00CE081D">
              <w:rPr>
                <w:rFonts w:ascii="Tahoma" w:hAnsi="Tahoma" w:cs="Tahoma"/>
              </w:rPr>
              <w:t>(String)</w:t>
            </w:r>
          </w:p>
          <w:p w14:paraId="62073C1A" w14:textId="77777777" w:rsidR="000D3414" w:rsidRPr="00CE081D" w:rsidRDefault="000D3414" w:rsidP="00362901">
            <w:pPr>
              <w:pStyle w:val="ListParagraph"/>
              <w:numPr>
                <w:ilvl w:val="0"/>
                <w:numId w:val="46"/>
              </w:numPr>
              <w:spacing w:after="60"/>
              <w:contextualSpacing/>
              <w:rPr>
                <w:rFonts w:ascii="Tahoma" w:hAnsi="Tahoma" w:cs="Tahoma"/>
              </w:rPr>
            </w:pPr>
            <w:proofErr w:type="spellStart"/>
            <w:r w:rsidRPr="00CE081D">
              <w:rPr>
                <w:rFonts w:ascii="Tahoma" w:hAnsi="Tahoma" w:cs="Tahoma"/>
              </w:rPr>
              <w:t>reportStatus</w:t>
            </w:r>
            <w:proofErr w:type="spellEnd"/>
            <w:r w:rsidRPr="00CE081D">
              <w:rPr>
                <w:rFonts w:ascii="Tahoma" w:hAnsi="Tahoma" w:cs="Tahoma"/>
              </w:rPr>
              <w:t>(</w:t>
            </w:r>
            <w:proofErr w:type="spellStart"/>
            <w:r w:rsidRPr="00CE081D">
              <w:rPr>
                <w:rFonts w:ascii="Tahoma" w:hAnsi="Tahoma" w:cs="Tahoma"/>
              </w:rPr>
              <w:t>ReportStatus</w:t>
            </w:r>
            <w:proofErr w:type="spellEnd"/>
            <w:r w:rsidRPr="00CE081D">
              <w:rPr>
                <w:rFonts w:ascii="Tahoma" w:hAnsi="Tahoma" w:cs="Tahoma"/>
              </w:rPr>
              <w:t>)</w:t>
            </w:r>
          </w:p>
          <w:p w14:paraId="274D6A28" w14:textId="77777777" w:rsidR="00974DB7" w:rsidRPr="00CE081D" w:rsidRDefault="00974DB7" w:rsidP="00974DB7">
            <w:pPr>
              <w:spacing w:after="60"/>
              <w:contextualSpacing/>
              <w:rPr>
                <w:rFonts w:ascii="Tahoma" w:hAnsi="Tahoma" w:cs="Tahoma"/>
              </w:rPr>
            </w:pPr>
            <w:proofErr w:type="spellStart"/>
            <w:r w:rsidRPr="00CE081D">
              <w:rPr>
                <w:rFonts w:ascii="Tahoma" w:hAnsi="Tahoma" w:cs="Tahoma"/>
              </w:rPr>
              <w:t>submitReportFile</w:t>
            </w:r>
            <w:proofErr w:type="spellEnd"/>
            <w:r w:rsidRPr="00CE081D">
              <w:rPr>
                <w:rFonts w:ascii="Tahoma" w:hAnsi="Tahoma" w:cs="Tahoma"/>
              </w:rPr>
              <w:t>(</w:t>
            </w:r>
            <w:proofErr w:type="spellStart"/>
            <w:r w:rsidRPr="00CE081D">
              <w:rPr>
                <w:rFonts w:ascii="Tahoma" w:hAnsi="Tahoma" w:cs="Tahoma"/>
              </w:rPr>
              <w:t>token,reportID</w:t>
            </w:r>
            <w:proofErr w:type="spellEnd"/>
            <w:r w:rsidRPr="00CE081D">
              <w:rPr>
                <w:rFonts w:ascii="Tahoma" w:hAnsi="Tahoma" w:cs="Tahoma"/>
              </w:rPr>
              <w:t xml:space="preserve">, </w:t>
            </w:r>
            <w:proofErr w:type="spellStart"/>
            <w:r w:rsidRPr="00CE081D">
              <w:rPr>
                <w:rFonts w:ascii="Tahoma" w:hAnsi="Tahoma" w:cs="Tahoma"/>
              </w:rPr>
              <w:t>questionCode</w:t>
            </w:r>
            <w:proofErr w:type="spellEnd"/>
            <w:r w:rsidRPr="00CE081D">
              <w:rPr>
                <w:rFonts w:ascii="Tahoma" w:hAnsi="Tahoma" w:cs="Tahoma"/>
              </w:rPr>
              <w:t>, content, latitude, longitude, elevation)</w:t>
            </w:r>
          </w:p>
          <w:p w14:paraId="5FEE5619" w14:textId="77777777" w:rsidR="00974DB7" w:rsidRPr="00CE081D" w:rsidRDefault="00974DB7" w:rsidP="00362901">
            <w:pPr>
              <w:pStyle w:val="ListParagraph"/>
              <w:numPr>
                <w:ilvl w:val="0"/>
                <w:numId w:val="46"/>
              </w:numPr>
              <w:spacing w:after="60"/>
              <w:contextualSpacing/>
              <w:rPr>
                <w:rFonts w:ascii="Tahoma" w:hAnsi="Tahoma" w:cs="Tahoma"/>
              </w:rPr>
            </w:pPr>
            <w:r w:rsidRPr="00CE081D">
              <w:rPr>
                <w:rFonts w:ascii="Tahoma" w:hAnsi="Tahoma" w:cs="Tahoma"/>
              </w:rPr>
              <w:t>token(String) : user authentication token</w:t>
            </w:r>
          </w:p>
          <w:p w14:paraId="5569E78E" w14:textId="77777777" w:rsidR="00974DB7" w:rsidRPr="00CE081D" w:rsidRDefault="00974DB7" w:rsidP="00362901">
            <w:pPr>
              <w:pStyle w:val="ListParagraph"/>
              <w:numPr>
                <w:ilvl w:val="0"/>
                <w:numId w:val="46"/>
              </w:numPr>
              <w:spacing w:after="60"/>
              <w:contextualSpacing/>
              <w:rPr>
                <w:rFonts w:ascii="Tahoma" w:hAnsi="Tahoma" w:cs="Tahoma"/>
              </w:rPr>
            </w:pPr>
            <w:proofErr w:type="spellStart"/>
            <w:r w:rsidRPr="00CE081D">
              <w:rPr>
                <w:rFonts w:ascii="Tahoma" w:hAnsi="Tahoma" w:cs="Tahoma"/>
              </w:rPr>
              <w:t>reportID</w:t>
            </w:r>
            <w:proofErr w:type="spellEnd"/>
            <w:r w:rsidRPr="00CE081D">
              <w:rPr>
                <w:rFonts w:ascii="Tahoma" w:hAnsi="Tahoma" w:cs="Tahoma"/>
              </w:rPr>
              <w:t>(String)</w:t>
            </w:r>
          </w:p>
          <w:p w14:paraId="5AE510B2" w14:textId="77777777" w:rsidR="00974DB7" w:rsidRPr="00CE081D" w:rsidRDefault="00974DB7" w:rsidP="00362901">
            <w:pPr>
              <w:pStyle w:val="ListParagraph"/>
              <w:numPr>
                <w:ilvl w:val="0"/>
                <w:numId w:val="46"/>
              </w:numPr>
              <w:spacing w:after="60"/>
              <w:contextualSpacing/>
              <w:rPr>
                <w:rFonts w:ascii="Tahoma" w:hAnsi="Tahoma" w:cs="Tahoma"/>
              </w:rPr>
            </w:pPr>
            <w:r w:rsidRPr="00CE081D">
              <w:rPr>
                <w:rFonts w:ascii="Tahoma" w:hAnsi="Tahoma" w:cs="Tahoma"/>
              </w:rPr>
              <w:t>content(web form)</w:t>
            </w:r>
          </w:p>
          <w:p w14:paraId="20BE5BE6" w14:textId="77777777" w:rsidR="00974DB7" w:rsidRPr="00CE081D" w:rsidRDefault="00974DB7" w:rsidP="00362901">
            <w:pPr>
              <w:pStyle w:val="ListParagraph"/>
              <w:numPr>
                <w:ilvl w:val="0"/>
                <w:numId w:val="46"/>
              </w:numPr>
              <w:spacing w:after="60"/>
              <w:contextualSpacing/>
              <w:rPr>
                <w:rFonts w:ascii="Tahoma" w:hAnsi="Tahoma" w:cs="Tahoma"/>
              </w:rPr>
            </w:pPr>
            <w:r w:rsidRPr="00CE081D">
              <w:rPr>
                <w:rFonts w:ascii="Tahoma" w:hAnsi="Tahoma" w:cs="Tahoma"/>
              </w:rPr>
              <w:t>latitude(decimal)</w:t>
            </w:r>
          </w:p>
          <w:p w14:paraId="41D85B39" w14:textId="77777777" w:rsidR="00974DB7" w:rsidRPr="00CE081D" w:rsidRDefault="00974DB7" w:rsidP="00362901">
            <w:pPr>
              <w:pStyle w:val="ListParagraph"/>
              <w:numPr>
                <w:ilvl w:val="0"/>
                <w:numId w:val="46"/>
              </w:numPr>
              <w:spacing w:after="60"/>
              <w:contextualSpacing/>
              <w:rPr>
                <w:rFonts w:ascii="Tahoma" w:hAnsi="Tahoma" w:cs="Tahoma"/>
              </w:rPr>
            </w:pPr>
            <w:r w:rsidRPr="00CE081D">
              <w:rPr>
                <w:rFonts w:ascii="Tahoma" w:hAnsi="Tahoma" w:cs="Tahoma"/>
              </w:rPr>
              <w:t>longitude(decimal)</w:t>
            </w:r>
          </w:p>
          <w:p w14:paraId="24307D4A" w14:textId="77777777" w:rsidR="00974DB7" w:rsidRPr="00CE081D" w:rsidRDefault="00974DB7" w:rsidP="00362901">
            <w:pPr>
              <w:pStyle w:val="ListParagraph"/>
              <w:numPr>
                <w:ilvl w:val="0"/>
                <w:numId w:val="46"/>
              </w:numPr>
              <w:spacing w:after="60"/>
              <w:contextualSpacing/>
              <w:rPr>
                <w:rFonts w:ascii="Tahoma" w:hAnsi="Tahoma" w:cs="Tahoma"/>
              </w:rPr>
            </w:pPr>
            <w:r w:rsidRPr="00CE081D">
              <w:rPr>
                <w:rFonts w:ascii="Tahoma" w:hAnsi="Tahoma" w:cs="Tahoma"/>
              </w:rPr>
              <w:t>elevation(decimal)</w:t>
            </w:r>
          </w:p>
          <w:p w14:paraId="1C485F18" w14:textId="77777777" w:rsidR="00974DB7" w:rsidRPr="00CE081D" w:rsidRDefault="00974DB7" w:rsidP="00974DB7">
            <w:pPr>
              <w:spacing w:after="60"/>
              <w:contextualSpacing/>
              <w:rPr>
                <w:rFonts w:ascii="Tahoma" w:hAnsi="Tahoma" w:cs="Tahoma"/>
              </w:rPr>
            </w:pPr>
            <w:r w:rsidRPr="00CE081D">
              <w:rPr>
                <w:rFonts w:ascii="Tahoma" w:hAnsi="Tahoma" w:cs="Tahoma"/>
              </w:rPr>
              <w:t>and the response will be :</w:t>
            </w:r>
          </w:p>
          <w:p w14:paraId="1F74D378" w14:textId="77777777" w:rsidR="00974DB7" w:rsidRPr="00CE081D" w:rsidRDefault="00974DB7" w:rsidP="00362901">
            <w:pPr>
              <w:pStyle w:val="ListParagraph"/>
              <w:numPr>
                <w:ilvl w:val="0"/>
                <w:numId w:val="46"/>
              </w:numPr>
              <w:spacing w:after="60"/>
              <w:contextualSpacing/>
              <w:rPr>
                <w:rFonts w:ascii="Tahoma" w:hAnsi="Tahoma" w:cs="Tahoma"/>
              </w:rPr>
            </w:pPr>
            <w:proofErr w:type="spellStart"/>
            <w:r w:rsidRPr="00CE081D">
              <w:rPr>
                <w:rFonts w:ascii="Tahoma" w:hAnsi="Tahoma" w:cs="Tahoma"/>
              </w:rPr>
              <w:t>statusCode</w:t>
            </w:r>
            <w:proofErr w:type="spellEnd"/>
            <w:r w:rsidRPr="00CE081D">
              <w:rPr>
                <w:rFonts w:ascii="Tahoma" w:hAnsi="Tahoma" w:cs="Tahoma"/>
              </w:rPr>
              <w:t>(String) : “OK” / “ERROR”</w:t>
            </w:r>
          </w:p>
          <w:p w14:paraId="5FE15B76" w14:textId="77777777" w:rsidR="00974DB7" w:rsidRPr="00CE081D" w:rsidRDefault="00974DB7" w:rsidP="00362901">
            <w:pPr>
              <w:pStyle w:val="ListParagraph"/>
              <w:numPr>
                <w:ilvl w:val="0"/>
                <w:numId w:val="46"/>
              </w:numPr>
              <w:spacing w:after="60"/>
              <w:contextualSpacing/>
              <w:rPr>
                <w:rFonts w:ascii="Tahoma" w:hAnsi="Tahoma" w:cs="Tahoma"/>
              </w:rPr>
            </w:pPr>
            <w:proofErr w:type="spellStart"/>
            <w:r w:rsidRPr="00CE081D">
              <w:rPr>
                <w:rFonts w:ascii="Tahoma" w:hAnsi="Tahoma" w:cs="Tahoma"/>
              </w:rPr>
              <w:t>statusMessage</w:t>
            </w:r>
            <w:proofErr w:type="spellEnd"/>
            <w:r w:rsidRPr="00CE081D">
              <w:rPr>
                <w:rFonts w:ascii="Tahoma" w:hAnsi="Tahoma" w:cs="Tahoma"/>
              </w:rPr>
              <w:t>(String)</w:t>
            </w:r>
          </w:p>
          <w:p w14:paraId="637EB8E6" w14:textId="77777777" w:rsidR="00974DB7" w:rsidRPr="00CE081D" w:rsidRDefault="00974DB7" w:rsidP="00362901">
            <w:pPr>
              <w:pStyle w:val="ListParagraph"/>
              <w:numPr>
                <w:ilvl w:val="0"/>
                <w:numId w:val="46"/>
              </w:numPr>
              <w:spacing w:after="60"/>
              <w:contextualSpacing/>
              <w:rPr>
                <w:rFonts w:ascii="Tahoma" w:hAnsi="Tahoma" w:cs="Tahoma"/>
              </w:rPr>
            </w:pPr>
            <w:proofErr w:type="spellStart"/>
            <w:r w:rsidRPr="00CE081D">
              <w:rPr>
                <w:rFonts w:ascii="Tahoma" w:hAnsi="Tahoma" w:cs="Tahoma"/>
              </w:rPr>
              <w:t>reportID</w:t>
            </w:r>
            <w:proofErr w:type="spellEnd"/>
            <w:r w:rsidRPr="00CE081D">
              <w:rPr>
                <w:rFonts w:ascii="Tahoma" w:hAnsi="Tahoma" w:cs="Tahoma"/>
              </w:rPr>
              <w:t>(String)</w:t>
            </w:r>
          </w:p>
          <w:p w14:paraId="6544DA25" w14:textId="53100764" w:rsidR="00974DB7" w:rsidRPr="00CE081D" w:rsidRDefault="00974DB7" w:rsidP="00362901">
            <w:pPr>
              <w:pStyle w:val="ListParagraph"/>
              <w:numPr>
                <w:ilvl w:val="0"/>
                <w:numId w:val="46"/>
              </w:numPr>
              <w:spacing w:after="60"/>
              <w:contextualSpacing/>
              <w:rPr>
                <w:rFonts w:ascii="Tahoma" w:hAnsi="Tahoma" w:cs="Tahoma"/>
              </w:rPr>
            </w:pPr>
            <w:proofErr w:type="spellStart"/>
            <w:r w:rsidRPr="00CE081D">
              <w:rPr>
                <w:rFonts w:ascii="Tahoma" w:hAnsi="Tahoma" w:cs="Tahoma"/>
              </w:rPr>
              <w:t>reportStatus</w:t>
            </w:r>
            <w:proofErr w:type="spellEnd"/>
            <w:r w:rsidRPr="00CE081D">
              <w:rPr>
                <w:rFonts w:ascii="Tahoma" w:hAnsi="Tahoma" w:cs="Tahoma"/>
              </w:rPr>
              <w:t>(</w:t>
            </w:r>
            <w:proofErr w:type="spellStart"/>
            <w:r w:rsidRPr="00CE081D">
              <w:rPr>
                <w:rFonts w:ascii="Tahoma" w:hAnsi="Tahoma" w:cs="Tahoma"/>
              </w:rPr>
              <w:t>ReportStatus</w:t>
            </w:r>
            <w:proofErr w:type="spellEnd"/>
            <w:r w:rsidRPr="00CE081D">
              <w:rPr>
                <w:rFonts w:ascii="Tahoma" w:hAnsi="Tahoma" w:cs="Tahoma"/>
              </w:rPr>
              <w:t>)</w:t>
            </w:r>
          </w:p>
          <w:p w14:paraId="61D184C9" w14:textId="4A9992B4" w:rsidR="00CD5C1C" w:rsidRPr="00CE081D" w:rsidRDefault="000D3414" w:rsidP="000D3414">
            <w:pPr>
              <w:spacing w:after="60"/>
              <w:contextualSpacing/>
              <w:rPr>
                <w:rFonts w:ascii="Tahoma" w:hAnsi="Tahoma" w:cs="Tahoma"/>
              </w:rPr>
            </w:pPr>
            <w:r w:rsidRPr="00CE081D">
              <w:rPr>
                <w:rFonts w:ascii="Tahoma" w:hAnsi="Tahoma" w:cs="Tahoma"/>
              </w:rPr>
              <w:t xml:space="preserve"> </w:t>
            </w:r>
            <w:r w:rsidR="00CD5C1C" w:rsidRPr="00CE081D">
              <w:rPr>
                <w:rFonts w:ascii="Tahoma" w:hAnsi="Tahoma" w:cs="Tahoma"/>
              </w:rPr>
              <w:t xml:space="preserve">Report Status </w:t>
            </w:r>
            <w:proofErr w:type="spellStart"/>
            <w:r w:rsidR="00CD5C1C" w:rsidRPr="00CE081D">
              <w:rPr>
                <w:rFonts w:ascii="Tahoma" w:hAnsi="Tahoma" w:cs="Tahoma"/>
              </w:rPr>
              <w:t>Enum</w:t>
            </w:r>
            <w:proofErr w:type="spellEnd"/>
            <w:r w:rsidR="00CD5C1C" w:rsidRPr="00CE081D">
              <w:rPr>
                <w:rFonts w:ascii="Tahoma" w:hAnsi="Tahoma" w:cs="Tahoma"/>
              </w:rPr>
              <w:t xml:space="preserve"> will be consist of :</w:t>
            </w:r>
          </w:p>
          <w:p w14:paraId="3DDFF540" w14:textId="77777777" w:rsidR="00CD5C1C" w:rsidRPr="00CE081D" w:rsidRDefault="00CD5C1C" w:rsidP="00362901">
            <w:pPr>
              <w:pStyle w:val="ListParagraph"/>
              <w:numPr>
                <w:ilvl w:val="0"/>
                <w:numId w:val="46"/>
              </w:numPr>
              <w:spacing w:after="60"/>
              <w:contextualSpacing/>
              <w:rPr>
                <w:rFonts w:ascii="Tahoma" w:hAnsi="Tahoma" w:cs="Tahoma"/>
              </w:rPr>
            </w:pPr>
            <w:r w:rsidRPr="00CE081D">
              <w:rPr>
                <w:rFonts w:ascii="Tahoma" w:hAnsi="Tahoma" w:cs="Tahoma"/>
              </w:rPr>
              <w:t>Submit In Progress : 0</w:t>
            </w:r>
          </w:p>
          <w:p w14:paraId="53D0771C" w14:textId="77777777" w:rsidR="00CD5C1C" w:rsidRPr="00CE081D" w:rsidRDefault="00CD5C1C" w:rsidP="00362901">
            <w:pPr>
              <w:pStyle w:val="ListParagraph"/>
              <w:numPr>
                <w:ilvl w:val="0"/>
                <w:numId w:val="46"/>
              </w:numPr>
              <w:spacing w:after="60"/>
              <w:contextualSpacing/>
              <w:rPr>
                <w:rFonts w:ascii="Tahoma" w:hAnsi="Tahoma" w:cs="Tahoma"/>
              </w:rPr>
            </w:pPr>
            <w:r w:rsidRPr="00CE081D">
              <w:rPr>
                <w:rFonts w:ascii="Tahoma" w:hAnsi="Tahoma" w:cs="Tahoma"/>
              </w:rPr>
              <w:t>Draft : 1</w:t>
            </w:r>
          </w:p>
          <w:p w14:paraId="7F76455C" w14:textId="77777777" w:rsidR="00CD5C1C" w:rsidRPr="00CE081D" w:rsidRDefault="00CD5C1C" w:rsidP="00362901">
            <w:pPr>
              <w:pStyle w:val="ListParagraph"/>
              <w:numPr>
                <w:ilvl w:val="0"/>
                <w:numId w:val="46"/>
              </w:numPr>
              <w:spacing w:after="60"/>
              <w:contextualSpacing/>
              <w:rPr>
                <w:rFonts w:ascii="Tahoma" w:hAnsi="Tahoma" w:cs="Tahoma"/>
              </w:rPr>
            </w:pPr>
            <w:r w:rsidRPr="00CE081D">
              <w:rPr>
                <w:rFonts w:ascii="Tahoma" w:hAnsi="Tahoma" w:cs="Tahoma"/>
              </w:rPr>
              <w:t>Waiting Acceptance : 2</w:t>
            </w:r>
          </w:p>
          <w:p w14:paraId="774FD29B" w14:textId="77777777" w:rsidR="00CD5C1C" w:rsidRPr="00CE081D" w:rsidRDefault="00CD5C1C" w:rsidP="00362901">
            <w:pPr>
              <w:pStyle w:val="ListParagraph"/>
              <w:numPr>
                <w:ilvl w:val="0"/>
                <w:numId w:val="46"/>
              </w:numPr>
              <w:spacing w:after="60"/>
              <w:contextualSpacing/>
              <w:rPr>
                <w:rFonts w:ascii="Tahoma" w:hAnsi="Tahoma" w:cs="Tahoma"/>
              </w:rPr>
            </w:pPr>
            <w:r w:rsidRPr="00CE081D">
              <w:rPr>
                <w:rFonts w:ascii="Tahoma" w:hAnsi="Tahoma" w:cs="Tahoma"/>
              </w:rPr>
              <w:t xml:space="preserve">Waiting </w:t>
            </w:r>
            <w:proofErr w:type="spellStart"/>
            <w:r w:rsidRPr="00CE081D">
              <w:rPr>
                <w:rFonts w:ascii="Tahoma" w:hAnsi="Tahoma" w:cs="Tahoma"/>
              </w:rPr>
              <w:t>Protelindo</w:t>
            </w:r>
            <w:proofErr w:type="spellEnd"/>
            <w:r w:rsidRPr="00CE081D">
              <w:rPr>
                <w:rFonts w:ascii="Tahoma" w:hAnsi="Tahoma" w:cs="Tahoma"/>
              </w:rPr>
              <w:t xml:space="preserve"> Acceptance : 3</w:t>
            </w:r>
          </w:p>
          <w:p w14:paraId="1DE11246" w14:textId="034F8DD3" w:rsidR="00CD5C1C" w:rsidRPr="00CE081D" w:rsidRDefault="00CD5C1C" w:rsidP="00B53C7F">
            <w:pPr>
              <w:pStyle w:val="ListParagraph"/>
              <w:numPr>
                <w:ilvl w:val="0"/>
                <w:numId w:val="46"/>
              </w:numPr>
              <w:spacing w:after="60"/>
              <w:contextualSpacing/>
              <w:rPr>
                <w:rFonts w:ascii="Tahoma" w:hAnsi="Tahoma" w:cs="Tahoma"/>
              </w:rPr>
            </w:pPr>
            <w:r w:rsidRPr="00CE081D">
              <w:rPr>
                <w:rFonts w:ascii="Tahoma" w:hAnsi="Tahoma" w:cs="Tahoma"/>
              </w:rPr>
              <w:t>Accepted : 4</w:t>
            </w:r>
          </w:p>
          <w:p w14:paraId="5E86DAE6" w14:textId="179B2F02" w:rsidR="00CD5C1C" w:rsidRPr="00CE081D" w:rsidRDefault="00CD5C1C" w:rsidP="00362901">
            <w:pPr>
              <w:pStyle w:val="ListParagraph"/>
              <w:numPr>
                <w:ilvl w:val="0"/>
                <w:numId w:val="46"/>
              </w:numPr>
              <w:spacing w:after="60"/>
              <w:contextualSpacing/>
              <w:rPr>
                <w:rFonts w:ascii="Tahoma" w:hAnsi="Tahoma" w:cs="Tahoma"/>
              </w:rPr>
            </w:pPr>
            <w:r w:rsidRPr="00CE081D">
              <w:rPr>
                <w:rFonts w:ascii="Tahoma" w:hAnsi="Tahoma" w:cs="Tahoma"/>
              </w:rPr>
              <w:t>R</w:t>
            </w:r>
            <w:r w:rsidR="00B53C7F" w:rsidRPr="00CE081D">
              <w:rPr>
                <w:rFonts w:ascii="Tahoma" w:hAnsi="Tahoma" w:cs="Tahoma"/>
              </w:rPr>
              <w:t>eject : 5</w:t>
            </w:r>
          </w:p>
          <w:p w14:paraId="768890BA" w14:textId="09D6D25E" w:rsidR="00CD5C1C" w:rsidRPr="00CE081D" w:rsidRDefault="00B53C7F" w:rsidP="00362901">
            <w:pPr>
              <w:pStyle w:val="ListParagraph"/>
              <w:numPr>
                <w:ilvl w:val="0"/>
                <w:numId w:val="46"/>
              </w:numPr>
              <w:spacing w:after="60"/>
              <w:contextualSpacing/>
              <w:rPr>
                <w:rFonts w:ascii="Tahoma" w:hAnsi="Tahoma" w:cs="Tahoma"/>
              </w:rPr>
            </w:pPr>
            <w:r w:rsidRPr="00CE081D">
              <w:rPr>
                <w:rFonts w:ascii="Tahoma" w:hAnsi="Tahoma" w:cs="Tahoma"/>
              </w:rPr>
              <w:t xml:space="preserve">Reject by </w:t>
            </w:r>
            <w:proofErr w:type="spellStart"/>
            <w:r w:rsidRPr="00CE081D">
              <w:rPr>
                <w:rFonts w:ascii="Tahoma" w:hAnsi="Tahoma" w:cs="Tahoma"/>
              </w:rPr>
              <w:t>Protelindo</w:t>
            </w:r>
            <w:proofErr w:type="spellEnd"/>
            <w:r w:rsidRPr="00CE081D">
              <w:rPr>
                <w:rFonts w:ascii="Tahoma" w:hAnsi="Tahoma" w:cs="Tahoma"/>
              </w:rPr>
              <w:t xml:space="preserve"> : 6</w:t>
            </w:r>
          </w:p>
          <w:p w14:paraId="205F1F47" w14:textId="00195512" w:rsidR="00DE66F0" w:rsidRPr="00CE081D" w:rsidRDefault="00DE66F0" w:rsidP="00663133">
            <w:pPr>
              <w:spacing w:after="60"/>
              <w:contextualSpacing/>
              <w:rPr>
                <w:rFonts w:ascii="Tahoma" w:hAnsi="Tahoma" w:cs="Tahoma"/>
              </w:rPr>
            </w:pPr>
          </w:p>
        </w:tc>
      </w:tr>
    </w:tbl>
    <w:p w14:paraId="6246E5D3" w14:textId="26DEF35E" w:rsidR="000776DD" w:rsidRPr="00CE081D" w:rsidRDefault="000776DD" w:rsidP="000776DD">
      <w:pPr>
        <w:pStyle w:val="Heading3"/>
        <w:rPr>
          <w:rFonts w:ascii="Tahoma" w:hAnsi="Tahoma" w:cs="Tahoma"/>
        </w:rPr>
      </w:pPr>
      <w:bookmarkStart w:id="108" w:name="_Toc465763588"/>
      <w:r w:rsidRPr="00CE081D">
        <w:rPr>
          <w:rFonts w:ascii="Tahoma" w:hAnsi="Tahoma" w:cs="Tahoma"/>
        </w:rPr>
        <w:t>Upload offline forms</w:t>
      </w:r>
      <w:bookmarkEnd w:id="108"/>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0776DD" w:rsidRPr="00CE081D" w14:paraId="584710B1" w14:textId="77777777" w:rsidTr="00663133">
        <w:trPr>
          <w:cantSplit/>
          <w:trHeight w:val="243"/>
          <w:tblHeader/>
        </w:trPr>
        <w:tc>
          <w:tcPr>
            <w:tcW w:w="671" w:type="pct"/>
            <w:shd w:val="clear" w:color="auto" w:fill="D9D9D9" w:themeFill="background1" w:themeFillShade="D9"/>
            <w:vAlign w:val="center"/>
          </w:tcPr>
          <w:p w14:paraId="54EBA991" w14:textId="77777777" w:rsidR="000776DD" w:rsidRPr="00CE081D" w:rsidRDefault="000776DD" w:rsidP="00663133">
            <w:pPr>
              <w:rPr>
                <w:rFonts w:ascii="Tahoma" w:hAnsi="Tahoma" w:cs="Tahoma"/>
                <w:b/>
                <w:iCs/>
              </w:rPr>
            </w:pPr>
            <w:r w:rsidRPr="00CE081D">
              <w:rPr>
                <w:rFonts w:ascii="Tahoma" w:hAnsi="Tahoma" w:cs="Tahoma"/>
                <w:b/>
              </w:rPr>
              <w:t>UC ID</w:t>
            </w:r>
          </w:p>
        </w:tc>
        <w:tc>
          <w:tcPr>
            <w:tcW w:w="4329" w:type="pct"/>
            <w:vAlign w:val="center"/>
          </w:tcPr>
          <w:p w14:paraId="6FD4F850" w14:textId="6CB2E695" w:rsidR="000776DD" w:rsidRPr="00CE081D" w:rsidRDefault="000776DD" w:rsidP="00663133">
            <w:pPr>
              <w:spacing w:after="60"/>
              <w:contextualSpacing/>
              <w:rPr>
                <w:rFonts w:ascii="Tahoma" w:hAnsi="Tahoma" w:cs="Tahoma"/>
                <w:iCs/>
              </w:rPr>
            </w:pPr>
            <w:r w:rsidRPr="00CE081D">
              <w:rPr>
                <w:rFonts w:ascii="Tahoma" w:hAnsi="Tahoma" w:cs="Tahoma"/>
                <w:iCs/>
              </w:rPr>
              <w:t>UC-2</w:t>
            </w:r>
            <w:r w:rsidR="00B53C7F" w:rsidRPr="00CE081D">
              <w:rPr>
                <w:rFonts w:ascii="Tahoma" w:hAnsi="Tahoma" w:cs="Tahoma"/>
                <w:iCs/>
              </w:rPr>
              <w:t>4</w:t>
            </w:r>
          </w:p>
        </w:tc>
      </w:tr>
      <w:tr w:rsidR="000776DD" w:rsidRPr="00CE081D" w14:paraId="62977D57" w14:textId="77777777" w:rsidTr="00663133">
        <w:trPr>
          <w:cantSplit/>
          <w:trHeight w:val="72"/>
          <w:tblHeader/>
        </w:trPr>
        <w:tc>
          <w:tcPr>
            <w:tcW w:w="671" w:type="pct"/>
            <w:shd w:val="clear" w:color="auto" w:fill="D9D9D9" w:themeFill="background1" w:themeFillShade="D9"/>
            <w:vAlign w:val="center"/>
          </w:tcPr>
          <w:p w14:paraId="39584B6A" w14:textId="77777777" w:rsidR="000776DD" w:rsidRPr="00CE081D" w:rsidRDefault="000776DD" w:rsidP="00663133">
            <w:pPr>
              <w:rPr>
                <w:rFonts w:ascii="Tahoma" w:hAnsi="Tahoma" w:cs="Tahoma"/>
                <w:b/>
                <w:iCs/>
              </w:rPr>
            </w:pPr>
            <w:r w:rsidRPr="00CE081D">
              <w:rPr>
                <w:rFonts w:ascii="Tahoma" w:hAnsi="Tahoma" w:cs="Tahoma"/>
                <w:b/>
                <w:iCs/>
              </w:rPr>
              <w:t>Description</w:t>
            </w:r>
          </w:p>
        </w:tc>
        <w:tc>
          <w:tcPr>
            <w:tcW w:w="4329" w:type="pct"/>
            <w:vAlign w:val="center"/>
          </w:tcPr>
          <w:p w14:paraId="0B51F7AE" w14:textId="5BF9587A" w:rsidR="000776DD" w:rsidRPr="00CE081D" w:rsidRDefault="000776DD" w:rsidP="000776DD">
            <w:pPr>
              <w:spacing w:after="60"/>
              <w:contextualSpacing/>
              <w:rPr>
                <w:rFonts w:ascii="Tahoma" w:hAnsi="Tahoma" w:cs="Tahoma"/>
              </w:rPr>
            </w:pPr>
            <w:r w:rsidRPr="00CE081D">
              <w:rPr>
                <w:rFonts w:ascii="Tahoma" w:hAnsi="Tahoma" w:cs="Tahoma"/>
              </w:rPr>
              <w:t>Use Case for uploading any offline forms that pending</w:t>
            </w:r>
          </w:p>
        </w:tc>
      </w:tr>
      <w:tr w:rsidR="000776DD" w:rsidRPr="00CE081D" w14:paraId="053A1848" w14:textId="77777777" w:rsidTr="00663133">
        <w:trPr>
          <w:cantSplit/>
          <w:trHeight w:val="243"/>
          <w:tblHeader/>
        </w:trPr>
        <w:tc>
          <w:tcPr>
            <w:tcW w:w="671" w:type="pct"/>
            <w:shd w:val="clear" w:color="auto" w:fill="D9D9D9" w:themeFill="background1" w:themeFillShade="D9"/>
            <w:vAlign w:val="center"/>
          </w:tcPr>
          <w:p w14:paraId="68B0561C" w14:textId="77777777" w:rsidR="000776DD" w:rsidRPr="00CE081D" w:rsidRDefault="000776DD" w:rsidP="00663133">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4FE45267" w14:textId="07632028" w:rsidR="000776DD" w:rsidRPr="00CE081D" w:rsidRDefault="000776DD" w:rsidP="00663133">
            <w:pPr>
              <w:spacing w:after="60"/>
              <w:contextualSpacing/>
              <w:rPr>
                <w:rFonts w:ascii="Tahoma" w:hAnsi="Tahoma" w:cs="Tahoma"/>
              </w:rPr>
            </w:pPr>
            <w:r w:rsidRPr="00CE081D">
              <w:rPr>
                <w:rFonts w:ascii="Tahoma" w:hAnsi="Tahoma" w:cs="Tahoma"/>
              </w:rPr>
              <w:t>FR-3</w:t>
            </w:r>
            <w:r w:rsidR="000F0024" w:rsidRPr="00CE081D">
              <w:rPr>
                <w:rFonts w:ascii="Tahoma" w:hAnsi="Tahoma" w:cs="Tahoma"/>
              </w:rPr>
              <w:t xml:space="preserve"> - The app shall has a capability to submit survey, on hold request, and message on any project with offline feature</w:t>
            </w:r>
          </w:p>
        </w:tc>
      </w:tr>
      <w:tr w:rsidR="000776DD" w:rsidRPr="00CE081D" w14:paraId="23BA297A" w14:textId="77777777" w:rsidTr="00663133">
        <w:trPr>
          <w:cantSplit/>
          <w:trHeight w:val="72"/>
          <w:tblHeader/>
        </w:trPr>
        <w:tc>
          <w:tcPr>
            <w:tcW w:w="671" w:type="pct"/>
            <w:shd w:val="clear" w:color="auto" w:fill="D9D9D9" w:themeFill="background1" w:themeFillShade="D9"/>
            <w:vAlign w:val="center"/>
          </w:tcPr>
          <w:p w14:paraId="20C233FC" w14:textId="77777777" w:rsidR="000776DD" w:rsidRPr="00CE081D" w:rsidRDefault="000776DD" w:rsidP="00663133">
            <w:pPr>
              <w:rPr>
                <w:rFonts w:ascii="Tahoma" w:hAnsi="Tahoma" w:cs="Tahoma"/>
                <w:b/>
                <w:iCs/>
              </w:rPr>
            </w:pPr>
            <w:r w:rsidRPr="00CE081D">
              <w:rPr>
                <w:rFonts w:ascii="Tahoma" w:hAnsi="Tahoma" w:cs="Tahoma"/>
                <w:b/>
                <w:iCs/>
              </w:rPr>
              <w:t>Actor</w:t>
            </w:r>
          </w:p>
        </w:tc>
        <w:tc>
          <w:tcPr>
            <w:tcW w:w="4329" w:type="pct"/>
            <w:vAlign w:val="center"/>
          </w:tcPr>
          <w:p w14:paraId="55511C5E" w14:textId="77777777" w:rsidR="000776DD" w:rsidRPr="00CE081D" w:rsidRDefault="000776DD" w:rsidP="00663133">
            <w:pPr>
              <w:spacing w:after="60"/>
              <w:contextualSpacing/>
              <w:rPr>
                <w:rFonts w:ascii="Tahoma" w:hAnsi="Tahoma" w:cs="Tahoma"/>
              </w:rPr>
            </w:pPr>
            <w:r w:rsidRPr="00CE081D">
              <w:rPr>
                <w:rFonts w:ascii="Tahoma" w:hAnsi="Tahoma" w:cs="Tahoma"/>
              </w:rPr>
              <w:t>User</w:t>
            </w:r>
          </w:p>
        </w:tc>
      </w:tr>
      <w:tr w:rsidR="000776DD" w:rsidRPr="00CE081D" w14:paraId="5DC6FCC9" w14:textId="77777777" w:rsidTr="00663133">
        <w:trPr>
          <w:cantSplit/>
          <w:trHeight w:val="550"/>
          <w:tblHeader/>
        </w:trPr>
        <w:tc>
          <w:tcPr>
            <w:tcW w:w="671" w:type="pct"/>
            <w:shd w:val="clear" w:color="auto" w:fill="D9D9D9" w:themeFill="background1" w:themeFillShade="D9"/>
            <w:vAlign w:val="center"/>
          </w:tcPr>
          <w:p w14:paraId="37D5F34E" w14:textId="77777777" w:rsidR="000776DD" w:rsidRPr="00CE081D" w:rsidRDefault="000776DD" w:rsidP="00663133">
            <w:pPr>
              <w:rPr>
                <w:rFonts w:ascii="Tahoma" w:hAnsi="Tahoma" w:cs="Tahoma"/>
                <w:b/>
                <w:iCs/>
              </w:rPr>
            </w:pPr>
            <w:r w:rsidRPr="00CE081D">
              <w:rPr>
                <w:rFonts w:ascii="Tahoma" w:hAnsi="Tahoma" w:cs="Tahoma"/>
                <w:b/>
                <w:iCs/>
              </w:rPr>
              <w:t>Pre-Condition</w:t>
            </w:r>
          </w:p>
        </w:tc>
        <w:tc>
          <w:tcPr>
            <w:tcW w:w="4329" w:type="pct"/>
            <w:vAlign w:val="center"/>
          </w:tcPr>
          <w:p w14:paraId="6CFA6A25" w14:textId="385BAEB4" w:rsidR="000776DD" w:rsidRPr="00CE081D" w:rsidRDefault="00986BD0" w:rsidP="00986BD0">
            <w:pPr>
              <w:spacing w:after="60"/>
              <w:contextualSpacing/>
              <w:rPr>
                <w:rFonts w:ascii="Tahoma" w:hAnsi="Tahoma" w:cs="Tahoma"/>
              </w:rPr>
            </w:pPr>
            <w:r w:rsidRPr="00CE081D">
              <w:rPr>
                <w:rFonts w:ascii="Tahoma" w:hAnsi="Tahoma" w:cs="Tahoma"/>
              </w:rPr>
              <w:t>User has passed UC-1</w:t>
            </w:r>
            <w:r w:rsidR="00B53C7F" w:rsidRPr="00CE081D">
              <w:rPr>
                <w:rFonts w:ascii="Tahoma" w:hAnsi="Tahoma" w:cs="Tahoma"/>
              </w:rPr>
              <w:t>8</w:t>
            </w:r>
          </w:p>
        </w:tc>
      </w:tr>
      <w:tr w:rsidR="000776DD" w:rsidRPr="00CE081D" w14:paraId="19019D5D" w14:textId="77777777" w:rsidTr="00663133">
        <w:trPr>
          <w:cantSplit/>
          <w:trHeight w:val="72"/>
          <w:tblHeader/>
        </w:trPr>
        <w:tc>
          <w:tcPr>
            <w:tcW w:w="671" w:type="pct"/>
            <w:shd w:val="clear" w:color="auto" w:fill="D9D9D9" w:themeFill="background1" w:themeFillShade="D9"/>
            <w:vAlign w:val="center"/>
          </w:tcPr>
          <w:p w14:paraId="35DC8D40" w14:textId="77777777" w:rsidR="000776DD" w:rsidRPr="00CE081D" w:rsidRDefault="000776DD" w:rsidP="00663133">
            <w:pPr>
              <w:rPr>
                <w:rFonts w:ascii="Tahoma" w:hAnsi="Tahoma" w:cs="Tahoma"/>
                <w:b/>
                <w:iCs/>
              </w:rPr>
            </w:pPr>
            <w:r w:rsidRPr="00CE081D">
              <w:rPr>
                <w:rFonts w:ascii="Tahoma" w:hAnsi="Tahoma" w:cs="Tahoma"/>
                <w:b/>
                <w:iCs/>
              </w:rPr>
              <w:t>Trigger</w:t>
            </w:r>
          </w:p>
        </w:tc>
        <w:tc>
          <w:tcPr>
            <w:tcW w:w="4329" w:type="pct"/>
            <w:vAlign w:val="center"/>
          </w:tcPr>
          <w:p w14:paraId="6923AF1B" w14:textId="2176A372" w:rsidR="000776DD" w:rsidRPr="00CE081D" w:rsidRDefault="00986BD0" w:rsidP="00663133">
            <w:pPr>
              <w:spacing w:after="60"/>
              <w:contextualSpacing/>
              <w:rPr>
                <w:rFonts w:ascii="Tahoma" w:hAnsi="Tahoma" w:cs="Tahoma"/>
              </w:rPr>
            </w:pPr>
            <w:r w:rsidRPr="00CE081D">
              <w:rPr>
                <w:rFonts w:ascii="Tahoma" w:hAnsi="Tahoma" w:cs="Tahoma"/>
              </w:rPr>
              <w:t>UC-2</w:t>
            </w:r>
            <w:r w:rsidR="00B53C7F" w:rsidRPr="00CE081D">
              <w:rPr>
                <w:rFonts w:ascii="Tahoma" w:hAnsi="Tahoma" w:cs="Tahoma"/>
              </w:rPr>
              <w:t>7</w:t>
            </w:r>
          </w:p>
        </w:tc>
      </w:tr>
      <w:tr w:rsidR="000776DD" w:rsidRPr="00CE081D" w14:paraId="49B1B2E6" w14:textId="77777777" w:rsidTr="00663133">
        <w:trPr>
          <w:cantSplit/>
          <w:trHeight w:val="72"/>
          <w:tblHeader/>
        </w:trPr>
        <w:tc>
          <w:tcPr>
            <w:tcW w:w="671" w:type="pct"/>
            <w:shd w:val="clear" w:color="auto" w:fill="D9D9D9" w:themeFill="background1" w:themeFillShade="D9"/>
            <w:vAlign w:val="center"/>
          </w:tcPr>
          <w:p w14:paraId="6DFECA9B" w14:textId="77777777" w:rsidR="000776DD" w:rsidRPr="00CE081D" w:rsidRDefault="000776DD" w:rsidP="00663133">
            <w:pPr>
              <w:rPr>
                <w:rFonts w:ascii="Tahoma" w:hAnsi="Tahoma" w:cs="Tahoma"/>
                <w:b/>
                <w:iCs/>
              </w:rPr>
            </w:pPr>
            <w:r w:rsidRPr="00CE081D">
              <w:rPr>
                <w:rFonts w:ascii="Tahoma" w:hAnsi="Tahoma" w:cs="Tahoma"/>
                <w:b/>
                <w:iCs/>
              </w:rPr>
              <w:t>Normal Scenarios</w:t>
            </w:r>
          </w:p>
        </w:tc>
        <w:tc>
          <w:tcPr>
            <w:tcW w:w="4329" w:type="pct"/>
            <w:vAlign w:val="center"/>
          </w:tcPr>
          <w:p w14:paraId="0259CA47" w14:textId="10F9A530" w:rsidR="000776DD" w:rsidRPr="00CE081D" w:rsidRDefault="000776DD" w:rsidP="00986BD0">
            <w:pPr>
              <w:pStyle w:val="UseCase1"/>
              <w:rPr>
                <w:rFonts w:ascii="Tahoma" w:hAnsi="Tahoma" w:cs="Tahoma"/>
                <w:b w:val="0"/>
                <w:sz w:val="20"/>
                <w:szCs w:val="20"/>
              </w:rPr>
            </w:pPr>
            <w:r w:rsidRPr="00CE081D">
              <w:rPr>
                <w:rFonts w:ascii="Tahoma" w:hAnsi="Tahoma" w:cs="Tahoma"/>
                <w:b w:val="0"/>
                <w:sz w:val="20"/>
                <w:szCs w:val="20"/>
              </w:rPr>
              <w:t>Survey</w:t>
            </w:r>
            <w:r w:rsidR="00986BD0" w:rsidRPr="00CE081D">
              <w:rPr>
                <w:rFonts w:ascii="Tahoma" w:hAnsi="Tahoma" w:cs="Tahoma"/>
                <w:b w:val="0"/>
                <w:sz w:val="20"/>
                <w:szCs w:val="20"/>
              </w:rPr>
              <w:t>, on hold request, or message</w:t>
            </w:r>
            <w:r w:rsidRPr="00CE081D">
              <w:rPr>
                <w:rFonts w:ascii="Tahoma" w:hAnsi="Tahoma" w:cs="Tahoma"/>
                <w:b w:val="0"/>
                <w:sz w:val="20"/>
                <w:szCs w:val="20"/>
              </w:rPr>
              <w:t xml:space="preserve"> will be posted to backend</w:t>
            </w:r>
          </w:p>
        </w:tc>
      </w:tr>
      <w:tr w:rsidR="000776DD" w:rsidRPr="00CE081D" w14:paraId="7A5E9902" w14:textId="77777777" w:rsidTr="00663133">
        <w:trPr>
          <w:cantSplit/>
          <w:trHeight w:val="480"/>
          <w:tblHeader/>
        </w:trPr>
        <w:tc>
          <w:tcPr>
            <w:tcW w:w="671" w:type="pct"/>
            <w:shd w:val="clear" w:color="auto" w:fill="D9D9D9" w:themeFill="background1" w:themeFillShade="D9"/>
            <w:vAlign w:val="center"/>
          </w:tcPr>
          <w:p w14:paraId="412908BC" w14:textId="77777777" w:rsidR="000776DD" w:rsidRPr="00CE081D" w:rsidRDefault="000776DD" w:rsidP="00663133">
            <w:pPr>
              <w:rPr>
                <w:rFonts w:ascii="Tahoma" w:hAnsi="Tahoma" w:cs="Tahoma"/>
                <w:b/>
                <w:iCs/>
              </w:rPr>
            </w:pPr>
            <w:r w:rsidRPr="00CE081D">
              <w:rPr>
                <w:rFonts w:ascii="Tahoma" w:hAnsi="Tahoma" w:cs="Tahoma"/>
                <w:b/>
                <w:iCs/>
              </w:rPr>
              <w:t>UI Validation</w:t>
            </w:r>
          </w:p>
        </w:tc>
        <w:tc>
          <w:tcPr>
            <w:tcW w:w="4329" w:type="pct"/>
            <w:vAlign w:val="center"/>
          </w:tcPr>
          <w:p w14:paraId="5E40E358" w14:textId="77777777" w:rsidR="000776DD" w:rsidRPr="00CE081D" w:rsidRDefault="000776DD" w:rsidP="00663133">
            <w:pPr>
              <w:spacing w:after="60"/>
              <w:contextualSpacing/>
              <w:rPr>
                <w:rFonts w:ascii="Tahoma" w:hAnsi="Tahoma" w:cs="Tahoma"/>
              </w:rPr>
            </w:pPr>
            <w:r w:rsidRPr="00CE081D">
              <w:rPr>
                <w:rFonts w:ascii="Tahoma" w:hAnsi="Tahoma" w:cs="Tahoma"/>
              </w:rPr>
              <w:t>-</w:t>
            </w:r>
          </w:p>
        </w:tc>
      </w:tr>
      <w:tr w:rsidR="000776DD" w:rsidRPr="00CE081D" w14:paraId="0575F3A1" w14:textId="77777777" w:rsidTr="00663133">
        <w:trPr>
          <w:cantSplit/>
          <w:trHeight w:val="72"/>
          <w:tblHeader/>
        </w:trPr>
        <w:tc>
          <w:tcPr>
            <w:tcW w:w="671" w:type="pct"/>
            <w:shd w:val="clear" w:color="auto" w:fill="D9D9D9" w:themeFill="background1" w:themeFillShade="D9"/>
            <w:vAlign w:val="center"/>
          </w:tcPr>
          <w:p w14:paraId="1A20CD1A" w14:textId="77777777" w:rsidR="000776DD" w:rsidRPr="00CE081D" w:rsidRDefault="000776DD" w:rsidP="00663133">
            <w:pPr>
              <w:rPr>
                <w:rFonts w:ascii="Tahoma" w:hAnsi="Tahoma" w:cs="Tahoma"/>
                <w:b/>
                <w:iCs/>
              </w:rPr>
            </w:pPr>
            <w:r w:rsidRPr="00CE081D">
              <w:rPr>
                <w:rFonts w:ascii="Tahoma" w:hAnsi="Tahoma" w:cs="Tahoma"/>
                <w:b/>
                <w:iCs/>
              </w:rPr>
              <w:lastRenderedPageBreak/>
              <w:t>Business Rules</w:t>
            </w:r>
          </w:p>
        </w:tc>
        <w:tc>
          <w:tcPr>
            <w:tcW w:w="4329" w:type="pct"/>
            <w:vAlign w:val="center"/>
          </w:tcPr>
          <w:p w14:paraId="139736E9" w14:textId="77777777" w:rsidR="00C2470B" w:rsidRPr="00CE081D" w:rsidRDefault="00986BD0" w:rsidP="00362901">
            <w:pPr>
              <w:pStyle w:val="ListParagraph"/>
              <w:numPr>
                <w:ilvl w:val="0"/>
                <w:numId w:val="45"/>
              </w:numPr>
              <w:spacing w:after="60"/>
              <w:ind w:left="383"/>
              <w:contextualSpacing/>
              <w:rPr>
                <w:rFonts w:ascii="Tahoma" w:hAnsi="Tahoma" w:cs="Tahoma"/>
              </w:rPr>
            </w:pPr>
            <w:r w:rsidRPr="00CE081D">
              <w:rPr>
                <w:rFonts w:ascii="Tahoma" w:hAnsi="Tahoma" w:cs="Tahoma"/>
              </w:rPr>
              <w:t>Application at least has 1 pending survey, or on hold request, or message</w:t>
            </w:r>
          </w:p>
          <w:p w14:paraId="41E4E6C5" w14:textId="4A162DFA" w:rsidR="00C2470B" w:rsidRPr="00CE081D" w:rsidRDefault="00C2470B" w:rsidP="00362901">
            <w:pPr>
              <w:pStyle w:val="ListParagraph"/>
              <w:numPr>
                <w:ilvl w:val="0"/>
                <w:numId w:val="45"/>
              </w:numPr>
              <w:spacing w:after="60"/>
              <w:ind w:left="383"/>
              <w:contextualSpacing/>
              <w:rPr>
                <w:rFonts w:ascii="Tahoma" w:hAnsi="Tahoma" w:cs="Tahoma"/>
              </w:rPr>
            </w:pPr>
            <w:r w:rsidRPr="00CE081D">
              <w:rPr>
                <w:rFonts w:ascii="Tahoma" w:hAnsi="Tahoma" w:cs="Tahoma"/>
              </w:rPr>
              <w:t>Application will do this use case on background thread</w:t>
            </w:r>
          </w:p>
        </w:tc>
      </w:tr>
      <w:tr w:rsidR="000776DD" w:rsidRPr="00CE081D" w14:paraId="316A1F76" w14:textId="77777777" w:rsidTr="00663133">
        <w:trPr>
          <w:cantSplit/>
          <w:trHeight w:val="72"/>
          <w:tblHeader/>
        </w:trPr>
        <w:tc>
          <w:tcPr>
            <w:tcW w:w="671" w:type="pct"/>
            <w:shd w:val="clear" w:color="auto" w:fill="D9D9D9" w:themeFill="background1" w:themeFillShade="D9"/>
            <w:vAlign w:val="center"/>
          </w:tcPr>
          <w:p w14:paraId="191015B9" w14:textId="77777777" w:rsidR="000776DD" w:rsidRPr="00CE081D" w:rsidRDefault="000776DD" w:rsidP="00663133">
            <w:pPr>
              <w:rPr>
                <w:rFonts w:ascii="Tahoma" w:hAnsi="Tahoma" w:cs="Tahoma"/>
                <w:b/>
                <w:iCs/>
              </w:rPr>
            </w:pPr>
            <w:r w:rsidRPr="00CE081D">
              <w:rPr>
                <w:rFonts w:ascii="Tahoma" w:hAnsi="Tahoma" w:cs="Tahoma"/>
                <w:b/>
                <w:iCs/>
              </w:rPr>
              <w:t>Success Result</w:t>
            </w:r>
          </w:p>
        </w:tc>
        <w:tc>
          <w:tcPr>
            <w:tcW w:w="4329" w:type="pct"/>
            <w:vAlign w:val="center"/>
          </w:tcPr>
          <w:p w14:paraId="191E1075" w14:textId="1D898DA5" w:rsidR="000776DD" w:rsidRPr="00CE081D" w:rsidRDefault="00986BD0" w:rsidP="00663133">
            <w:pPr>
              <w:spacing w:after="60"/>
              <w:contextualSpacing/>
              <w:rPr>
                <w:rFonts w:ascii="Tahoma" w:hAnsi="Tahoma" w:cs="Tahoma"/>
              </w:rPr>
            </w:pPr>
            <w:r w:rsidRPr="00CE081D">
              <w:rPr>
                <w:rFonts w:ascii="Tahoma" w:hAnsi="Tahoma" w:cs="Tahoma"/>
              </w:rPr>
              <w:t>-</w:t>
            </w:r>
          </w:p>
        </w:tc>
      </w:tr>
      <w:tr w:rsidR="000776DD" w:rsidRPr="00CE081D" w14:paraId="23FE0439" w14:textId="77777777" w:rsidTr="00663133">
        <w:trPr>
          <w:cantSplit/>
          <w:trHeight w:val="522"/>
          <w:tblHeader/>
        </w:trPr>
        <w:tc>
          <w:tcPr>
            <w:tcW w:w="671" w:type="pct"/>
            <w:shd w:val="clear" w:color="auto" w:fill="D9D9D9" w:themeFill="background1" w:themeFillShade="D9"/>
            <w:vAlign w:val="center"/>
          </w:tcPr>
          <w:p w14:paraId="4F45CC3B" w14:textId="77777777" w:rsidR="000776DD" w:rsidRPr="00CE081D" w:rsidRDefault="000776DD" w:rsidP="00663133">
            <w:pPr>
              <w:rPr>
                <w:rFonts w:ascii="Tahoma" w:hAnsi="Tahoma" w:cs="Tahoma"/>
                <w:b/>
                <w:iCs/>
              </w:rPr>
            </w:pPr>
            <w:r w:rsidRPr="00CE081D">
              <w:rPr>
                <w:rFonts w:ascii="Tahoma" w:hAnsi="Tahoma" w:cs="Tahoma"/>
                <w:b/>
                <w:iCs/>
              </w:rPr>
              <w:t>Minimal Result</w:t>
            </w:r>
          </w:p>
        </w:tc>
        <w:tc>
          <w:tcPr>
            <w:tcW w:w="4329" w:type="pct"/>
            <w:vAlign w:val="center"/>
          </w:tcPr>
          <w:p w14:paraId="43B8CF85" w14:textId="77777777" w:rsidR="000776DD" w:rsidRPr="00CE081D" w:rsidRDefault="000776DD" w:rsidP="00663133">
            <w:pPr>
              <w:spacing w:after="60"/>
              <w:contextualSpacing/>
              <w:rPr>
                <w:rFonts w:ascii="Tahoma" w:hAnsi="Tahoma" w:cs="Tahoma"/>
              </w:rPr>
            </w:pPr>
            <w:r w:rsidRPr="00CE081D">
              <w:rPr>
                <w:rFonts w:ascii="Tahoma" w:hAnsi="Tahoma" w:cs="Tahoma"/>
              </w:rPr>
              <w:t>-</w:t>
            </w:r>
          </w:p>
        </w:tc>
      </w:tr>
      <w:tr w:rsidR="000776DD" w:rsidRPr="00CE081D" w14:paraId="67644BEA" w14:textId="77777777" w:rsidTr="00663133">
        <w:trPr>
          <w:cantSplit/>
          <w:trHeight w:val="72"/>
          <w:tblHeader/>
        </w:trPr>
        <w:tc>
          <w:tcPr>
            <w:tcW w:w="671" w:type="pct"/>
            <w:shd w:val="clear" w:color="auto" w:fill="D9D9D9" w:themeFill="background1" w:themeFillShade="D9"/>
            <w:vAlign w:val="center"/>
          </w:tcPr>
          <w:p w14:paraId="62F4CF8E" w14:textId="77777777" w:rsidR="000776DD" w:rsidRPr="00CE081D" w:rsidRDefault="000776DD" w:rsidP="00663133">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64CB540C" w14:textId="77777777" w:rsidR="000776DD" w:rsidRPr="00CE081D" w:rsidRDefault="000776DD" w:rsidP="00663133">
            <w:pPr>
              <w:spacing w:after="60"/>
              <w:contextualSpacing/>
              <w:rPr>
                <w:rFonts w:ascii="Tahoma" w:hAnsi="Tahoma" w:cs="Tahoma"/>
              </w:rPr>
            </w:pPr>
            <w:r w:rsidRPr="00CE081D">
              <w:rPr>
                <w:rFonts w:ascii="Tahoma" w:hAnsi="Tahoma" w:cs="Tahoma"/>
              </w:rPr>
              <w:t>-</w:t>
            </w:r>
          </w:p>
        </w:tc>
      </w:tr>
      <w:tr w:rsidR="000776DD" w:rsidRPr="00CE081D" w14:paraId="1447E1D8" w14:textId="77777777" w:rsidTr="00663133">
        <w:trPr>
          <w:cantSplit/>
          <w:trHeight w:val="72"/>
          <w:tblHeader/>
        </w:trPr>
        <w:tc>
          <w:tcPr>
            <w:tcW w:w="671" w:type="pct"/>
            <w:shd w:val="clear" w:color="auto" w:fill="D9D9D9" w:themeFill="background1" w:themeFillShade="D9"/>
            <w:vAlign w:val="center"/>
          </w:tcPr>
          <w:p w14:paraId="0DC13E02" w14:textId="77777777" w:rsidR="000776DD" w:rsidRPr="00CE081D" w:rsidRDefault="000776DD" w:rsidP="00663133">
            <w:pPr>
              <w:rPr>
                <w:rFonts w:ascii="Tahoma" w:hAnsi="Tahoma" w:cs="Tahoma"/>
                <w:b/>
                <w:iCs/>
              </w:rPr>
            </w:pPr>
            <w:r w:rsidRPr="00CE081D">
              <w:rPr>
                <w:rFonts w:ascii="Tahoma" w:hAnsi="Tahoma" w:cs="Tahoma"/>
                <w:b/>
                <w:iCs/>
              </w:rPr>
              <w:t>UI Image</w:t>
            </w:r>
          </w:p>
        </w:tc>
        <w:tc>
          <w:tcPr>
            <w:tcW w:w="4329" w:type="pct"/>
            <w:vAlign w:val="center"/>
          </w:tcPr>
          <w:p w14:paraId="497478B7" w14:textId="77777777" w:rsidR="000776DD" w:rsidRPr="00CE081D" w:rsidRDefault="000776DD" w:rsidP="00663133">
            <w:pPr>
              <w:spacing w:after="60"/>
              <w:contextualSpacing/>
              <w:rPr>
                <w:rFonts w:ascii="Tahoma" w:hAnsi="Tahoma" w:cs="Tahoma"/>
              </w:rPr>
            </w:pPr>
            <w:r w:rsidRPr="00CE081D">
              <w:rPr>
                <w:rFonts w:ascii="Tahoma" w:hAnsi="Tahoma" w:cs="Tahoma"/>
              </w:rPr>
              <w:t>-</w:t>
            </w:r>
          </w:p>
        </w:tc>
      </w:tr>
      <w:tr w:rsidR="000776DD" w:rsidRPr="00CE081D" w14:paraId="11DD5CBC" w14:textId="77777777" w:rsidTr="00663133">
        <w:trPr>
          <w:cantSplit/>
          <w:trHeight w:val="72"/>
          <w:tblHeader/>
        </w:trPr>
        <w:tc>
          <w:tcPr>
            <w:tcW w:w="671" w:type="pct"/>
            <w:shd w:val="clear" w:color="auto" w:fill="D9D9D9" w:themeFill="background1" w:themeFillShade="D9"/>
            <w:vAlign w:val="center"/>
          </w:tcPr>
          <w:p w14:paraId="24AFDB62" w14:textId="77777777" w:rsidR="000776DD" w:rsidRPr="00CE081D" w:rsidRDefault="000776DD" w:rsidP="00663133">
            <w:pPr>
              <w:rPr>
                <w:rFonts w:ascii="Tahoma" w:hAnsi="Tahoma" w:cs="Tahoma"/>
                <w:b/>
                <w:iCs/>
              </w:rPr>
            </w:pPr>
            <w:r w:rsidRPr="00CE081D">
              <w:rPr>
                <w:rFonts w:ascii="Tahoma" w:hAnsi="Tahoma" w:cs="Tahoma"/>
                <w:b/>
                <w:iCs/>
              </w:rPr>
              <w:t>Frequency of Usage</w:t>
            </w:r>
          </w:p>
        </w:tc>
        <w:tc>
          <w:tcPr>
            <w:tcW w:w="4329" w:type="pct"/>
            <w:vAlign w:val="center"/>
          </w:tcPr>
          <w:p w14:paraId="0980161F" w14:textId="77777777" w:rsidR="000776DD" w:rsidRPr="00CE081D" w:rsidRDefault="000776DD" w:rsidP="00663133">
            <w:pPr>
              <w:spacing w:after="60"/>
              <w:contextualSpacing/>
              <w:rPr>
                <w:rFonts w:ascii="Tahoma" w:hAnsi="Tahoma" w:cs="Tahoma"/>
              </w:rPr>
            </w:pPr>
            <w:r w:rsidRPr="00CE081D">
              <w:rPr>
                <w:rFonts w:ascii="Tahoma" w:hAnsi="Tahoma" w:cs="Tahoma"/>
              </w:rPr>
              <w:t>Often</w:t>
            </w:r>
          </w:p>
        </w:tc>
      </w:tr>
      <w:tr w:rsidR="000776DD" w:rsidRPr="00CE081D" w14:paraId="475B4C3C" w14:textId="77777777" w:rsidTr="00663133">
        <w:trPr>
          <w:cantSplit/>
          <w:trHeight w:val="480"/>
          <w:tblHeader/>
        </w:trPr>
        <w:tc>
          <w:tcPr>
            <w:tcW w:w="671" w:type="pct"/>
            <w:shd w:val="clear" w:color="auto" w:fill="D9D9D9" w:themeFill="background1" w:themeFillShade="D9"/>
            <w:vAlign w:val="center"/>
          </w:tcPr>
          <w:p w14:paraId="743B57FC" w14:textId="77777777" w:rsidR="000776DD" w:rsidRPr="00CE081D" w:rsidRDefault="000776DD" w:rsidP="00663133">
            <w:pPr>
              <w:rPr>
                <w:rFonts w:ascii="Tahoma" w:hAnsi="Tahoma" w:cs="Tahoma"/>
                <w:b/>
                <w:iCs/>
              </w:rPr>
            </w:pPr>
            <w:r w:rsidRPr="00CE081D">
              <w:rPr>
                <w:rFonts w:ascii="Tahoma" w:hAnsi="Tahoma" w:cs="Tahoma"/>
                <w:b/>
                <w:iCs/>
              </w:rPr>
              <w:t>Notes</w:t>
            </w:r>
          </w:p>
        </w:tc>
        <w:tc>
          <w:tcPr>
            <w:tcW w:w="4329" w:type="pct"/>
            <w:vAlign w:val="center"/>
          </w:tcPr>
          <w:p w14:paraId="5711223C" w14:textId="0B088E2B" w:rsidR="000776DD" w:rsidRPr="00CE081D" w:rsidRDefault="00986BD0" w:rsidP="00663133">
            <w:pPr>
              <w:spacing w:after="60"/>
              <w:contextualSpacing/>
              <w:rPr>
                <w:rFonts w:ascii="Tahoma" w:hAnsi="Tahoma" w:cs="Tahoma"/>
              </w:rPr>
            </w:pPr>
            <w:r w:rsidRPr="00CE081D">
              <w:rPr>
                <w:rFonts w:ascii="Tahoma" w:hAnsi="Tahoma" w:cs="Tahoma"/>
              </w:rPr>
              <w:t>-</w:t>
            </w:r>
          </w:p>
        </w:tc>
      </w:tr>
    </w:tbl>
    <w:p w14:paraId="4F0D3563" w14:textId="668548C2" w:rsidR="00986BD0" w:rsidRPr="00CE081D" w:rsidRDefault="00986BD0" w:rsidP="00986BD0">
      <w:pPr>
        <w:pStyle w:val="Heading3"/>
        <w:rPr>
          <w:rFonts w:ascii="Tahoma" w:hAnsi="Tahoma" w:cs="Tahoma"/>
        </w:rPr>
      </w:pPr>
      <w:bookmarkStart w:id="109" w:name="_Toc465763589"/>
      <w:r w:rsidRPr="00CE081D">
        <w:rPr>
          <w:rFonts w:ascii="Tahoma" w:hAnsi="Tahoma" w:cs="Tahoma"/>
        </w:rPr>
        <w:t>Contact Us</w:t>
      </w:r>
      <w:bookmarkEnd w:id="109"/>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986BD0" w:rsidRPr="00CE081D" w14:paraId="5B4D2C72" w14:textId="77777777" w:rsidTr="00663133">
        <w:trPr>
          <w:cantSplit/>
          <w:trHeight w:val="72"/>
          <w:tblHeader/>
        </w:trPr>
        <w:tc>
          <w:tcPr>
            <w:tcW w:w="671" w:type="pct"/>
            <w:shd w:val="clear" w:color="auto" w:fill="D9D9D9" w:themeFill="background1" w:themeFillShade="D9"/>
            <w:vAlign w:val="center"/>
          </w:tcPr>
          <w:p w14:paraId="48C5F7C6" w14:textId="77777777" w:rsidR="00986BD0" w:rsidRPr="00CE081D" w:rsidRDefault="00986BD0" w:rsidP="00663133">
            <w:pPr>
              <w:rPr>
                <w:rFonts w:ascii="Tahoma" w:hAnsi="Tahoma" w:cs="Tahoma"/>
                <w:b/>
                <w:iCs/>
              </w:rPr>
            </w:pPr>
            <w:r w:rsidRPr="00CE081D">
              <w:rPr>
                <w:rFonts w:ascii="Tahoma" w:hAnsi="Tahoma" w:cs="Tahoma"/>
                <w:b/>
              </w:rPr>
              <w:t>UC ID</w:t>
            </w:r>
          </w:p>
        </w:tc>
        <w:tc>
          <w:tcPr>
            <w:tcW w:w="4329" w:type="pct"/>
            <w:vAlign w:val="center"/>
          </w:tcPr>
          <w:p w14:paraId="6DBF347A" w14:textId="5E46D04B" w:rsidR="00986BD0" w:rsidRPr="00CE081D" w:rsidRDefault="00986BD0" w:rsidP="00663133">
            <w:pPr>
              <w:spacing w:after="60"/>
              <w:contextualSpacing/>
              <w:rPr>
                <w:rFonts w:ascii="Tahoma" w:hAnsi="Tahoma" w:cs="Tahoma"/>
                <w:iCs/>
              </w:rPr>
            </w:pPr>
            <w:r w:rsidRPr="00CE081D">
              <w:rPr>
                <w:rFonts w:ascii="Tahoma" w:hAnsi="Tahoma" w:cs="Tahoma"/>
                <w:iCs/>
              </w:rPr>
              <w:t>UC-2</w:t>
            </w:r>
            <w:r w:rsidR="00B53C7F" w:rsidRPr="00CE081D">
              <w:rPr>
                <w:rFonts w:ascii="Tahoma" w:hAnsi="Tahoma" w:cs="Tahoma"/>
                <w:iCs/>
              </w:rPr>
              <w:t>5</w:t>
            </w:r>
          </w:p>
        </w:tc>
      </w:tr>
      <w:tr w:rsidR="00986BD0" w:rsidRPr="00CE081D" w14:paraId="3D2A4DCC" w14:textId="77777777" w:rsidTr="00663133">
        <w:trPr>
          <w:cantSplit/>
          <w:trHeight w:val="72"/>
          <w:tblHeader/>
        </w:trPr>
        <w:tc>
          <w:tcPr>
            <w:tcW w:w="671" w:type="pct"/>
            <w:shd w:val="clear" w:color="auto" w:fill="D9D9D9" w:themeFill="background1" w:themeFillShade="D9"/>
            <w:vAlign w:val="center"/>
          </w:tcPr>
          <w:p w14:paraId="3AAF02A2" w14:textId="77777777" w:rsidR="00986BD0" w:rsidRPr="00CE081D" w:rsidRDefault="00986BD0" w:rsidP="00663133">
            <w:pPr>
              <w:rPr>
                <w:rFonts w:ascii="Tahoma" w:hAnsi="Tahoma" w:cs="Tahoma"/>
                <w:b/>
                <w:iCs/>
              </w:rPr>
            </w:pPr>
            <w:r w:rsidRPr="00CE081D">
              <w:rPr>
                <w:rFonts w:ascii="Tahoma" w:hAnsi="Tahoma" w:cs="Tahoma"/>
                <w:b/>
                <w:iCs/>
              </w:rPr>
              <w:t>Description</w:t>
            </w:r>
          </w:p>
        </w:tc>
        <w:tc>
          <w:tcPr>
            <w:tcW w:w="4329" w:type="pct"/>
            <w:vAlign w:val="center"/>
          </w:tcPr>
          <w:p w14:paraId="6704C5EF" w14:textId="594E19A8" w:rsidR="00986BD0" w:rsidRPr="00CE081D" w:rsidRDefault="00986BD0" w:rsidP="00DE375A">
            <w:pPr>
              <w:spacing w:after="60"/>
              <w:contextualSpacing/>
              <w:rPr>
                <w:rFonts w:ascii="Tahoma" w:hAnsi="Tahoma" w:cs="Tahoma"/>
              </w:rPr>
            </w:pPr>
            <w:r w:rsidRPr="00CE081D">
              <w:rPr>
                <w:rFonts w:ascii="Tahoma" w:hAnsi="Tahoma" w:cs="Tahoma"/>
              </w:rPr>
              <w:t xml:space="preserve">Use Case for contact to </w:t>
            </w:r>
            <w:r w:rsidR="00DE375A" w:rsidRPr="00CE081D">
              <w:rPr>
                <w:rFonts w:ascii="Tahoma" w:hAnsi="Tahoma" w:cs="Tahoma"/>
              </w:rPr>
              <w:t>admin email</w:t>
            </w:r>
          </w:p>
        </w:tc>
      </w:tr>
      <w:tr w:rsidR="00986BD0" w:rsidRPr="00CE081D" w14:paraId="49DF06FD" w14:textId="77777777" w:rsidTr="00663133">
        <w:trPr>
          <w:cantSplit/>
          <w:trHeight w:val="243"/>
          <w:tblHeader/>
        </w:trPr>
        <w:tc>
          <w:tcPr>
            <w:tcW w:w="671" w:type="pct"/>
            <w:shd w:val="clear" w:color="auto" w:fill="D9D9D9" w:themeFill="background1" w:themeFillShade="D9"/>
            <w:vAlign w:val="center"/>
          </w:tcPr>
          <w:p w14:paraId="1AF75B23" w14:textId="77777777" w:rsidR="00986BD0" w:rsidRPr="00CE081D" w:rsidRDefault="00986BD0" w:rsidP="00663133">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1E7000E5" w14:textId="4C46BA19" w:rsidR="00986BD0" w:rsidRPr="00CE081D" w:rsidRDefault="00986BD0" w:rsidP="00663133">
            <w:pPr>
              <w:spacing w:after="60"/>
              <w:contextualSpacing/>
              <w:rPr>
                <w:rFonts w:ascii="Tahoma" w:hAnsi="Tahoma" w:cs="Tahoma"/>
              </w:rPr>
            </w:pPr>
            <w:r w:rsidRPr="00CE081D">
              <w:rPr>
                <w:rFonts w:ascii="Tahoma" w:hAnsi="Tahoma" w:cs="Tahoma"/>
              </w:rPr>
              <w:t>FR-</w:t>
            </w:r>
            <w:r w:rsidR="00DE375A" w:rsidRPr="00CE081D">
              <w:rPr>
                <w:rFonts w:ascii="Tahoma" w:hAnsi="Tahoma" w:cs="Tahoma"/>
              </w:rPr>
              <w:t>4</w:t>
            </w:r>
            <w:r w:rsidR="000F0024" w:rsidRPr="00CE081D">
              <w:rPr>
                <w:rFonts w:ascii="Tahoma" w:hAnsi="Tahoma" w:cs="Tahoma"/>
              </w:rPr>
              <w:t xml:space="preserve"> - The app shall has a support feature</w:t>
            </w:r>
          </w:p>
        </w:tc>
      </w:tr>
      <w:tr w:rsidR="00986BD0" w:rsidRPr="00CE081D" w14:paraId="465CA13A" w14:textId="77777777" w:rsidTr="00663133">
        <w:trPr>
          <w:cantSplit/>
          <w:trHeight w:val="72"/>
          <w:tblHeader/>
        </w:trPr>
        <w:tc>
          <w:tcPr>
            <w:tcW w:w="671" w:type="pct"/>
            <w:shd w:val="clear" w:color="auto" w:fill="D9D9D9" w:themeFill="background1" w:themeFillShade="D9"/>
            <w:vAlign w:val="center"/>
          </w:tcPr>
          <w:p w14:paraId="0C1C01CA" w14:textId="77777777" w:rsidR="00986BD0" w:rsidRPr="00CE081D" w:rsidRDefault="00986BD0" w:rsidP="00663133">
            <w:pPr>
              <w:rPr>
                <w:rFonts w:ascii="Tahoma" w:hAnsi="Tahoma" w:cs="Tahoma"/>
                <w:b/>
                <w:iCs/>
              </w:rPr>
            </w:pPr>
            <w:r w:rsidRPr="00CE081D">
              <w:rPr>
                <w:rFonts w:ascii="Tahoma" w:hAnsi="Tahoma" w:cs="Tahoma"/>
                <w:b/>
                <w:iCs/>
              </w:rPr>
              <w:t>Actor</w:t>
            </w:r>
          </w:p>
        </w:tc>
        <w:tc>
          <w:tcPr>
            <w:tcW w:w="4329" w:type="pct"/>
            <w:vAlign w:val="center"/>
          </w:tcPr>
          <w:p w14:paraId="297D48BF" w14:textId="77777777" w:rsidR="00986BD0" w:rsidRPr="00CE081D" w:rsidRDefault="00986BD0" w:rsidP="00663133">
            <w:pPr>
              <w:spacing w:after="60"/>
              <w:contextualSpacing/>
              <w:rPr>
                <w:rFonts w:ascii="Tahoma" w:hAnsi="Tahoma" w:cs="Tahoma"/>
              </w:rPr>
            </w:pPr>
            <w:r w:rsidRPr="00CE081D">
              <w:rPr>
                <w:rFonts w:ascii="Tahoma" w:hAnsi="Tahoma" w:cs="Tahoma"/>
              </w:rPr>
              <w:t>User</w:t>
            </w:r>
          </w:p>
        </w:tc>
      </w:tr>
      <w:tr w:rsidR="00986BD0" w:rsidRPr="00CE081D" w14:paraId="59C48B76" w14:textId="77777777" w:rsidTr="00663133">
        <w:trPr>
          <w:cantSplit/>
          <w:trHeight w:val="550"/>
          <w:tblHeader/>
        </w:trPr>
        <w:tc>
          <w:tcPr>
            <w:tcW w:w="671" w:type="pct"/>
            <w:shd w:val="clear" w:color="auto" w:fill="D9D9D9" w:themeFill="background1" w:themeFillShade="D9"/>
            <w:vAlign w:val="center"/>
          </w:tcPr>
          <w:p w14:paraId="6AA1FFBD" w14:textId="77777777" w:rsidR="00986BD0" w:rsidRPr="00CE081D" w:rsidRDefault="00986BD0" w:rsidP="00663133">
            <w:pPr>
              <w:rPr>
                <w:rFonts w:ascii="Tahoma" w:hAnsi="Tahoma" w:cs="Tahoma"/>
                <w:b/>
                <w:iCs/>
              </w:rPr>
            </w:pPr>
            <w:r w:rsidRPr="00CE081D">
              <w:rPr>
                <w:rFonts w:ascii="Tahoma" w:hAnsi="Tahoma" w:cs="Tahoma"/>
                <w:b/>
                <w:iCs/>
              </w:rPr>
              <w:t>Pre-Condition</w:t>
            </w:r>
          </w:p>
        </w:tc>
        <w:tc>
          <w:tcPr>
            <w:tcW w:w="4329" w:type="pct"/>
            <w:vAlign w:val="center"/>
          </w:tcPr>
          <w:p w14:paraId="63DCF569" w14:textId="77777777" w:rsidR="00986BD0" w:rsidRPr="00CE081D" w:rsidRDefault="00986BD0" w:rsidP="00663133">
            <w:pPr>
              <w:pStyle w:val="ListParagraph"/>
              <w:numPr>
                <w:ilvl w:val="0"/>
                <w:numId w:val="32"/>
              </w:numPr>
              <w:spacing w:after="60"/>
              <w:ind w:left="383"/>
              <w:contextualSpacing/>
              <w:rPr>
                <w:rFonts w:ascii="Tahoma" w:hAnsi="Tahoma" w:cs="Tahoma"/>
              </w:rPr>
            </w:pPr>
            <w:r w:rsidRPr="00CE081D">
              <w:rPr>
                <w:rFonts w:ascii="Tahoma" w:hAnsi="Tahoma" w:cs="Tahoma"/>
              </w:rPr>
              <w:t>User has logged in to application</w:t>
            </w:r>
          </w:p>
          <w:p w14:paraId="5BDD1EB8" w14:textId="77777777" w:rsidR="00986BD0" w:rsidRPr="00CE081D" w:rsidRDefault="00986BD0" w:rsidP="00986BD0">
            <w:pPr>
              <w:pStyle w:val="ListParagraph"/>
              <w:numPr>
                <w:ilvl w:val="0"/>
                <w:numId w:val="35"/>
              </w:numPr>
              <w:spacing w:after="60"/>
              <w:ind w:left="383"/>
              <w:contextualSpacing/>
              <w:rPr>
                <w:rFonts w:ascii="Tahoma" w:hAnsi="Tahoma" w:cs="Tahoma"/>
              </w:rPr>
            </w:pPr>
            <w:r w:rsidRPr="00CE081D">
              <w:rPr>
                <w:rFonts w:ascii="Tahoma" w:hAnsi="Tahoma" w:cs="Tahoma"/>
              </w:rPr>
              <w:t>Tap hamburger button (upper left corner)</w:t>
            </w:r>
          </w:p>
          <w:p w14:paraId="4CF04E30" w14:textId="77777777" w:rsidR="00986BD0" w:rsidRPr="00CE081D" w:rsidRDefault="00986BD0" w:rsidP="00986BD0">
            <w:pPr>
              <w:pStyle w:val="ListParagraph"/>
              <w:numPr>
                <w:ilvl w:val="0"/>
                <w:numId w:val="35"/>
              </w:numPr>
              <w:spacing w:after="60"/>
              <w:ind w:left="383"/>
              <w:contextualSpacing/>
              <w:rPr>
                <w:rFonts w:ascii="Tahoma" w:hAnsi="Tahoma" w:cs="Tahoma"/>
              </w:rPr>
            </w:pPr>
            <w:r w:rsidRPr="00CE081D">
              <w:rPr>
                <w:rFonts w:ascii="Tahoma" w:hAnsi="Tahoma" w:cs="Tahoma"/>
              </w:rPr>
              <w:t>User tap contact button</w:t>
            </w:r>
          </w:p>
          <w:p w14:paraId="585186FB" w14:textId="77777777" w:rsidR="00986BD0" w:rsidRPr="00CE081D" w:rsidRDefault="00986BD0" w:rsidP="00986BD0">
            <w:pPr>
              <w:pStyle w:val="ListParagraph"/>
              <w:numPr>
                <w:ilvl w:val="0"/>
                <w:numId w:val="35"/>
              </w:numPr>
              <w:spacing w:after="60"/>
              <w:ind w:left="383"/>
              <w:contextualSpacing/>
              <w:rPr>
                <w:rFonts w:ascii="Tahoma" w:hAnsi="Tahoma" w:cs="Tahoma"/>
              </w:rPr>
            </w:pPr>
            <w:r w:rsidRPr="00CE081D">
              <w:rPr>
                <w:rFonts w:ascii="Tahoma" w:hAnsi="Tahoma" w:cs="Tahoma"/>
              </w:rPr>
              <w:t>User insert maximal 3 images</w:t>
            </w:r>
          </w:p>
          <w:p w14:paraId="1AA8D372" w14:textId="23B114A2" w:rsidR="00986BD0" w:rsidRPr="00CE081D" w:rsidRDefault="00986BD0" w:rsidP="006807B6">
            <w:pPr>
              <w:pStyle w:val="ListParagraph"/>
              <w:numPr>
                <w:ilvl w:val="0"/>
                <w:numId w:val="35"/>
              </w:numPr>
              <w:spacing w:after="60"/>
              <w:ind w:left="383"/>
              <w:contextualSpacing/>
              <w:rPr>
                <w:rFonts w:ascii="Tahoma" w:hAnsi="Tahoma" w:cs="Tahoma"/>
              </w:rPr>
            </w:pPr>
            <w:r w:rsidRPr="00CE081D">
              <w:rPr>
                <w:rFonts w:ascii="Tahoma" w:hAnsi="Tahoma" w:cs="Tahoma"/>
              </w:rPr>
              <w:t xml:space="preserve">User type </w:t>
            </w:r>
            <w:r w:rsidR="006807B6" w:rsidRPr="00CE081D">
              <w:rPr>
                <w:rFonts w:ascii="Tahoma" w:hAnsi="Tahoma" w:cs="Tahoma"/>
              </w:rPr>
              <w:t>contact reason</w:t>
            </w:r>
          </w:p>
        </w:tc>
      </w:tr>
      <w:tr w:rsidR="00986BD0" w:rsidRPr="00CE081D" w14:paraId="350CD5AC" w14:textId="77777777" w:rsidTr="00663133">
        <w:trPr>
          <w:cantSplit/>
          <w:trHeight w:val="72"/>
          <w:tblHeader/>
        </w:trPr>
        <w:tc>
          <w:tcPr>
            <w:tcW w:w="671" w:type="pct"/>
            <w:shd w:val="clear" w:color="auto" w:fill="D9D9D9" w:themeFill="background1" w:themeFillShade="D9"/>
            <w:vAlign w:val="center"/>
          </w:tcPr>
          <w:p w14:paraId="64271FE8" w14:textId="39F45D02" w:rsidR="00986BD0" w:rsidRPr="00CE081D" w:rsidRDefault="00986BD0" w:rsidP="00663133">
            <w:pPr>
              <w:rPr>
                <w:rFonts w:ascii="Tahoma" w:hAnsi="Tahoma" w:cs="Tahoma"/>
                <w:b/>
                <w:iCs/>
              </w:rPr>
            </w:pPr>
            <w:r w:rsidRPr="00CE081D">
              <w:rPr>
                <w:rFonts w:ascii="Tahoma" w:hAnsi="Tahoma" w:cs="Tahoma"/>
                <w:b/>
                <w:iCs/>
              </w:rPr>
              <w:t>Trigger</w:t>
            </w:r>
          </w:p>
        </w:tc>
        <w:tc>
          <w:tcPr>
            <w:tcW w:w="4329" w:type="pct"/>
            <w:vAlign w:val="center"/>
          </w:tcPr>
          <w:p w14:paraId="4BFFF2A7" w14:textId="7137E106" w:rsidR="00986BD0" w:rsidRPr="00CE081D" w:rsidRDefault="006807B6" w:rsidP="00986BD0">
            <w:pPr>
              <w:spacing w:after="60"/>
              <w:contextualSpacing/>
              <w:rPr>
                <w:rFonts w:ascii="Tahoma" w:hAnsi="Tahoma" w:cs="Tahoma"/>
              </w:rPr>
            </w:pPr>
            <w:r w:rsidRPr="00CE081D">
              <w:rPr>
                <w:rFonts w:ascii="Tahoma" w:hAnsi="Tahoma" w:cs="Tahoma"/>
              </w:rPr>
              <w:t>User tap send button on upper right corner (</w:t>
            </w:r>
            <w:proofErr w:type="spellStart"/>
            <w:r w:rsidRPr="00CE081D">
              <w:rPr>
                <w:rFonts w:ascii="Tahoma" w:hAnsi="Tahoma" w:cs="Tahoma"/>
              </w:rPr>
              <w:t>papper</w:t>
            </w:r>
            <w:proofErr w:type="spellEnd"/>
            <w:r w:rsidRPr="00CE081D">
              <w:rPr>
                <w:rFonts w:ascii="Tahoma" w:hAnsi="Tahoma" w:cs="Tahoma"/>
              </w:rPr>
              <w:t xml:space="preserve"> plane shape icon)</w:t>
            </w:r>
          </w:p>
        </w:tc>
      </w:tr>
      <w:tr w:rsidR="00986BD0" w:rsidRPr="00CE081D" w14:paraId="4A336E5A" w14:textId="77777777" w:rsidTr="00663133">
        <w:trPr>
          <w:cantSplit/>
          <w:trHeight w:val="72"/>
          <w:tblHeader/>
        </w:trPr>
        <w:tc>
          <w:tcPr>
            <w:tcW w:w="671" w:type="pct"/>
            <w:shd w:val="clear" w:color="auto" w:fill="D9D9D9" w:themeFill="background1" w:themeFillShade="D9"/>
            <w:vAlign w:val="center"/>
          </w:tcPr>
          <w:p w14:paraId="486DFBA1" w14:textId="77777777" w:rsidR="00986BD0" w:rsidRPr="00CE081D" w:rsidRDefault="00986BD0" w:rsidP="00663133">
            <w:pPr>
              <w:rPr>
                <w:rFonts w:ascii="Tahoma" w:hAnsi="Tahoma" w:cs="Tahoma"/>
                <w:b/>
                <w:iCs/>
              </w:rPr>
            </w:pPr>
            <w:r w:rsidRPr="00CE081D">
              <w:rPr>
                <w:rFonts w:ascii="Tahoma" w:hAnsi="Tahoma" w:cs="Tahoma"/>
                <w:b/>
                <w:iCs/>
              </w:rPr>
              <w:t>Normal Scenarios</w:t>
            </w:r>
          </w:p>
        </w:tc>
        <w:tc>
          <w:tcPr>
            <w:tcW w:w="4329" w:type="pct"/>
            <w:vAlign w:val="center"/>
          </w:tcPr>
          <w:p w14:paraId="3E5B28A7" w14:textId="69EAC61E" w:rsidR="00986BD0" w:rsidRPr="00CE081D" w:rsidRDefault="00986BD0" w:rsidP="006464C9">
            <w:pPr>
              <w:pStyle w:val="UseCase1"/>
              <w:rPr>
                <w:rFonts w:ascii="Tahoma" w:hAnsi="Tahoma" w:cs="Tahoma"/>
                <w:b w:val="0"/>
                <w:sz w:val="20"/>
                <w:szCs w:val="20"/>
              </w:rPr>
            </w:pPr>
            <w:r w:rsidRPr="00CE081D">
              <w:rPr>
                <w:rFonts w:ascii="Tahoma" w:hAnsi="Tahoma" w:cs="Tahoma"/>
                <w:b w:val="0"/>
                <w:sz w:val="20"/>
                <w:szCs w:val="20"/>
              </w:rPr>
              <w:t xml:space="preserve">Application send </w:t>
            </w:r>
            <w:r w:rsidR="006464C9" w:rsidRPr="00CE081D">
              <w:rPr>
                <w:rFonts w:ascii="Tahoma" w:hAnsi="Tahoma" w:cs="Tahoma"/>
                <w:b w:val="0"/>
                <w:sz w:val="20"/>
                <w:szCs w:val="20"/>
              </w:rPr>
              <w:t>contact us message</w:t>
            </w:r>
            <w:r w:rsidRPr="00CE081D">
              <w:rPr>
                <w:rFonts w:ascii="Tahoma" w:hAnsi="Tahoma" w:cs="Tahoma"/>
                <w:b w:val="0"/>
                <w:sz w:val="20"/>
                <w:szCs w:val="20"/>
              </w:rPr>
              <w:t xml:space="preserve"> to </w:t>
            </w:r>
            <w:r w:rsidR="006464C9" w:rsidRPr="00CE081D">
              <w:rPr>
                <w:rFonts w:ascii="Tahoma" w:hAnsi="Tahoma" w:cs="Tahoma"/>
                <w:b w:val="0"/>
                <w:sz w:val="20"/>
                <w:szCs w:val="20"/>
              </w:rPr>
              <w:t>email</w:t>
            </w:r>
          </w:p>
        </w:tc>
      </w:tr>
      <w:tr w:rsidR="00986BD0" w:rsidRPr="00CE081D" w14:paraId="2F3A45F5" w14:textId="77777777" w:rsidTr="00663133">
        <w:trPr>
          <w:cantSplit/>
          <w:trHeight w:val="480"/>
          <w:tblHeader/>
        </w:trPr>
        <w:tc>
          <w:tcPr>
            <w:tcW w:w="671" w:type="pct"/>
            <w:shd w:val="clear" w:color="auto" w:fill="D9D9D9" w:themeFill="background1" w:themeFillShade="D9"/>
            <w:vAlign w:val="center"/>
          </w:tcPr>
          <w:p w14:paraId="321D4AD0" w14:textId="77777777" w:rsidR="00986BD0" w:rsidRPr="00CE081D" w:rsidRDefault="00986BD0" w:rsidP="00663133">
            <w:pPr>
              <w:rPr>
                <w:rFonts w:ascii="Tahoma" w:hAnsi="Tahoma" w:cs="Tahoma"/>
                <w:b/>
                <w:iCs/>
              </w:rPr>
            </w:pPr>
            <w:r w:rsidRPr="00CE081D">
              <w:rPr>
                <w:rFonts w:ascii="Tahoma" w:hAnsi="Tahoma" w:cs="Tahoma"/>
                <w:b/>
                <w:iCs/>
              </w:rPr>
              <w:t>UI Validation</w:t>
            </w:r>
          </w:p>
        </w:tc>
        <w:tc>
          <w:tcPr>
            <w:tcW w:w="4329" w:type="pct"/>
            <w:vAlign w:val="center"/>
          </w:tcPr>
          <w:p w14:paraId="28CBD86B" w14:textId="1127D18B" w:rsidR="00986BD0" w:rsidRPr="00CE081D" w:rsidRDefault="006464C9" w:rsidP="00663133">
            <w:pPr>
              <w:spacing w:after="60"/>
              <w:contextualSpacing/>
              <w:rPr>
                <w:rFonts w:ascii="Tahoma" w:hAnsi="Tahoma" w:cs="Tahoma"/>
              </w:rPr>
            </w:pPr>
            <w:r w:rsidRPr="00CE081D">
              <w:rPr>
                <w:rFonts w:ascii="Tahoma" w:hAnsi="Tahoma" w:cs="Tahoma"/>
              </w:rPr>
              <w:t>Contact us</w:t>
            </w:r>
            <w:r w:rsidR="00986BD0" w:rsidRPr="00CE081D">
              <w:rPr>
                <w:rFonts w:ascii="Tahoma" w:hAnsi="Tahoma" w:cs="Tahoma"/>
              </w:rPr>
              <w:t xml:space="preserve"> reason cannot empty</w:t>
            </w:r>
          </w:p>
        </w:tc>
      </w:tr>
      <w:tr w:rsidR="00986BD0" w:rsidRPr="00CE081D" w14:paraId="780D3269" w14:textId="77777777" w:rsidTr="00663133">
        <w:trPr>
          <w:cantSplit/>
          <w:trHeight w:val="72"/>
          <w:tblHeader/>
        </w:trPr>
        <w:tc>
          <w:tcPr>
            <w:tcW w:w="671" w:type="pct"/>
            <w:shd w:val="clear" w:color="auto" w:fill="D9D9D9" w:themeFill="background1" w:themeFillShade="D9"/>
            <w:vAlign w:val="center"/>
          </w:tcPr>
          <w:p w14:paraId="699A8D9C" w14:textId="77777777" w:rsidR="00986BD0" w:rsidRPr="00CE081D" w:rsidRDefault="00986BD0" w:rsidP="00663133">
            <w:pPr>
              <w:rPr>
                <w:rFonts w:ascii="Tahoma" w:hAnsi="Tahoma" w:cs="Tahoma"/>
                <w:b/>
                <w:iCs/>
              </w:rPr>
            </w:pPr>
            <w:r w:rsidRPr="00CE081D">
              <w:rPr>
                <w:rFonts w:ascii="Tahoma" w:hAnsi="Tahoma" w:cs="Tahoma"/>
                <w:b/>
                <w:iCs/>
              </w:rPr>
              <w:t>Business Rules</w:t>
            </w:r>
          </w:p>
        </w:tc>
        <w:tc>
          <w:tcPr>
            <w:tcW w:w="4329" w:type="pct"/>
            <w:vAlign w:val="center"/>
          </w:tcPr>
          <w:p w14:paraId="5F82E7FC" w14:textId="77777777" w:rsidR="00FE4F0C" w:rsidRPr="00CE081D" w:rsidRDefault="00FE4F0C" w:rsidP="00FE4F0C">
            <w:pPr>
              <w:pStyle w:val="ListParagraph"/>
              <w:numPr>
                <w:ilvl w:val="0"/>
                <w:numId w:val="5"/>
              </w:numPr>
              <w:spacing w:after="60"/>
              <w:contextualSpacing/>
              <w:rPr>
                <w:rFonts w:ascii="Tahoma" w:hAnsi="Tahoma" w:cs="Tahoma"/>
              </w:rPr>
            </w:pPr>
            <w:r w:rsidRPr="00CE081D">
              <w:rPr>
                <w:rFonts w:ascii="Tahoma" w:hAnsi="Tahoma" w:cs="Tahoma"/>
              </w:rPr>
              <w:t>Taking images only permitted via camera function inside the app only</w:t>
            </w:r>
          </w:p>
          <w:p w14:paraId="139E68FE" w14:textId="77777777" w:rsidR="00986BD0" w:rsidRPr="00CE081D" w:rsidRDefault="00986BD0" w:rsidP="00663133">
            <w:pPr>
              <w:pStyle w:val="ListParagraph"/>
              <w:numPr>
                <w:ilvl w:val="0"/>
                <w:numId w:val="5"/>
              </w:numPr>
              <w:spacing w:after="60"/>
              <w:contextualSpacing/>
              <w:rPr>
                <w:rFonts w:ascii="Tahoma" w:hAnsi="Tahoma" w:cs="Tahoma"/>
              </w:rPr>
            </w:pPr>
            <w:r w:rsidRPr="00CE081D">
              <w:rPr>
                <w:rFonts w:ascii="Tahoma" w:hAnsi="Tahoma" w:cs="Tahoma"/>
              </w:rPr>
              <w:t>Taking images is optional</w:t>
            </w:r>
          </w:p>
          <w:p w14:paraId="3F2E8E13" w14:textId="6272E7FB" w:rsidR="00986BD0" w:rsidRPr="00CE081D" w:rsidRDefault="006464C9" w:rsidP="00663133">
            <w:pPr>
              <w:pStyle w:val="ListParagraph"/>
              <w:numPr>
                <w:ilvl w:val="0"/>
                <w:numId w:val="5"/>
              </w:numPr>
              <w:spacing w:after="60"/>
              <w:contextualSpacing/>
              <w:rPr>
                <w:rFonts w:ascii="Tahoma" w:hAnsi="Tahoma" w:cs="Tahoma"/>
              </w:rPr>
            </w:pPr>
            <w:r w:rsidRPr="00CE081D">
              <w:rPr>
                <w:rFonts w:ascii="Tahoma" w:hAnsi="Tahoma" w:cs="Tahoma"/>
              </w:rPr>
              <w:t>Device information is also embedded inside the email to inform developer about user device</w:t>
            </w:r>
          </w:p>
        </w:tc>
      </w:tr>
      <w:tr w:rsidR="00986BD0" w:rsidRPr="00CE081D" w14:paraId="1508BAE4" w14:textId="77777777" w:rsidTr="00663133">
        <w:trPr>
          <w:cantSplit/>
          <w:trHeight w:val="72"/>
          <w:tblHeader/>
        </w:trPr>
        <w:tc>
          <w:tcPr>
            <w:tcW w:w="671" w:type="pct"/>
            <w:shd w:val="clear" w:color="auto" w:fill="D9D9D9" w:themeFill="background1" w:themeFillShade="D9"/>
            <w:vAlign w:val="center"/>
          </w:tcPr>
          <w:p w14:paraId="2D53D93C" w14:textId="77777777" w:rsidR="00986BD0" w:rsidRPr="00CE081D" w:rsidRDefault="00986BD0" w:rsidP="00663133">
            <w:pPr>
              <w:rPr>
                <w:rFonts w:ascii="Tahoma" w:hAnsi="Tahoma" w:cs="Tahoma"/>
                <w:b/>
                <w:iCs/>
              </w:rPr>
            </w:pPr>
            <w:r w:rsidRPr="00CE081D">
              <w:rPr>
                <w:rFonts w:ascii="Tahoma" w:hAnsi="Tahoma" w:cs="Tahoma"/>
                <w:b/>
                <w:iCs/>
              </w:rPr>
              <w:t>Success Result</w:t>
            </w:r>
          </w:p>
        </w:tc>
        <w:tc>
          <w:tcPr>
            <w:tcW w:w="4329" w:type="pct"/>
            <w:vAlign w:val="center"/>
          </w:tcPr>
          <w:p w14:paraId="04C1ACA4" w14:textId="77777777" w:rsidR="00986BD0" w:rsidRPr="00CE081D" w:rsidRDefault="00986BD0" w:rsidP="00663133">
            <w:pPr>
              <w:spacing w:after="60"/>
              <w:contextualSpacing/>
              <w:rPr>
                <w:rFonts w:ascii="Tahoma" w:hAnsi="Tahoma" w:cs="Tahoma"/>
              </w:rPr>
            </w:pPr>
            <w:r w:rsidRPr="00CE081D">
              <w:rPr>
                <w:rFonts w:ascii="Tahoma" w:hAnsi="Tahoma" w:cs="Tahoma"/>
              </w:rPr>
              <w:t>Dialog window will appear</w:t>
            </w:r>
          </w:p>
        </w:tc>
      </w:tr>
      <w:tr w:rsidR="00986BD0" w:rsidRPr="00CE081D" w14:paraId="1CC7D4C6" w14:textId="77777777" w:rsidTr="00663133">
        <w:trPr>
          <w:cantSplit/>
          <w:trHeight w:val="522"/>
          <w:tblHeader/>
        </w:trPr>
        <w:tc>
          <w:tcPr>
            <w:tcW w:w="671" w:type="pct"/>
            <w:shd w:val="clear" w:color="auto" w:fill="D9D9D9" w:themeFill="background1" w:themeFillShade="D9"/>
            <w:vAlign w:val="center"/>
          </w:tcPr>
          <w:p w14:paraId="0AF66FDC" w14:textId="77777777" w:rsidR="00986BD0" w:rsidRPr="00CE081D" w:rsidRDefault="00986BD0" w:rsidP="00663133">
            <w:pPr>
              <w:rPr>
                <w:rFonts w:ascii="Tahoma" w:hAnsi="Tahoma" w:cs="Tahoma"/>
                <w:b/>
                <w:iCs/>
              </w:rPr>
            </w:pPr>
            <w:r w:rsidRPr="00CE081D">
              <w:rPr>
                <w:rFonts w:ascii="Tahoma" w:hAnsi="Tahoma" w:cs="Tahoma"/>
                <w:b/>
                <w:iCs/>
              </w:rPr>
              <w:t>Minimal Result</w:t>
            </w:r>
          </w:p>
        </w:tc>
        <w:tc>
          <w:tcPr>
            <w:tcW w:w="4329" w:type="pct"/>
            <w:vAlign w:val="center"/>
          </w:tcPr>
          <w:p w14:paraId="2B2DF2C9" w14:textId="77777777" w:rsidR="00986BD0" w:rsidRPr="00CE081D" w:rsidRDefault="00986BD0" w:rsidP="00663133">
            <w:pPr>
              <w:spacing w:after="60"/>
              <w:contextualSpacing/>
              <w:rPr>
                <w:rFonts w:ascii="Tahoma" w:hAnsi="Tahoma" w:cs="Tahoma"/>
              </w:rPr>
            </w:pPr>
            <w:r w:rsidRPr="00CE081D">
              <w:rPr>
                <w:rFonts w:ascii="Tahoma" w:hAnsi="Tahoma" w:cs="Tahoma"/>
              </w:rPr>
              <w:t>-</w:t>
            </w:r>
          </w:p>
        </w:tc>
      </w:tr>
      <w:tr w:rsidR="00986BD0" w:rsidRPr="00CE081D" w14:paraId="6E99A3C6" w14:textId="77777777" w:rsidTr="00663133">
        <w:trPr>
          <w:cantSplit/>
          <w:trHeight w:val="72"/>
          <w:tblHeader/>
        </w:trPr>
        <w:tc>
          <w:tcPr>
            <w:tcW w:w="671" w:type="pct"/>
            <w:shd w:val="clear" w:color="auto" w:fill="D9D9D9" w:themeFill="background1" w:themeFillShade="D9"/>
            <w:vAlign w:val="center"/>
          </w:tcPr>
          <w:p w14:paraId="393A7BE8" w14:textId="77777777" w:rsidR="00986BD0" w:rsidRPr="00CE081D" w:rsidRDefault="00986BD0" w:rsidP="00663133">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13B0542B" w14:textId="776168B9" w:rsidR="00986BD0" w:rsidRPr="00CE081D" w:rsidRDefault="00986BD0" w:rsidP="006464C9">
            <w:pPr>
              <w:spacing w:after="60"/>
              <w:contextualSpacing/>
              <w:rPr>
                <w:rFonts w:ascii="Tahoma" w:hAnsi="Tahoma" w:cs="Tahoma"/>
              </w:rPr>
            </w:pPr>
            <w:r w:rsidRPr="00CE081D">
              <w:rPr>
                <w:rFonts w:ascii="Tahoma" w:hAnsi="Tahoma" w:cs="Tahoma"/>
              </w:rPr>
              <w:t xml:space="preserve">Please fill </w:t>
            </w:r>
            <w:r w:rsidR="006464C9" w:rsidRPr="00CE081D">
              <w:rPr>
                <w:rFonts w:ascii="Tahoma" w:hAnsi="Tahoma" w:cs="Tahoma"/>
              </w:rPr>
              <w:t>contact us</w:t>
            </w:r>
            <w:r w:rsidRPr="00CE081D">
              <w:rPr>
                <w:rFonts w:ascii="Tahoma" w:hAnsi="Tahoma" w:cs="Tahoma"/>
              </w:rPr>
              <w:t xml:space="preserve"> reason</w:t>
            </w:r>
          </w:p>
        </w:tc>
      </w:tr>
      <w:tr w:rsidR="00986BD0" w:rsidRPr="00CE081D" w14:paraId="2CBCB290" w14:textId="77777777" w:rsidTr="00663133">
        <w:trPr>
          <w:cantSplit/>
          <w:trHeight w:val="72"/>
          <w:tblHeader/>
        </w:trPr>
        <w:tc>
          <w:tcPr>
            <w:tcW w:w="671" w:type="pct"/>
            <w:shd w:val="clear" w:color="auto" w:fill="D9D9D9" w:themeFill="background1" w:themeFillShade="D9"/>
            <w:vAlign w:val="center"/>
          </w:tcPr>
          <w:p w14:paraId="172CDEF0" w14:textId="77777777" w:rsidR="00986BD0" w:rsidRPr="00CE081D" w:rsidRDefault="00986BD0" w:rsidP="00663133">
            <w:pPr>
              <w:rPr>
                <w:rFonts w:ascii="Tahoma" w:hAnsi="Tahoma" w:cs="Tahoma"/>
                <w:b/>
                <w:iCs/>
              </w:rPr>
            </w:pPr>
            <w:r w:rsidRPr="00CE081D">
              <w:rPr>
                <w:rFonts w:ascii="Tahoma" w:hAnsi="Tahoma" w:cs="Tahoma"/>
                <w:b/>
                <w:iCs/>
              </w:rPr>
              <w:lastRenderedPageBreak/>
              <w:t>UI Image</w:t>
            </w:r>
          </w:p>
        </w:tc>
        <w:tc>
          <w:tcPr>
            <w:tcW w:w="4329" w:type="pct"/>
            <w:vAlign w:val="center"/>
          </w:tcPr>
          <w:p w14:paraId="2F716858" w14:textId="0D18C3DA" w:rsidR="00986BD0" w:rsidRPr="00CE081D" w:rsidRDefault="006464C9" w:rsidP="00663133">
            <w:pPr>
              <w:spacing w:after="60"/>
              <w:contextualSpacing/>
              <w:jc w:val="center"/>
              <w:rPr>
                <w:rFonts w:ascii="Tahoma" w:hAnsi="Tahoma" w:cs="Tahoma"/>
              </w:rPr>
            </w:pPr>
            <w:r w:rsidRPr="00CE081D">
              <w:rPr>
                <w:rFonts w:ascii="Tahoma" w:hAnsi="Tahoma" w:cs="Tahoma"/>
                <w:noProof/>
              </w:rPr>
              <w:drawing>
                <wp:inline distT="0" distB="0" distL="0" distR="0" wp14:anchorId="0A1E2E55" wp14:editId="08CC76E9">
                  <wp:extent cx="2025000" cy="3600000"/>
                  <wp:effectExtent l="0" t="0" r="762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25000" cy="3600000"/>
                          </a:xfrm>
                          <a:prstGeom prst="rect">
                            <a:avLst/>
                          </a:prstGeom>
                        </pic:spPr>
                      </pic:pic>
                    </a:graphicData>
                  </a:graphic>
                </wp:inline>
              </w:drawing>
            </w:r>
            <w:r w:rsidR="00986BD0" w:rsidRPr="00CE081D">
              <w:rPr>
                <w:rFonts w:ascii="Tahoma" w:hAnsi="Tahoma" w:cs="Tahoma"/>
              </w:rPr>
              <w:t xml:space="preserve">       </w:t>
            </w:r>
          </w:p>
        </w:tc>
      </w:tr>
      <w:tr w:rsidR="00986BD0" w:rsidRPr="00CE081D" w14:paraId="7C156816" w14:textId="77777777" w:rsidTr="00663133">
        <w:trPr>
          <w:cantSplit/>
          <w:trHeight w:val="72"/>
          <w:tblHeader/>
        </w:trPr>
        <w:tc>
          <w:tcPr>
            <w:tcW w:w="671" w:type="pct"/>
            <w:shd w:val="clear" w:color="auto" w:fill="D9D9D9" w:themeFill="background1" w:themeFillShade="D9"/>
            <w:vAlign w:val="center"/>
          </w:tcPr>
          <w:p w14:paraId="5E1B19CC" w14:textId="77777777" w:rsidR="00986BD0" w:rsidRPr="00CE081D" w:rsidRDefault="00986BD0" w:rsidP="00663133">
            <w:pPr>
              <w:rPr>
                <w:rFonts w:ascii="Tahoma" w:hAnsi="Tahoma" w:cs="Tahoma"/>
                <w:b/>
                <w:iCs/>
              </w:rPr>
            </w:pPr>
            <w:r w:rsidRPr="00CE081D">
              <w:rPr>
                <w:rFonts w:ascii="Tahoma" w:hAnsi="Tahoma" w:cs="Tahoma"/>
                <w:b/>
                <w:iCs/>
              </w:rPr>
              <w:t>Frequency of Usage</w:t>
            </w:r>
          </w:p>
        </w:tc>
        <w:tc>
          <w:tcPr>
            <w:tcW w:w="4329" w:type="pct"/>
            <w:vAlign w:val="center"/>
          </w:tcPr>
          <w:p w14:paraId="50B99EFE" w14:textId="718FAD68" w:rsidR="00986BD0" w:rsidRPr="00CE081D" w:rsidRDefault="006464C9" w:rsidP="00663133">
            <w:pPr>
              <w:spacing w:after="60"/>
              <w:contextualSpacing/>
              <w:rPr>
                <w:rFonts w:ascii="Tahoma" w:hAnsi="Tahoma" w:cs="Tahoma"/>
              </w:rPr>
            </w:pPr>
            <w:r w:rsidRPr="00CE081D">
              <w:rPr>
                <w:rFonts w:ascii="Tahoma" w:hAnsi="Tahoma" w:cs="Tahoma"/>
              </w:rPr>
              <w:t>Rarely</w:t>
            </w:r>
          </w:p>
        </w:tc>
      </w:tr>
      <w:tr w:rsidR="00986BD0" w:rsidRPr="00CE081D" w14:paraId="62281508" w14:textId="77777777" w:rsidTr="00663133">
        <w:trPr>
          <w:cantSplit/>
          <w:trHeight w:val="480"/>
          <w:tblHeader/>
        </w:trPr>
        <w:tc>
          <w:tcPr>
            <w:tcW w:w="671" w:type="pct"/>
            <w:shd w:val="clear" w:color="auto" w:fill="D9D9D9" w:themeFill="background1" w:themeFillShade="D9"/>
            <w:vAlign w:val="center"/>
          </w:tcPr>
          <w:p w14:paraId="5C4710D2" w14:textId="77777777" w:rsidR="00986BD0" w:rsidRPr="00CE081D" w:rsidRDefault="00986BD0" w:rsidP="00663133">
            <w:pPr>
              <w:rPr>
                <w:rFonts w:ascii="Tahoma" w:hAnsi="Tahoma" w:cs="Tahoma"/>
                <w:b/>
                <w:iCs/>
              </w:rPr>
            </w:pPr>
            <w:r w:rsidRPr="00CE081D">
              <w:rPr>
                <w:rFonts w:ascii="Tahoma" w:hAnsi="Tahoma" w:cs="Tahoma"/>
                <w:b/>
                <w:iCs/>
              </w:rPr>
              <w:t>Notes</w:t>
            </w:r>
          </w:p>
        </w:tc>
        <w:tc>
          <w:tcPr>
            <w:tcW w:w="4329" w:type="pct"/>
            <w:vAlign w:val="center"/>
          </w:tcPr>
          <w:p w14:paraId="6B4C1E02" w14:textId="0202B25A" w:rsidR="00986BD0" w:rsidRPr="00CE081D" w:rsidRDefault="006464C9" w:rsidP="006464C9">
            <w:pPr>
              <w:spacing w:after="60"/>
              <w:contextualSpacing/>
              <w:rPr>
                <w:rFonts w:ascii="Tahoma" w:hAnsi="Tahoma" w:cs="Tahoma"/>
              </w:rPr>
            </w:pPr>
            <w:r w:rsidRPr="00CE081D">
              <w:rPr>
                <w:rFonts w:ascii="Tahoma" w:hAnsi="Tahoma" w:cs="Tahoma"/>
              </w:rPr>
              <w:t>-</w:t>
            </w:r>
          </w:p>
        </w:tc>
      </w:tr>
    </w:tbl>
    <w:p w14:paraId="10DEEDF5" w14:textId="2F239317" w:rsidR="00DE375A" w:rsidRPr="00CE081D" w:rsidRDefault="00DE375A" w:rsidP="00DE375A">
      <w:pPr>
        <w:pStyle w:val="Heading3"/>
        <w:rPr>
          <w:rFonts w:ascii="Tahoma" w:hAnsi="Tahoma" w:cs="Tahoma"/>
        </w:rPr>
      </w:pPr>
      <w:bookmarkStart w:id="110" w:name="_Toc465763590"/>
      <w:r w:rsidRPr="00CE081D">
        <w:rPr>
          <w:rFonts w:ascii="Tahoma" w:hAnsi="Tahoma" w:cs="Tahoma"/>
        </w:rPr>
        <w:t>Change Password</w:t>
      </w:r>
      <w:bookmarkEnd w:id="110"/>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DE375A" w:rsidRPr="00CE081D" w14:paraId="24C344C2" w14:textId="77777777" w:rsidTr="00663133">
        <w:trPr>
          <w:cantSplit/>
          <w:trHeight w:val="72"/>
          <w:tblHeader/>
        </w:trPr>
        <w:tc>
          <w:tcPr>
            <w:tcW w:w="671" w:type="pct"/>
            <w:shd w:val="clear" w:color="auto" w:fill="D9D9D9" w:themeFill="background1" w:themeFillShade="D9"/>
            <w:vAlign w:val="center"/>
          </w:tcPr>
          <w:p w14:paraId="535B99E2" w14:textId="77777777" w:rsidR="00DE375A" w:rsidRPr="00CE081D" w:rsidRDefault="00DE375A" w:rsidP="00663133">
            <w:pPr>
              <w:rPr>
                <w:rFonts w:ascii="Tahoma" w:hAnsi="Tahoma" w:cs="Tahoma"/>
                <w:b/>
                <w:iCs/>
              </w:rPr>
            </w:pPr>
            <w:r w:rsidRPr="00CE081D">
              <w:rPr>
                <w:rFonts w:ascii="Tahoma" w:hAnsi="Tahoma" w:cs="Tahoma"/>
                <w:b/>
              </w:rPr>
              <w:t>UC ID</w:t>
            </w:r>
          </w:p>
        </w:tc>
        <w:tc>
          <w:tcPr>
            <w:tcW w:w="4329" w:type="pct"/>
            <w:vAlign w:val="center"/>
          </w:tcPr>
          <w:p w14:paraId="7C2B50AF" w14:textId="07DEB511" w:rsidR="00DE375A" w:rsidRPr="00CE081D" w:rsidRDefault="00DE375A" w:rsidP="00663133">
            <w:pPr>
              <w:spacing w:after="60"/>
              <w:contextualSpacing/>
              <w:rPr>
                <w:rFonts w:ascii="Tahoma" w:hAnsi="Tahoma" w:cs="Tahoma"/>
                <w:iCs/>
              </w:rPr>
            </w:pPr>
            <w:r w:rsidRPr="00CE081D">
              <w:rPr>
                <w:rFonts w:ascii="Tahoma" w:hAnsi="Tahoma" w:cs="Tahoma"/>
                <w:iCs/>
              </w:rPr>
              <w:t>UC-2</w:t>
            </w:r>
            <w:r w:rsidR="00B53C7F" w:rsidRPr="00CE081D">
              <w:rPr>
                <w:rFonts w:ascii="Tahoma" w:hAnsi="Tahoma" w:cs="Tahoma"/>
                <w:iCs/>
              </w:rPr>
              <w:t>6</w:t>
            </w:r>
          </w:p>
        </w:tc>
      </w:tr>
      <w:tr w:rsidR="00DE375A" w:rsidRPr="00CE081D" w14:paraId="65AD270D" w14:textId="77777777" w:rsidTr="00663133">
        <w:trPr>
          <w:cantSplit/>
          <w:trHeight w:val="72"/>
          <w:tblHeader/>
        </w:trPr>
        <w:tc>
          <w:tcPr>
            <w:tcW w:w="671" w:type="pct"/>
            <w:shd w:val="clear" w:color="auto" w:fill="D9D9D9" w:themeFill="background1" w:themeFillShade="D9"/>
            <w:vAlign w:val="center"/>
          </w:tcPr>
          <w:p w14:paraId="723191A0" w14:textId="77777777" w:rsidR="00DE375A" w:rsidRPr="00CE081D" w:rsidRDefault="00DE375A" w:rsidP="00663133">
            <w:pPr>
              <w:rPr>
                <w:rFonts w:ascii="Tahoma" w:hAnsi="Tahoma" w:cs="Tahoma"/>
                <w:b/>
                <w:iCs/>
              </w:rPr>
            </w:pPr>
            <w:r w:rsidRPr="00CE081D">
              <w:rPr>
                <w:rFonts w:ascii="Tahoma" w:hAnsi="Tahoma" w:cs="Tahoma"/>
                <w:b/>
                <w:iCs/>
              </w:rPr>
              <w:t>Description</w:t>
            </w:r>
          </w:p>
        </w:tc>
        <w:tc>
          <w:tcPr>
            <w:tcW w:w="4329" w:type="pct"/>
            <w:vAlign w:val="center"/>
          </w:tcPr>
          <w:p w14:paraId="72ACAE71" w14:textId="0D2A0ED9" w:rsidR="00DE375A" w:rsidRPr="00CE081D" w:rsidRDefault="00DE375A" w:rsidP="00DE375A">
            <w:pPr>
              <w:spacing w:after="60"/>
              <w:contextualSpacing/>
              <w:rPr>
                <w:rFonts w:ascii="Tahoma" w:hAnsi="Tahoma" w:cs="Tahoma"/>
              </w:rPr>
            </w:pPr>
            <w:r w:rsidRPr="00CE081D">
              <w:rPr>
                <w:rFonts w:ascii="Tahoma" w:hAnsi="Tahoma" w:cs="Tahoma"/>
              </w:rPr>
              <w:t>Use Case for changing user password</w:t>
            </w:r>
          </w:p>
        </w:tc>
      </w:tr>
      <w:tr w:rsidR="00DE375A" w:rsidRPr="00CE081D" w14:paraId="15AAACA1" w14:textId="77777777" w:rsidTr="00DE375A">
        <w:trPr>
          <w:cantSplit/>
          <w:trHeight w:val="257"/>
          <w:tblHeader/>
        </w:trPr>
        <w:tc>
          <w:tcPr>
            <w:tcW w:w="671" w:type="pct"/>
            <w:shd w:val="clear" w:color="auto" w:fill="D9D9D9" w:themeFill="background1" w:themeFillShade="D9"/>
            <w:vAlign w:val="center"/>
          </w:tcPr>
          <w:p w14:paraId="3EBFFD42" w14:textId="77777777" w:rsidR="00DE375A" w:rsidRPr="00CE081D" w:rsidRDefault="00DE375A" w:rsidP="00663133">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66639727" w14:textId="4A56323D" w:rsidR="00DE375A" w:rsidRPr="00CE081D" w:rsidRDefault="00DE375A" w:rsidP="00663133">
            <w:pPr>
              <w:spacing w:after="60"/>
              <w:contextualSpacing/>
              <w:rPr>
                <w:rFonts w:ascii="Tahoma" w:hAnsi="Tahoma" w:cs="Tahoma"/>
              </w:rPr>
            </w:pPr>
            <w:r w:rsidRPr="00CE081D">
              <w:rPr>
                <w:rFonts w:ascii="Tahoma" w:hAnsi="Tahoma" w:cs="Tahoma"/>
              </w:rPr>
              <w:t>FR-4</w:t>
            </w:r>
            <w:r w:rsidR="000F0024" w:rsidRPr="00CE081D">
              <w:rPr>
                <w:rFonts w:ascii="Tahoma" w:hAnsi="Tahoma" w:cs="Tahoma"/>
              </w:rPr>
              <w:t xml:space="preserve"> - The app shall has a support feature</w:t>
            </w:r>
          </w:p>
        </w:tc>
      </w:tr>
      <w:tr w:rsidR="00DE375A" w:rsidRPr="00CE081D" w14:paraId="411DC235" w14:textId="77777777" w:rsidTr="00663133">
        <w:trPr>
          <w:cantSplit/>
          <w:trHeight w:val="72"/>
          <w:tblHeader/>
        </w:trPr>
        <w:tc>
          <w:tcPr>
            <w:tcW w:w="671" w:type="pct"/>
            <w:shd w:val="clear" w:color="auto" w:fill="D9D9D9" w:themeFill="background1" w:themeFillShade="D9"/>
            <w:vAlign w:val="center"/>
          </w:tcPr>
          <w:p w14:paraId="4FAD60D2" w14:textId="77777777" w:rsidR="00DE375A" w:rsidRPr="00CE081D" w:rsidRDefault="00DE375A" w:rsidP="00663133">
            <w:pPr>
              <w:rPr>
                <w:rFonts w:ascii="Tahoma" w:hAnsi="Tahoma" w:cs="Tahoma"/>
                <w:b/>
                <w:iCs/>
              </w:rPr>
            </w:pPr>
            <w:r w:rsidRPr="00CE081D">
              <w:rPr>
                <w:rFonts w:ascii="Tahoma" w:hAnsi="Tahoma" w:cs="Tahoma"/>
                <w:b/>
                <w:iCs/>
              </w:rPr>
              <w:t>Actor</w:t>
            </w:r>
          </w:p>
        </w:tc>
        <w:tc>
          <w:tcPr>
            <w:tcW w:w="4329" w:type="pct"/>
            <w:vAlign w:val="center"/>
          </w:tcPr>
          <w:p w14:paraId="49684B4E" w14:textId="77777777" w:rsidR="00DE375A" w:rsidRPr="00CE081D" w:rsidRDefault="00DE375A" w:rsidP="00663133">
            <w:pPr>
              <w:spacing w:after="60"/>
              <w:contextualSpacing/>
              <w:rPr>
                <w:rFonts w:ascii="Tahoma" w:hAnsi="Tahoma" w:cs="Tahoma"/>
              </w:rPr>
            </w:pPr>
            <w:r w:rsidRPr="00CE081D">
              <w:rPr>
                <w:rFonts w:ascii="Tahoma" w:hAnsi="Tahoma" w:cs="Tahoma"/>
              </w:rPr>
              <w:t>User</w:t>
            </w:r>
          </w:p>
        </w:tc>
      </w:tr>
      <w:tr w:rsidR="00DE375A" w:rsidRPr="00CE081D" w14:paraId="6944BF3F" w14:textId="77777777" w:rsidTr="00663133">
        <w:trPr>
          <w:cantSplit/>
          <w:trHeight w:val="550"/>
          <w:tblHeader/>
        </w:trPr>
        <w:tc>
          <w:tcPr>
            <w:tcW w:w="671" w:type="pct"/>
            <w:shd w:val="clear" w:color="auto" w:fill="D9D9D9" w:themeFill="background1" w:themeFillShade="D9"/>
            <w:vAlign w:val="center"/>
          </w:tcPr>
          <w:p w14:paraId="2DB0410C" w14:textId="77777777" w:rsidR="00DE375A" w:rsidRPr="00CE081D" w:rsidRDefault="00DE375A" w:rsidP="00663133">
            <w:pPr>
              <w:rPr>
                <w:rFonts w:ascii="Tahoma" w:hAnsi="Tahoma" w:cs="Tahoma"/>
                <w:b/>
                <w:iCs/>
              </w:rPr>
            </w:pPr>
            <w:r w:rsidRPr="00CE081D">
              <w:rPr>
                <w:rFonts w:ascii="Tahoma" w:hAnsi="Tahoma" w:cs="Tahoma"/>
                <w:b/>
                <w:iCs/>
              </w:rPr>
              <w:t>Pre-Condition</w:t>
            </w:r>
          </w:p>
        </w:tc>
        <w:tc>
          <w:tcPr>
            <w:tcW w:w="4329" w:type="pct"/>
            <w:vAlign w:val="center"/>
          </w:tcPr>
          <w:p w14:paraId="5DBC425F" w14:textId="77777777" w:rsidR="00DE375A" w:rsidRPr="00CE081D" w:rsidRDefault="00DE375A" w:rsidP="00663133">
            <w:pPr>
              <w:pStyle w:val="ListParagraph"/>
              <w:numPr>
                <w:ilvl w:val="0"/>
                <w:numId w:val="32"/>
              </w:numPr>
              <w:spacing w:after="60"/>
              <w:ind w:left="383"/>
              <w:contextualSpacing/>
              <w:rPr>
                <w:rFonts w:ascii="Tahoma" w:hAnsi="Tahoma" w:cs="Tahoma"/>
              </w:rPr>
            </w:pPr>
            <w:r w:rsidRPr="00CE081D">
              <w:rPr>
                <w:rFonts w:ascii="Tahoma" w:hAnsi="Tahoma" w:cs="Tahoma"/>
              </w:rPr>
              <w:t>User has logged in to application</w:t>
            </w:r>
          </w:p>
          <w:p w14:paraId="1A4B2EA0" w14:textId="77777777" w:rsidR="00DE375A" w:rsidRPr="00CE081D" w:rsidRDefault="00DE375A" w:rsidP="00663133">
            <w:pPr>
              <w:pStyle w:val="ListParagraph"/>
              <w:numPr>
                <w:ilvl w:val="0"/>
                <w:numId w:val="35"/>
              </w:numPr>
              <w:spacing w:after="60"/>
              <w:ind w:left="383"/>
              <w:contextualSpacing/>
              <w:rPr>
                <w:rFonts w:ascii="Tahoma" w:hAnsi="Tahoma" w:cs="Tahoma"/>
              </w:rPr>
            </w:pPr>
            <w:r w:rsidRPr="00CE081D">
              <w:rPr>
                <w:rFonts w:ascii="Tahoma" w:hAnsi="Tahoma" w:cs="Tahoma"/>
              </w:rPr>
              <w:t>Tap hamburger button (upper left corner)</w:t>
            </w:r>
          </w:p>
          <w:p w14:paraId="51486A1E" w14:textId="012EA097" w:rsidR="00DE375A" w:rsidRPr="00CE081D" w:rsidRDefault="00DE375A" w:rsidP="00663133">
            <w:pPr>
              <w:pStyle w:val="ListParagraph"/>
              <w:numPr>
                <w:ilvl w:val="0"/>
                <w:numId w:val="35"/>
              </w:numPr>
              <w:spacing w:after="60"/>
              <w:ind w:left="383"/>
              <w:contextualSpacing/>
              <w:rPr>
                <w:rFonts w:ascii="Tahoma" w:hAnsi="Tahoma" w:cs="Tahoma"/>
              </w:rPr>
            </w:pPr>
            <w:r w:rsidRPr="00CE081D">
              <w:rPr>
                <w:rFonts w:ascii="Tahoma" w:hAnsi="Tahoma" w:cs="Tahoma"/>
              </w:rPr>
              <w:t>User tap settings button</w:t>
            </w:r>
          </w:p>
          <w:p w14:paraId="0D6918E0" w14:textId="77777777" w:rsidR="00DE375A" w:rsidRPr="00CE081D" w:rsidRDefault="00DE375A" w:rsidP="00DE375A">
            <w:pPr>
              <w:pStyle w:val="ListParagraph"/>
              <w:numPr>
                <w:ilvl w:val="0"/>
                <w:numId w:val="35"/>
              </w:numPr>
              <w:spacing w:after="60"/>
              <w:ind w:left="383"/>
              <w:contextualSpacing/>
              <w:rPr>
                <w:rFonts w:ascii="Tahoma" w:hAnsi="Tahoma" w:cs="Tahoma"/>
              </w:rPr>
            </w:pPr>
            <w:r w:rsidRPr="00CE081D">
              <w:rPr>
                <w:rFonts w:ascii="Tahoma" w:hAnsi="Tahoma" w:cs="Tahoma"/>
              </w:rPr>
              <w:t>User tap change password button</w:t>
            </w:r>
          </w:p>
          <w:p w14:paraId="65076F46" w14:textId="5F1C4B32" w:rsidR="00DE375A" w:rsidRPr="00CE081D" w:rsidRDefault="00DE375A" w:rsidP="00DE375A">
            <w:pPr>
              <w:pStyle w:val="ListParagraph"/>
              <w:numPr>
                <w:ilvl w:val="0"/>
                <w:numId w:val="35"/>
              </w:numPr>
              <w:spacing w:after="60"/>
              <w:ind w:left="383"/>
              <w:contextualSpacing/>
              <w:rPr>
                <w:rFonts w:ascii="Tahoma" w:hAnsi="Tahoma" w:cs="Tahoma"/>
              </w:rPr>
            </w:pPr>
            <w:r w:rsidRPr="00CE081D">
              <w:rPr>
                <w:rFonts w:ascii="Tahoma" w:hAnsi="Tahoma" w:cs="Tahoma"/>
              </w:rPr>
              <w:t>User fill all 3 fields</w:t>
            </w:r>
          </w:p>
        </w:tc>
      </w:tr>
      <w:tr w:rsidR="00DE375A" w:rsidRPr="00CE081D" w14:paraId="37E12FB9" w14:textId="77777777" w:rsidTr="00663133">
        <w:trPr>
          <w:cantSplit/>
          <w:trHeight w:val="72"/>
          <w:tblHeader/>
        </w:trPr>
        <w:tc>
          <w:tcPr>
            <w:tcW w:w="671" w:type="pct"/>
            <w:shd w:val="clear" w:color="auto" w:fill="D9D9D9" w:themeFill="background1" w:themeFillShade="D9"/>
            <w:vAlign w:val="center"/>
          </w:tcPr>
          <w:p w14:paraId="0D69C688" w14:textId="13EBFB81" w:rsidR="00DE375A" w:rsidRPr="00CE081D" w:rsidRDefault="00DE375A" w:rsidP="00663133">
            <w:pPr>
              <w:rPr>
                <w:rFonts w:ascii="Tahoma" w:hAnsi="Tahoma" w:cs="Tahoma"/>
                <w:b/>
                <w:iCs/>
              </w:rPr>
            </w:pPr>
            <w:r w:rsidRPr="00CE081D">
              <w:rPr>
                <w:rFonts w:ascii="Tahoma" w:hAnsi="Tahoma" w:cs="Tahoma"/>
                <w:b/>
                <w:iCs/>
              </w:rPr>
              <w:t>Trigger</w:t>
            </w:r>
          </w:p>
        </w:tc>
        <w:tc>
          <w:tcPr>
            <w:tcW w:w="4329" w:type="pct"/>
            <w:vAlign w:val="center"/>
          </w:tcPr>
          <w:p w14:paraId="2DF1FF70" w14:textId="3B806E96" w:rsidR="00DE375A" w:rsidRPr="00CE081D" w:rsidRDefault="00DE375A" w:rsidP="00DE375A">
            <w:pPr>
              <w:spacing w:after="60"/>
              <w:contextualSpacing/>
              <w:rPr>
                <w:rFonts w:ascii="Tahoma" w:hAnsi="Tahoma" w:cs="Tahoma"/>
              </w:rPr>
            </w:pPr>
            <w:r w:rsidRPr="00CE081D">
              <w:rPr>
                <w:rFonts w:ascii="Tahoma" w:hAnsi="Tahoma" w:cs="Tahoma"/>
              </w:rPr>
              <w:t>User tap save button on upper right corner (</w:t>
            </w:r>
            <w:proofErr w:type="spellStart"/>
            <w:r w:rsidRPr="00CE081D">
              <w:rPr>
                <w:rFonts w:ascii="Tahoma" w:hAnsi="Tahoma" w:cs="Tahoma"/>
              </w:rPr>
              <w:t>discete</w:t>
            </w:r>
            <w:proofErr w:type="spellEnd"/>
            <w:r w:rsidRPr="00CE081D">
              <w:rPr>
                <w:rFonts w:ascii="Tahoma" w:hAnsi="Tahoma" w:cs="Tahoma"/>
              </w:rPr>
              <w:t xml:space="preserve"> shape icon)</w:t>
            </w:r>
          </w:p>
        </w:tc>
      </w:tr>
      <w:tr w:rsidR="00DE375A" w:rsidRPr="00CE081D" w14:paraId="4E6AE43B" w14:textId="77777777" w:rsidTr="00663133">
        <w:trPr>
          <w:cantSplit/>
          <w:trHeight w:val="72"/>
          <w:tblHeader/>
        </w:trPr>
        <w:tc>
          <w:tcPr>
            <w:tcW w:w="671" w:type="pct"/>
            <w:shd w:val="clear" w:color="auto" w:fill="D9D9D9" w:themeFill="background1" w:themeFillShade="D9"/>
            <w:vAlign w:val="center"/>
          </w:tcPr>
          <w:p w14:paraId="54F0A359" w14:textId="77777777" w:rsidR="00DE375A" w:rsidRPr="00CE081D" w:rsidRDefault="00DE375A" w:rsidP="00663133">
            <w:pPr>
              <w:rPr>
                <w:rFonts w:ascii="Tahoma" w:hAnsi="Tahoma" w:cs="Tahoma"/>
                <w:b/>
                <w:iCs/>
              </w:rPr>
            </w:pPr>
            <w:r w:rsidRPr="00CE081D">
              <w:rPr>
                <w:rFonts w:ascii="Tahoma" w:hAnsi="Tahoma" w:cs="Tahoma"/>
                <w:b/>
                <w:iCs/>
              </w:rPr>
              <w:t>Normal Scenarios</w:t>
            </w:r>
          </w:p>
        </w:tc>
        <w:tc>
          <w:tcPr>
            <w:tcW w:w="4329" w:type="pct"/>
            <w:vAlign w:val="center"/>
          </w:tcPr>
          <w:p w14:paraId="2EB770B0" w14:textId="1284B1F0" w:rsidR="00DE375A" w:rsidRPr="00CE081D" w:rsidRDefault="00DE375A" w:rsidP="00DE375A">
            <w:pPr>
              <w:pStyle w:val="UseCase1"/>
              <w:rPr>
                <w:rFonts w:ascii="Tahoma" w:hAnsi="Tahoma" w:cs="Tahoma"/>
                <w:b w:val="0"/>
                <w:sz w:val="20"/>
                <w:szCs w:val="20"/>
              </w:rPr>
            </w:pPr>
            <w:r w:rsidRPr="00CE081D">
              <w:rPr>
                <w:rFonts w:ascii="Tahoma" w:hAnsi="Tahoma" w:cs="Tahoma"/>
                <w:b w:val="0"/>
                <w:sz w:val="20"/>
                <w:szCs w:val="20"/>
              </w:rPr>
              <w:t>Application send request to backend for changing user password</w:t>
            </w:r>
          </w:p>
        </w:tc>
      </w:tr>
      <w:tr w:rsidR="00DE375A" w:rsidRPr="00CE081D" w14:paraId="73DD158E" w14:textId="77777777" w:rsidTr="00663133">
        <w:trPr>
          <w:cantSplit/>
          <w:trHeight w:val="480"/>
          <w:tblHeader/>
        </w:trPr>
        <w:tc>
          <w:tcPr>
            <w:tcW w:w="671" w:type="pct"/>
            <w:shd w:val="clear" w:color="auto" w:fill="D9D9D9" w:themeFill="background1" w:themeFillShade="D9"/>
            <w:vAlign w:val="center"/>
          </w:tcPr>
          <w:p w14:paraId="75C29288" w14:textId="77777777" w:rsidR="00DE375A" w:rsidRPr="00CE081D" w:rsidRDefault="00DE375A" w:rsidP="00663133">
            <w:pPr>
              <w:rPr>
                <w:rFonts w:ascii="Tahoma" w:hAnsi="Tahoma" w:cs="Tahoma"/>
                <w:b/>
                <w:iCs/>
              </w:rPr>
            </w:pPr>
            <w:r w:rsidRPr="00CE081D">
              <w:rPr>
                <w:rFonts w:ascii="Tahoma" w:hAnsi="Tahoma" w:cs="Tahoma"/>
                <w:b/>
                <w:iCs/>
              </w:rPr>
              <w:t>UI Validation</w:t>
            </w:r>
          </w:p>
        </w:tc>
        <w:tc>
          <w:tcPr>
            <w:tcW w:w="4329" w:type="pct"/>
            <w:vAlign w:val="center"/>
          </w:tcPr>
          <w:p w14:paraId="67B2B6B2" w14:textId="77777777" w:rsidR="00DE375A" w:rsidRPr="00CE081D" w:rsidRDefault="00DE375A" w:rsidP="00362901">
            <w:pPr>
              <w:pStyle w:val="ListParagraph"/>
              <w:numPr>
                <w:ilvl w:val="0"/>
                <w:numId w:val="42"/>
              </w:numPr>
              <w:spacing w:after="60"/>
              <w:ind w:left="383"/>
              <w:contextualSpacing/>
              <w:rPr>
                <w:rFonts w:ascii="Tahoma" w:hAnsi="Tahoma" w:cs="Tahoma"/>
              </w:rPr>
            </w:pPr>
            <w:r w:rsidRPr="00CE081D">
              <w:rPr>
                <w:rFonts w:ascii="Tahoma" w:hAnsi="Tahoma" w:cs="Tahoma"/>
              </w:rPr>
              <w:t>Old password field cannot be empty</w:t>
            </w:r>
          </w:p>
          <w:p w14:paraId="0183BBB0" w14:textId="77777777" w:rsidR="00DE375A" w:rsidRPr="00CE081D" w:rsidRDefault="00DE375A" w:rsidP="00362901">
            <w:pPr>
              <w:pStyle w:val="ListParagraph"/>
              <w:numPr>
                <w:ilvl w:val="0"/>
                <w:numId w:val="42"/>
              </w:numPr>
              <w:spacing w:after="60"/>
              <w:ind w:left="383"/>
              <w:contextualSpacing/>
              <w:rPr>
                <w:rFonts w:ascii="Tahoma" w:hAnsi="Tahoma" w:cs="Tahoma"/>
              </w:rPr>
            </w:pPr>
            <w:r w:rsidRPr="00CE081D">
              <w:rPr>
                <w:rFonts w:ascii="Tahoma" w:hAnsi="Tahoma" w:cs="Tahoma"/>
              </w:rPr>
              <w:t>New password field cannot be empty</w:t>
            </w:r>
          </w:p>
          <w:p w14:paraId="447C6936" w14:textId="084FAE52" w:rsidR="00DE375A" w:rsidRPr="00CE081D" w:rsidRDefault="00DE375A" w:rsidP="00362901">
            <w:pPr>
              <w:pStyle w:val="ListParagraph"/>
              <w:numPr>
                <w:ilvl w:val="0"/>
                <w:numId w:val="42"/>
              </w:numPr>
              <w:spacing w:after="60"/>
              <w:ind w:left="383"/>
              <w:contextualSpacing/>
              <w:rPr>
                <w:rFonts w:ascii="Tahoma" w:hAnsi="Tahoma" w:cs="Tahoma"/>
              </w:rPr>
            </w:pPr>
            <w:r w:rsidRPr="00CE081D">
              <w:rPr>
                <w:rFonts w:ascii="Tahoma" w:hAnsi="Tahoma" w:cs="Tahoma"/>
              </w:rPr>
              <w:t>Repeat new password field cannot be empty</w:t>
            </w:r>
          </w:p>
        </w:tc>
      </w:tr>
      <w:tr w:rsidR="00DE375A" w:rsidRPr="00CE081D" w14:paraId="17DB28DA" w14:textId="77777777" w:rsidTr="00663133">
        <w:trPr>
          <w:cantSplit/>
          <w:trHeight w:val="72"/>
          <w:tblHeader/>
        </w:trPr>
        <w:tc>
          <w:tcPr>
            <w:tcW w:w="671" w:type="pct"/>
            <w:shd w:val="clear" w:color="auto" w:fill="D9D9D9" w:themeFill="background1" w:themeFillShade="D9"/>
            <w:vAlign w:val="center"/>
          </w:tcPr>
          <w:p w14:paraId="0390D9BB" w14:textId="5649FD2E" w:rsidR="00DE375A" w:rsidRPr="00CE081D" w:rsidRDefault="00DE375A" w:rsidP="00663133">
            <w:pPr>
              <w:rPr>
                <w:rFonts w:ascii="Tahoma" w:hAnsi="Tahoma" w:cs="Tahoma"/>
                <w:b/>
                <w:iCs/>
              </w:rPr>
            </w:pPr>
            <w:r w:rsidRPr="00CE081D">
              <w:rPr>
                <w:rFonts w:ascii="Tahoma" w:hAnsi="Tahoma" w:cs="Tahoma"/>
                <w:b/>
                <w:iCs/>
              </w:rPr>
              <w:t>Business Rules</w:t>
            </w:r>
          </w:p>
        </w:tc>
        <w:tc>
          <w:tcPr>
            <w:tcW w:w="4329" w:type="pct"/>
            <w:vAlign w:val="center"/>
          </w:tcPr>
          <w:p w14:paraId="53C5CF64" w14:textId="77777777" w:rsidR="00DE375A" w:rsidRPr="00CE081D" w:rsidRDefault="00DE375A" w:rsidP="00362901">
            <w:pPr>
              <w:pStyle w:val="ListParagraph"/>
              <w:numPr>
                <w:ilvl w:val="0"/>
                <w:numId w:val="43"/>
              </w:numPr>
              <w:spacing w:after="60"/>
              <w:ind w:left="383"/>
              <w:contextualSpacing/>
              <w:rPr>
                <w:rFonts w:ascii="Tahoma" w:hAnsi="Tahoma" w:cs="Tahoma"/>
              </w:rPr>
            </w:pPr>
            <w:r w:rsidRPr="00CE081D">
              <w:rPr>
                <w:rFonts w:ascii="Tahoma" w:hAnsi="Tahoma" w:cs="Tahoma"/>
              </w:rPr>
              <w:t>Old password must be the same with user old password</w:t>
            </w:r>
          </w:p>
          <w:p w14:paraId="39FF7292" w14:textId="66B21CA5" w:rsidR="00DE375A" w:rsidRPr="00CE081D" w:rsidRDefault="00DE375A" w:rsidP="00362901">
            <w:pPr>
              <w:pStyle w:val="ListParagraph"/>
              <w:numPr>
                <w:ilvl w:val="0"/>
                <w:numId w:val="43"/>
              </w:numPr>
              <w:spacing w:after="60"/>
              <w:ind w:left="383"/>
              <w:contextualSpacing/>
              <w:rPr>
                <w:rFonts w:ascii="Tahoma" w:hAnsi="Tahoma" w:cs="Tahoma"/>
              </w:rPr>
            </w:pPr>
            <w:r w:rsidRPr="00CE081D">
              <w:rPr>
                <w:rFonts w:ascii="Tahoma" w:hAnsi="Tahoma" w:cs="Tahoma"/>
              </w:rPr>
              <w:t>New password and repeat new password must be the same</w:t>
            </w:r>
          </w:p>
        </w:tc>
      </w:tr>
      <w:tr w:rsidR="00DE375A" w:rsidRPr="00CE081D" w14:paraId="228456BE" w14:textId="77777777" w:rsidTr="00663133">
        <w:trPr>
          <w:cantSplit/>
          <w:trHeight w:val="72"/>
          <w:tblHeader/>
        </w:trPr>
        <w:tc>
          <w:tcPr>
            <w:tcW w:w="671" w:type="pct"/>
            <w:shd w:val="clear" w:color="auto" w:fill="D9D9D9" w:themeFill="background1" w:themeFillShade="D9"/>
            <w:vAlign w:val="center"/>
          </w:tcPr>
          <w:p w14:paraId="4DBAF68E" w14:textId="77777777" w:rsidR="00DE375A" w:rsidRPr="00CE081D" w:rsidRDefault="00DE375A" w:rsidP="00663133">
            <w:pPr>
              <w:rPr>
                <w:rFonts w:ascii="Tahoma" w:hAnsi="Tahoma" w:cs="Tahoma"/>
                <w:b/>
                <w:iCs/>
              </w:rPr>
            </w:pPr>
            <w:r w:rsidRPr="00CE081D">
              <w:rPr>
                <w:rFonts w:ascii="Tahoma" w:hAnsi="Tahoma" w:cs="Tahoma"/>
                <w:b/>
                <w:iCs/>
              </w:rPr>
              <w:t>Success Result</w:t>
            </w:r>
          </w:p>
        </w:tc>
        <w:tc>
          <w:tcPr>
            <w:tcW w:w="4329" w:type="pct"/>
            <w:vAlign w:val="center"/>
          </w:tcPr>
          <w:p w14:paraId="18918ABE" w14:textId="77777777" w:rsidR="00DE375A" w:rsidRPr="00CE081D" w:rsidRDefault="00DE375A" w:rsidP="00663133">
            <w:pPr>
              <w:spacing w:after="60"/>
              <w:contextualSpacing/>
              <w:rPr>
                <w:rFonts w:ascii="Tahoma" w:hAnsi="Tahoma" w:cs="Tahoma"/>
              </w:rPr>
            </w:pPr>
            <w:r w:rsidRPr="00CE081D">
              <w:rPr>
                <w:rFonts w:ascii="Tahoma" w:hAnsi="Tahoma" w:cs="Tahoma"/>
              </w:rPr>
              <w:t>Dialog window will appear</w:t>
            </w:r>
          </w:p>
        </w:tc>
      </w:tr>
      <w:tr w:rsidR="00DE375A" w:rsidRPr="00CE081D" w14:paraId="7E613A67" w14:textId="77777777" w:rsidTr="00663133">
        <w:trPr>
          <w:cantSplit/>
          <w:trHeight w:val="522"/>
          <w:tblHeader/>
        </w:trPr>
        <w:tc>
          <w:tcPr>
            <w:tcW w:w="671" w:type="pct"/>
            <w:shd w:val="clear" w:color="auto" w:fill="D9D9D9" w:themeFill="background1" w:themeFillShade="D9"/>
            <w:vAlign w:val="center"/>
          </w:tcPr>
          <w:p w14:paraId="4A0087F2" w14:textId="77777777" w:rsidR="00DE375A" w:rsidRPr="00CE081D" w:rsidRDefault="00DE375A" w:rsidP="00663133">
            <w:pPr>
              <w:rPr>
                <w:rFonts w:ascii="Tahoma" w:hAnsi="Tahoma" w:cs="Tahoma"/>
                <w:b/>
                <w:iCs/>
              </w:rPr>
            </w:pPr>
            <w:r w:rsidRPr="00CE081D">
              <w:rPr>
                <w:rFonts w:ascii="Tahoma" w:hAnsi="Tahoma" w:cs="Tahoma"/>
                <w:b/>
                <w:iCs/>
              </w:rPr>
              <w:t>Minimal Result</w:t>
            </w:r>
          </w:p>
        </w:tc>
        <w:tc>
          <w:tcPr>
            <w:tcW w:w="4329" w:type="pct"/>
            <w:vAlign w:val="center"/>
          </w:tcPr>
          <w:p w14:paraId="116C2F5A" w14:textId="77777777" w:rsidR="00DE375A" w:rsidRPr="00CE081D" w:rsidRDefault="00DE375A" w:rsidP="00663133">
            <w:pPr>
              <w:spacing w:after="60"/>
              <w:contextualSpacing/>
              <w:rPr>
                <w:rFonts w:ascii="Tahoma" w:hAnsi="Tahoma" w:cs="Tahoma"/>
              </w:rPr>
            </w:pPr>
            <w:r w:rsidRPr="00CE081D">
              <w:rPr>
                <w:rFonts w:ascii="Tahoma" w:hAnsi="Tahoma" w:cs="Tahoma"/>
              </w:rPr>
              <w:t>-</w:t>
            </w:r>
          </w:p>
        </w:tc>
      </w:tr>
      <w:tr w:rsidR="00DE375A" w:rsidRPr="00CE081D" w14:paraId="35F423AF" w14:textId="77777777" w:rsidTr="00663133">
        <w:trPr>
          <w:cantSplit/>
          <w:trHeight w:val="72"/>
          <w:tblHeader/>
        </w:trPr>
        <w:tc>
          <w:tcPr>
            <w:tcW w:w="671" w:type="pct"/>
            <w:shd w:val="clear" w:color="auto" w:fill="D9D9D9" w:themeFill="background1" w:themeFillShade="D9"/>
            <w:vAlign w:val="center"/>
          </w:tcPr>
          <w:p w14:paraId="730A6FC9" w14:textId="77777777" w:rsidR="00DE375A" w:rsidRPr="00CE081D" w:rsidRDefault="00DE375A" w:rsidP="00663133">
            <w:pPr>
              <w:rPr>
                <w:rFonts w:ascii="Tahoma" w:hAnsi="Tahoma" w:cs="Tahoma"/>
                <w:b/>
                <w:iCs/>
              </w:rPr>
            </w:pPr>
            <w:proofErr w:type="spellStart"/>
            <w:r w:rsidRPr="00CE081D">
              <w:rPr>
                <w:rFonts w:ascii="Tahoma" w:hAnsi="Tahoma" w:cs="Tahoma"/>
                <w:b/>
                <w:iCs/>
              </w:rPr>
              <w:lastRenderedPageBreak/>
              <w:t>Extention</w:t>
            </w:r>
            <w:proofErr w:type="spellEnd"/>
          </w:p>
        </w:tc>
        <w:tc>
          <w:tcPr>
            <w:tcW w:w="4329" w:type="pct"/>
            <w:vAlign w:val="center"/>
          </w:tcPr>
          <w:p w14:paraId="3B6E3526" w14:textId="77777777" w:rsidR="00DE375A" w:rsidRPr="00CE081D" w:rsidRDefault="00DE375A" w:rsidP="00362901">
            <w:pPr>
              <w:pStyle w:val="ListParagraph"/>
              <w:numPr>
                <w:ilvl w:val="0"/>
                <w:numId w:val="44"/>
              </w:numPr>
              <w:spacing w:after="60"/>
              <w:ind w:left="383"/>
              <w:contextualSpacing/>
              <w:rPr>
                <w:rFonts w:ascii="Tahoma" w:hAnsi="Tahoma" w:cs="Tahoma"/>
              </w:rPr>
            </w:pPr>
            <w:r w:rsidRPr="00CE081D">
              <w:rPr>
                <w:rFonts w:ascii="Tahoma" w:hAnsi="Tahoma" w:cs="Tahoma"/>
              </w:rPr>
              <w:t>Please fill all fields</w:t>
            </w:r>
          </w:p>
          <w:p w14:paraId="0DF9C561" w14:textId="77777777" w:rsidR="00DE375A" w:rsidRPr="00CE081D" w:rsidRDefault="00DE375A" w:rsidP="00362901">
            <w:pPr>
              <w:pStyle w:val="ListParagraph"/>
              <w:numPr>
                <w:ilvl w:val="0"/>
                <w:numId w:val="44"/>
              </w:numPr>
              <w:spacing w:after="60"/>
              <w:ind w:left="383"/>
              <w:contextualSpacing/>
              <w:rPr>
                <w:rFonts w:ascii="Tahoma" w:hAnsi="Tahoma" w:cs="Tahoma"/>
              </w:rPr>
            </w:pPr>
            <w:r w:rsidRPr="00CE081D">
              <w:rPr>
                <w:rFonts w:ascii="Tahoma" w:hAnsi="Tahoma" w:cs="Tahoma"/>
              </w:rPr>
              <w:t>Old password is wrong</w:t>
            </w:r>
          </w:p>
          <w:p w14:paraId="726F6149" w14:textId="4E4E3BFC" w:rsidR="00DE375A" w:rsidRPr="00CE081D" w:rsidRDefault="00DE375A" w:rsidP="00362901">
            <w:pPr>
              <w:pStyle w:val="ListParagraph"/>
              <w:numPr>
                <w:ilvl w:val="0"/>
                <w:numId w:val="44"/>
              </w:numPr>
              <w:spacing w:after="60"/>
              <w:ind w:left="383"/>
              <w:contextualSpacing/>
              <w:rPr>
                <w:rFonts w:ascii="Tahoma" w:hAnsi="Tahoma" w:cs="Tahoma"/>
              </w:rPr>
            </w:pPr>
            <w:r w:rsidRPr="00CE081D">
              <w:rPr>
                <w:rFonts w:ascii="Tahoma" w:hAnsi="Tahoma" w:cs="Tahoma"/>
              </w:rPr>
              <w:t>New password isn’t same</w:t>
            </w:r>
          </w:p>
        </w:tc>
      </w:tr>
      <w:tr w:rsidR="00DE375A" w:rsidRPr="00CE081D" w14:paraId="377A16EF" w14:textId="77777777" w:rsidTr="00663133">
        <w:trPr>
          <w:cantSplit/>
          <w:trHeight w:val="72"/>
          <w:tblHeader/>
        </w:trPr>
        <w:tc>
          <w:tcPr>
            <w:tcW w:w="671" w:type="pct"/>
            <w:shd w:val="clear" w:color="auto" w:fill="D9D9D9" w:themeFill="background1" w:themeFillShade="D9"/>
            <w:vAlign w:val="center"/>
          </w:tcPr>
          <w:p w14:paraId="7209B548" w14:textId="4215D428" w:rsidR="00DE375A" w:rsidRPr="00CE081D" w:rsidRDefault="00DE375A" w:rsidP="00663133">
            <w:pPr>
              <w:rPr>
                <w:rFonts w:ascii="Tahoma" w:hAnsi="Tahoma" w:cs="Tahoma"/>
                <w:b/>
                <w:iCs/>
              </w:rPr>
            </w:pPr>
            <w:r w:rsidRPr="00CE081D">
              <w:rPr>
                <w:rFonts w:ascii="Tahoma" w:hAnsi="Tahoma" w:cs="Tahoma"/>
                <w:b/>
                <w:iCs/>
              </w:rPr>
              <w:t>UI Image</w:t>
            </w:r>
          </w:p>
        </w:tc>
        <w:tc>
          <w:tcPr>
            <w:tcW w:w="4329" w:type="pct"/>
            <w:vAlign w:val="center"/>
          </w:tcPr>
          <w:p w14:paraId="797C7AA5" w14:textId="4401188B" w:rsidR="00DE375A" w:rsidRPr="00CE081D" w:rsidRDefault="002C3227" w:rsidP="00663133">
            <w:pPr>
              <w:spacing w:after="60"/>
              <w:contextualSpacing/>
              <w:jc w:val="center"/>
              <w:rPr>
                <w:rFonts w:ascii="Tahoma" w:hAnsi="Tahoma" w:cs="Tahoma"/>
              </w:rPr>
            </w:pPr>
            <w:r w:rsidRPr="00CE081D">
              <w:rPr>
                <w:rFonts w:ascii="Tahoma" w:hAnsi="Tahoma" w:cs="Tahoma"/>
                <w:noProof/>
              </w:rPr>
              <w:drawing>
                <wp:inline distT="0" distB="0" distL="0" distR="0" wp14:anchorId="79176270" wp14:editId="55FB0F6B">
                  <wp:extent cx="2025000" cy="3600000"/>
                  <wp:effectExtent l="0" t="0" r="762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25000" cy="3600000"/>
                          </a:xfrm>
                          <a:prstGeom prst="rect">
                            <a:avLst/>
                          </a:prstGeom>
                        </pic:spPr>
                      </pic:pic>
                    </a:graphicData>
                  </a:graphic>
                </wp:inline>
              </w:drawing>
            </w:r>
            <w:r w:rsidR="00DE375A" w:rsidRPr="00CE081D">
              <w:rPr>
                <w:rFonts w:ascii="Tahoma" w:hAnsi="Tahoma" w:cs="Tahoma"/>
              </w:rPr>
              <w:t xml:space="preserve">       </w:t>
            </w:r>
          </w:p>
        </w:tc>
      </w:tr>
      <w:tr w:rsidR="00DE375A" w:rsidRPr="00CE081D" w14:paraId="4CBEE769" w14:textId="77777777" w:rsidTr="00663133">
        <w:trPr>
          <w:cantSplit/>
          <w:trHeight w:val="72"/>
          <w:tblHeader/>
        </w:trPr>
        <w:tc>
          <w:tcPr>
            <w:tcW w:w="671" w:type="pct"/>
            <w:shd w:val="clear" w:color="auto" w:fill="D9D9D9" w:themeFill="background1" w:themeFillShade="D9"/>
            <w:vAlign w:val="center"/>
          </w:tcPr>
          <w:p w14:paraId="61CEA690" w14:textId="77777777" w:rsidR="00DE375A" w:rsidRPr="00CE081D" w:rsidRDefault="00DE375A" w:rsidP="00663133">
            <w:pPr>
              <w:rPr>
                <w:rFonts w:ascii="Tahoma" w:hAnsi="Tahoma" w:cs="Tahoma"/>
                <w:b/>
                <w:iCs/>
              </w:rPr>
            </w:pPr>
            <w:r w:rsidRPr="00CE081D">
              <w:rPr>
                <w:rFonts w:ascii="Tahoma" w:hAnsi="Tahoma" w:cs="Tahoma"/>
                <w:b/>
                <w:iCs/>
              </w:rPr>
              <w:t>Frequency of Usage</w:t>
            </w:r>
          </w:p>
        </w:tc>
        <w:tc>
          <w:tcPr>
            <w:tcW w:w="4329" w:type="pct"/>
            <w:vAlign w:val="center"/>
          </w:tcPr>
          <w:p w14:paraId="4FD8D70D" w14:textId="77777777" w:rsidR="00DE375A" w:rsidRPr="00CE081D" w:rsidRDefault="00DE375A" w:rsidP="00663133">
            <w:pPr>
              <w:spacing w:after="60"/>
              <w:contextualSpacing/>
              <w:rPr>
                <w:rFonts w:ascii="Tahoma" w:hAnsi="Tahoma" w:cs="Tahoma"/>
              </w:rPr>
            </w:pPr>
            <w:r w:rsidRPr="00CE081D">
              <w:rPr>
                <w:rFonts w:ascii="Tahoma" w:hAnsi="Tahoma" w:cs="Tahoma"/>
              </w:rPr>
              <w:t>Rarely</w:t>
            </w:r>
          </w:p>
        </w:tc>
      </w:tr>
      <w:tr w:rsidR="00DE375A" w:rsidRPr="00CE081D" w14:paraId="0FE7A103" w14:textId="77777777" w:rsidTr="00663133">
        <w:trPr>
          <w:cantSplit/>
          <w:trHeight w:val="480"/>
          <w:tblHeader/>
        </w:trPr>
        <w:tc>
          <w:tcPr>
            <w:tcW w:w="671" w:type="pct"/>
            <w:shd w:val="clear" w:color="auto" w:fill="D9D9D9" w:themeFill="background1" w:themeFillShade="D9"/>
            <w:vAlign w:val="center"/>
          </w:tcPr>
          <w:p w14:paraId="52C0913E" w14:textId="77777777" w:rsidR="00DE375A" w:rsidRPr="00CE081D" w:rsidRDefault="00DE375A" w:rsidP="00663133">
            <w:pPr>
              <w:rPr>
                <w:rFonts w:ascii="Tahoma" w:hAnsi="Tahoma" w:cs="Tahoma"/>
                <w:b/>
                <w:iCs/>
              </w:rPr>
            </w:pPr>
            <w:r w:rsidRPr="00CE081D">
              <w:rPr>
                <w:rFonts w:ascii="Tahoma" w:hAnsi="Tahoma" w:cs="Tahoma"/>
                <w:b/>
                <w:iCs/>
              </w:rPr>
              <w:t>Notes</w:t>
            </w:r>
          </w:p>
        </w:tc>
        <w:tc>
          <w:tcPr>
            <w:tcW w:w="4329" w:type="pct"/>
            <w:vAlign w:val="center"/>
          </w:tcPr>
          <w:p w14:paraId="550599CF" w14:textId="77777777" w:rsidR="00663133" w:rsidRPr="00CE081D" w:rsidRDefault="00663133" w:rsidP="00663133">
            <w:pPr>
              <w:spacing w:after="60"/>
              <w:contextualSpacing/>
              <w:rPr>
                <w:rFonts w:ascii="Tahoma" w:hAnsi="Tahoma" w:cs="Tahoma"/>
              </w:rPr>
            </w:pPr>
            <w:r w:rsidRPr="00CE081D">
              <w:rPr>
                <w:rFonts w:ascii="Tahoma" w:hAnsi="Tahoma" w:cs="Tahoma"/>
              </w:rPr>
              <w:t>API used for this use case is :</w:t>
            </w:r>
          </w:p>
          <w:p w14:paraId="52EA89B1" w14:textId="0658180A" w:rsidR="00663133" w:rsidRPr="00CE081D" w:rsidRDefault="00663133" w:rsidP="00663133">
            <w:pPr>
              <w:spacing w:after="60"/>
              <w:contextualSpacing/>
              <w:rPr>
                <w:rFonts w:ascii="Tahoma" w:hAnsi="Tahoma" w:cs="Tahoma"/>
              </w:rPr>
            </w:pPr>
            <w:proofErr w:type="spellStart"/>
            <w:r w:rsidRPr="00CE081D">
              <w:rPr>
                <w:rFonts w:ascii="Tahoma" w:hAnsi="Tahoma" w:cs="Tahoma"/>
              </w:rPr>
              <w:t>changePassword</w:t>
            </w:r>
            <w:proofErr w:type="spellEnd"/>
            <w:r w:rsidRPr="00CE081D">
              <w:rPr>
                <w:rFonts w:ascii="Tahoma" w:hAnsi="Tahoma" w:cs="Tahoma"/>
              </w:rPr>
              <w:t xml:space="preserve">(token, </w:t>
            </w:r>
            <w:proofErr w:type="spellStart"/>
            <w:r w:rsidRPr="00CE081D">
              <w:rPr>
                <w:rFonts w:ascii="Tahoma" w:hAnsi="Tahoma" w:cs="Tahoma"/>
              </w:rPr>
              <w:t>newPassword</w:t>
            </w:r>
            <w:proofErr w:type="spellEnd"/>
            <w:r w:rsidRPr="00CE081D">
              <w:rPr>
                <w:rFonts w:ascii="Tahoma" w:hAnsi="Tahoma" w:cs="Tahoma"/>
              </w:rPr>
              <w:t>)</w:t>
            </w:r>
          </w:p>
          <w:p w14:paraId="0AB12FEF" w14:textId="77777777" w:rsidR="00663133" w:rsidRPr="00CE081D" w:rsidRDefault="00663133" w:rsidP="00663133">
            <w:pPr>
              <w:pStyle w:val="ListParagraph"/>
              <w:numPr>
                <w:ilvl w:val="0"/>
                <w:numId w:val="22"/>
              </w:numPr>
              <w:spacing w:after="60"/>
              <w:contextualSpacing/>
              <w:rPr>
                <w:rFonts w:ascii="Tahoma" w:hAnsi="Tahoma" w:cs="Tahoma"/>
              </w:rPr>
            </w:pPr>
            <w:r w:rsidRPr="00CE081D">
              <w:rPr>
                <w:rFonts w:ascii="Tahoma" w:hAnsi="Tahoma" w:cs="Tahoma"/>
              </w:rPr>
              <w:t>token(String) : user authentication token</w:t>
            </w:r>
          </w:p>
          <w:p w14:paraId="565BFEE1" w14:textId="77777777" w:rsidR="00663133" w:rsidRPr="00CE081D" w:rsidRDefault="00663133" w:rsidP="00663133">
            <w:pPr>
              <w:pStyle w:val="ListParagraph"/>
              <w:numPr>
                <w:ilvl w:val="0"/>
                <w:numId w:val="22"/>
              </w:numPr>
              <w:spacing w:after="60"/>
              <w:contextualSpacing/>
              <w:rPr>
                <w:rFonts w:ascii="Tahoma" w:hAnsi="Tahoma" w:cs="Tahoma"/>
              </w:rPr>
            </w:pPr>
            <w:proofErr w:type="spellStart"/>
            <w:r w:rsidRPr="00CE081D">
              <w:rPr>
                <w:rFonts w:ascii="Tahoma" w:hAnsi="Tahoma" w:cs="Tahoma"/>
              </w:rPr>
              <w:t>newPassword</w:t>
            </w:r>
            <w:proofErr w:type="spellEnd"/>
            <w:r w:rsidRPr="00CE081D">
              <w:rPr>
                <w:rFonts w:ascii="Tahoma" w:hAnsi="Tahoma" w:cs="Tahoma"/>
              </w:rPr>
              <w:t>(String)</w:t>
            </w:r>
          </w:p>
          <w:p w14:paraId="18F5F079" w14:textId="224DF2B4" w:rsidR="00663133" w:rsidRPr="00CE081D" w:rsidRDefault="00663133" w:rsidP="00663133">
            <w:pPr>
              <w:spacing w:after="60"/>
              <w:contextualSpacing/>
              <w:rPr>
                <w:rFonts w:ascii="Tahoma" w:hAnsi="Tahoma" w:cs="Tahoma"/>
              </w:rPr>
            </w:pPr>
            <w:r w:rsidRPr="00CE081D">
              <w:rPr>
                <w:rFonts w:ascii="Tahoma" w:hAnsi="Tahoma" w:cs="Tahoma"/>
              </w:rPr>
              <w:t xml:space="preserve"> and the response will be :</w:t>
            </w:r>
          </w:p>
          <w:p w14:paraId="2E1701EA" w14:textId="77777777" w:rsidR="00663133" w:rsidRPr="00CE081D" w:rsidRDefault="00663133" w:rsidP="00663133">
            <w:pPr>
              <w:pStyle w:val="ListParagraph"/>
              <w:numPr>
                <w:ilvl w:val="0"/>
                <w:numId w:val="22"/>
              </w:numPr>
              <w:spacing w:after="60"/>
              <w:contextualSpacing/>
              <w:rPr>
                <w:rFonts w:ascii="Tahoma" w:hAnsi="Tahoma" w:cs="Tahoma"/>
              </w:rPr>
            </w:pPr>
            <w:proofErr w:type="spellStart"/>
            <w:r w:rsidRPr="00CE081D">
              <w:rPr>
                <w:rFonts w:ascii="Tahoma" w:hAnsi="Tahoma" w:cs="Tahoma"/>
              </w:rPr>
              <w:t>statusCode</w:t>
            </w:r>
            <w:proofErr w:type="spellEnd"/>
            <w:r w:rsidRPr="00CE081D">
              <w:rPr>
                <w:rFonts w:ascii="Tahoma" w:hAnsi="Tahoma" w:cs="Tahoma"/>
              </w:rPr>
              <w:t>(String) : “OK” / “ERROR”</w:t>
            </w:r>
          </w:p>
          <w:p w14:paraId="4090D928" w14:textId="43B12B13" w:rsidR="00DE375A" w:rsidRPr="00CE081D" w:rsidRDefault="00663133" w:rsidP="00663133">
            <w:pPr>
              <w:pStyle w:val="ListParagraph"/>
              <w:numPr>
                <w:ilvl w:val="0"/>
                <w:numId w:val="22"/>
              </w:numPr>
              <w:spacing w:after="60"/>
              <w:contextualSpacing/>
              <w:rPr>
                <w:rFonts w:ascii="Tahoma" w:hAnsi="Tahoma" w:cs="Tahoma"/>
              </w:rPr>
            </w:pPr>
            <w:proofErr w:type="spellStart"/>
            <w:r w:rsidRPr="00CE081D">
              <w:rPr>
                <w:rFonts w:ascii="Tahoma" w:hAnsi="Tahoma" w:cs="Tahoma"/>
              </w:rPr>
              <w:t>statusMessage</w:t>
            </w:r>
            <w:proofErr w:type="spellEnd"/>
            <w:r w:rsidRPr="00CE081D">
              <w:rPr>
                <w:rFonts w:ascii="Tahoma" w:hAnsi="Tahoma" w:cs="Tahoma"/>
              </w:rPr>
              <w:t>(String)</w:t>
            </w:r>
          </w:p>
        </w:tc>
      </w:tr>
    </w:tbl>
    <w:p w14:paraId="0D9CDAE9" w14:textId="4EC65BFD" w:rsidR="00C2470B" w:rsidRPr="00CE081D" w:rsidRDefault="00C2470B" w:rsidP="00C2470B">
      <w:pPr>
        <w:pStyle w:val="Heading3"/>
        <w:rPr>
          <w:rFonts w:ascii="Tahoma" w:hAnsi="Tahoma" w:cs="Tahoma"/>
        </w:rPr>
      </w:pPr>
      <w:bookmarkStart w:id="111" w:name="_Toc465763591"/>
      <w:r w:rsidRPr="00CE081D">
        <w:rPr>
          <w:rFonts w:ascii="Tahoma" w:hAnsi="Tahoma" w:cs="Tahoma"/>
        </w:rPr>
        <w:t>Network Listener</w:t>
      </w:r>
      <w:bookmarkEnd w:id="111"/>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C2470B" w:rsidRPr="00CE081D" w14:paraId="0453755A" w14:textId="77777777" w:rsidTr="00663133">
        <w:trPr>
          <w:cantSplit/>
          <w:trHeight w:val="72"/>
          <w:tblHeader/>
        </w:trPr>
        <w:tc>
          <w:tcPr>
            <w:tcW w:w="671" w:type="pct"/>
            <w:shd w:val="clear" w:color="auto" w:fill="D9D9D9" w:themeFill="background1" w:themeFillShade="D9"/>
            <w:vAlign w:val="center"/>
          </w:tcPr>
          <w:p w14:paraId="5586C302" w14:textId="77777777" w:rsidR="00C2470B" w:rsidRPr="00CE081D" w:rsidRDefault="00C2470B" w:rsidP="00663133">
            <w:pPr>
              <w:rPr>
                <w:rFonts w:ascii="Tahoma" w:hAnsi="Tahoma" w:cs="Tahoma"/>
                <w:b/>
                <w:iCs/>
              </w:rPr>
            </w:pPr>
            <w:r w:rsidRPr="00CE081D">
              <w:rPr>
                <w:rFonts w:ascii="Tahoma" w:hAnsi="Tahoma" w:cs="Tahoma"/>
                <w:b/>
              </w:rPr>
              <w:t>UC ID</w:t>
            </w:r>
          </w:p>
        </w:tc>
        <w:tc>
          <w:tcPr>
            <w:tcW w:w="4329" w:type="pct"/>
            <w:vAlign w:val="center"/>
          </w:tcPr>
          <w:p w14:paraId="2DF3FD91" w14:textId="77777777" w:rsidR="00C2470B" w:rsidRPr="00CE081D" w:rsidRDefault="00C2470B" w:rsidP="00663133">
            <w:pPr>
              <w:spacing w:after="60"/>
              <w:contextualSpacing/>
              <w:rPr>
                <w:rFonts w:ascii="Tahoma" w:hAnsi="Tahoma" w:cs="Tahoma"/>
                <w:iCs/>
              </w:rPr>
            </w:pPr>
            <w:r w:rsidRPr="00CE081D">
              <w:rPr>
                <w:rFonts w:ascii="Tahoma" w:hAnsi="Tahoma" w:cs="Tahoma"/>
                <w:iCs/>
              </w:rPr>
              <w:t>UC-27</w:t>
            </w:r>
          </w:p>
        </w:tc>
      </w:tr>
      <w:tr w:rsidR="00C2470B" w:rsidRPr="00CE081D" w14:paraId="622BA913" w14:textId="77777777" w:rsidTr="00663133">
        <w:trPr>
          <w:cantSplit/>
          <w:trHeight w:val="72"/>
          <w:tblHeader/>
        </w:trPr>
        <w:tc>
          <w:tcPr>
            <w:tcW w:w="671" w:type="pct"/>
            <w:shd w:val="clear" w:color="auto" w:fill="D9D9D9" w:themeFill="background1" w:themeFillShade="D9"/>
            <w:vAlign w:val="center"/>
          </w:tcPr>
          <w:p w14:paraId="10C9B0BA" w14:textId="77777777" w:rsidR="00C2470B" w:rsidRPr="00CE081D" w:rsidRDefault="00C2470B" w:rsidP="00663133">
            <w:pPr>
              <w:rPr>
                <w:rFonts w:ascii="Tahoma" w:hAnsi="Tahoma" w:cs="Tahoma"/>
                <w:b/>
                <w:iCs/>
              </w:rPr>
            </w:pPr>
            <w:r w:rsidRPr="00CE081D">
              <w:rPr>
                <w:rFonts w:ascii="Tahoma" w:hAnsi="Tahoma" w:cs="Tahoma"/>
                <w:b/>
                <w:iCs/>
              </w:rPr>
              <w:t>Description</w:t>
            </w:r>
          </w:p>
        </w:tc>
        <w:tc>
          <w:tcPr>
            <w:tcW w:w="4329" w:type="pct"/>
            <w:vAlign w:val="center"/>
          </w:tcPr>
          <w:p w14:paraId="248D776F" w14:textId="2D8E8266" w:rsidR="00C2470B" w:rsidRPr="00CE081D" w:rsidRDefault="00C2470B" w:rsidP="00C2470B">
            <w:pPr>
              <w:spacing w:after="60"/>
              <w:contextualSpacing/>
              <w:rPr>
                <w:rFonts w:ascii="Tahoma" w:hAnsi="Tahoma" w:cs="Tahoma"/>
              </w:rPr>
            </w:pPr>
            <w:r w:rsidRPr="00CE081D">
              <w:rPr>
                <w:rFonts w:ascii="Tahoma" w:hAnsi="Tahoma" w:cs="Tahoma"/>
              </w:rPr>
              <w:t>Use Case for listening to network change</w:t>
            </w:r>
          </w:p>
        </w:tc>
      </w:tr>
      <w:tr w:rsidR="00C2470B" w:rsidRPr="00CE081D" w14:paraId="6BB3B94C" w14:textId="77777777" w:rsidTr="00663133">
        <w:trPr>
          <w:cantSplit/>
          <w:trHeight w:val="257"/>
          <w:tblHeader/>
        </w:trPr>
        <w:tc>
          <w:tcPr>
            <w:tcW w:w="671" w:type="pct"/>
            <w:shd w:val="clear" w:color="auto" w:fill="D9D9D9" w:themeFill="background1" w:themeFillShade="D9"/>
            <w:vAlign w:val="center"/>
          </w:tcPr>
          <w:p w14:paraId="4002303E" w14:textId="77777777" w:rsidR="00C2470B" w:rsidRPr="00CE081D" w:rsidRDefault="00C2470B" w:rsidP="00663133">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2F019B68" w14:textId="04E7F315" w:rsidR="00C2470B" w:rsidRPr="00CE081D" w:rsidRDefault="00C2470B" w:rsidP="00663133">
            <w:pPr>
              <w:spacing w:after="60"/>
              <w:contextualSpacing/>
              <w:rPr>
                <w:rFonts w:ascii="Tahoma" w:hAnsi="Tahoma" w:cs="Tahoma"/>
              </w:rPr>
            </w:pPr>
            <w:r w:rsidRPr="00CE081D">
              <w:rPr>
                <w:rFonts w:ascii="Tahoma" w:hAnsi="Tahoma" w:cs="Tahoma"/>
              </w:rPr>
              <w:t>FR-4</w:t>
            </w:r>
            <w:r w:rsidR="000F0024" w:rsidRPr="00CE081D">
              <w:rPr>
                <w:rFonts w:ascii="Tahoma" w:hAnsi="Tahoma" w:cs="Tahoma"/>
              </w:rPr>
              <w:t xml:space="preserve"> - The app shall has a support feature</w:t>
            </w:r>
          </w:p>
        </w:tc>
      </w:tr>
      <w:tr w:rsidR="00C2470B" w:rsidRPr="00CE081D" w14:paraId="0481CE2F" w14:textId="77777777" w:rsidTr="00663133">
        <w:trPr>
          <w:cantSplit/>
          <w:trHeight w:val="72"/>
          <w:tblHeader/>
        </w:trPr>
        <w:tc>
          <w:tcPr>
            <w:tcW w:w="671" w:type="pct"/>
            <w:shd w:val="clear" w:color="auto" w:fill="D9D9D9" w:themeFill="background1" w:themeFillShade="D9"/>
            <w:vAlign w:val="center"/>
          </w:tcPr>
          <w:p w14:paraId="68D8949D" w14:textId="77777777" w:rsidR="00C2470B" w:rsidRPr="00CE081D" w:rsidRDefault="00C2470B" w:rsidP="00663133">
            <w:pPr>
              <w:rPr>
                <w:rFonts w:ascii="Tahoma" w:hAnsi="Tahoma" w:cs="Tahoma"/>
                <w:b/>
                <w:iCs/>
              </w:rPr>
            </w:pPr>
            <w:r w:rsidRPr="00CE081D">
              <w:rPr>
                <w:rFonts w:ascii="Tahoma" w:hAnsi="Tahoma" w:cs="Tahoma"/>
                <w:b/>
                <w:iCs/>
              </w:rPr>
              <w:t>Actor</w:t>
            </w:r>
          </w:p>
        </w:tc>
        <w:tc>
          <w:tcPr>
            <w:tcW w:w="4329" w:type="pct"/>
            <w:vAlign w:val="center"/>
          </w:tcPr>
          <w:p w14:paraId="57CA3C8D" w14:textId="77777777" w:rsidR="00C2470B" w:rsidRPr="00CE081D" w:rsidRDefault="00C2470B" w:rsidP="00663133">
            <w:pPr>
              <w:spacing w:after="60"/>
              <w:contextualSpacing/>
              <w:rPr>
                <w:rFonts w:ascii="Tahoma" w:hAnsi="Tahoma" w:cs="Tahoma"/>
              </w:rPr>
            </w:pPr>
            <w:r w:rsidRPr="00CE081D">
              <w:rPr>
                <w:rFonts w:ascii="Tahoma" w:hAnsi="Tahoma" w:cs="Tahoma"/>
              </w:rPr>
              <w:t>User</w:t>
            </w:r>
          </w:p>
        </w:tc>
      </w:tr>
      <w:tr w:rsidR="00C2470B" w:rsidRPr="00CE081D" w14:paraId="2C58CBAA" w14:textId="77777777" w:rsidTr="00663133">
        <w:trPr>
          <w:cantSplit/>
          <w:trHeight w:val="550"/>
          <w:tblHeader/>
        </w:trPr>
        <w:tc>
          <w:tcPr>
            <w:tcW w:w="671" w:type="pct"/>
            <w:shd w:val="clear" w:color="auto" w:fill="D9D9D9" w:themeFill="background1" w:themeFillShade="D9"/>
            <w:vAlign w:val="center"/>
          </w:tcPr>
          <w:p w14:paraId="02CF9634" w14:textId="77777777" w:rsidR="00C2470B" w:rsidRPr="00CE081D" w:rsidRDefault="00C2470B" w:rsidP="00663133">
            <w:pPr>
              <w:rPr>
                <w:rFonts w:ascii="Tahoma" w:hAnsi="Tahoma" w:cs="Tahoma"/>
                <w:b/>
                <w:iCs/>
              </w:rPr>
            </w:pPr>
            <w:r w:rsidRPr="00CE081D">
              <w:rPr>
                <w:rFonts w:ascii="Tahoma" w:hAnsi="Tahoma" w:cs="Tahoma"/>
                <w:b/>
                <w:iCs/>
              </w:rPr>
              <w:t>Pre-Condition</w:t>
            </w:r>
          </w:p>
        </w:tc>
        <w:tc>
          <w:tcPr>
            <w:tcW w:w="4329" w:type="pct"/>
            <w:vAlign w:val="center"/>
          </w:tcPr>
          <w:p w14:paraId="24B0C3EB" w14:textId="4AC34C26" w:rsidR="00C2470B" w:rsidRPr="00CE081D" w:rsidRDefault="00C2470B" w:rsidP="00C2470B">
            <w:pPr>
              <w:spacing w:after="60"/>
              <w:contextualSpacing/>
              <w:rPr>
                <w:rFonts w:ascii="Tahoma" w:hAnsi="Tahoma" w:cs="Tahoma"/>
              </w:rPr>
            </w:pPr>
            <w:r w:rsidRPr="00CE081D">
              <w:rPr>
                <w:rFonts w:ascii="Tahoma" w:hAnsi="Tahoma" w:cs="Tahoma"/>
              </w:rPr>
              <w:t>User has logged in to application</w:t>
            </w:r>
          </w:p>
        </w:tc>
      </w:tr>
      <w:tr w:rsidR="00C2470B" w:rsidRPr="00CE081D" w14:paraId="2D429767" w14:textId="77777777" w:rsidTr="00663133">
        <w:trPr>
          <w:cantSplit/>
          <w:trHeight w:val="72"/>
          <w:tblHeader/>
        </w:trPr>
        <w:tc>
          <w:tcPr>
            <w:tcW w:w="671" w:type="pct"/>
            <w:shd w:val="clear" w:color="auto" w:fill="D9D9D9" w:themeFill="background1" w:themeFillShade="D9"/>
            <w:vAlign w:val="center"/>
          </w:tcPr>
          <w:p w14:paraId="658A028F" w14:textId="77777777" w:rsidR="00C2470B" w:rsidRPr="00CE081D" w:rsidRDefault="00C2470B" w:rsidP="00663133">
            <w:pPr>
              <w:rPr>
                <w:rFonts w:ascii="Tahoma" w:hAnsi="Tahoma" w:cs="Tahoma"/>
                <w:b/>
                <w:iCs/>
              </w:rPr>
            </w:pPr>
            <w:r w:rsidRPr="00CE081D">
              <w:rPr>
                <w:rFonts w:ascii="Tahoma" w:hAnsi="Tahoma" w:cs="Tahoma"/>
                <w:b/>
                <w:iCs/>
              </w:rPr>
              <w:t>Trigger</w:t>
            </w:r>
          </w:p>
        </w:tc>
        <w:tc>
          <w:tcPr>
            <w:tcW w:w="4329" w:type="pct"/>
            <w:vAlign w:val="center"/>
          </w:tcPr>
          <w:p w14:paraId="7A9124ED" w14:textId="48E2A6E4" w:rsidR="00C2470B" w:rsidRPr="00CE081D" w:rsidRDefault="00C2470B" w:rsidP="00C2470B">
            <w:pPr>
              <w:spacing w:after="60"/>
              <w:contextualSpacing/>
              <w:rPr>
                <w:rFonts w:ascii="Tahoma" w:hAnsi="Tahoma" w:cs="Tahoma"/>
              </w:rPr>
            </w:pPr>
            <w:r w:rsidRPr="00CE081D">
              <w:rPr>
                <w:rFonts w:ascii="Tahoma" w:hAnsi="Tahoma" w:cs="Tahoma"/>
              </w:rPr>
              <w:t>When application active on device memory</w:t>
            </w:r>
          </w:p>
        </w:tc>
      </w:tr>
      <w:tr w:rsidR="00C2470B" w:rsidRPr="00CE081D" w14:paraId="29A004B7" w14:textId="77777777" w:rsidTr="00663133">
        <w:trPr>
          <w:cantSplit/>
          <w:trHeight w:val="72"/>
          <w:tblHeader/>
        </w:trPr>
        <w:tc>
          <w:tcPr>
            <w:tcW w:w="671" w:type="pct"/>
            <w:shd w:val="clear" w:color="auto" w:fill="D9D9D9" w:themeFill="background1" w:themeFillShade="D9"/>
            <w:vAlign w:val="center"/>
          </w:tcPr>
          <w:p w14:paraId="6EB71545" w14:textId="77777777" w:rsidR="00C2470B" w:rsidRPr="00CE081D" w:rsidRDefault="00C2470B" w:rsidP="00663133">
            <w:pPr>
              <w:rPr>
                <w:rFonts w:ascii="Tahoma" w:hAnsi="Tahoma" w:cs="Tahoma"/>
                <w:b/>
                <w:iCs/>
              </w:rPr>
            </w:pPr>
            <w:r w:rsidRPr="00CE081D">
              <w:rPr>
                <w:rFonts w:ascii="Tahoma" w:hAnsi="Tahoma" w:cs="Tahoma"/>
                <w:b/>
                <w:iCs/>
              </w:rPr>
              <w:t>Normal Scenarios</w:t>
            </w:r>
          </w:p>
        </w:tc>
        <w:tc>
          <w:tcPr>
            <w:tcW w:w="4329" w:type="pct"/>
            <w:vAlign w:val="center"/>
          </w:tcPr>
          <w:p w14:paraId="00B7E385" w14:textId="605AA483" w:rsidR="00C2470B" w:rsidRPr="00CE081D" w:rsidRDefault="00C2470B" w:rsidP="00C2470B">
            <w:pPr>
              <w:pStyle w:val="UseCase1"/>
              <w:rPr>
                <w:rFonts w:ascii="Tahoma" w:hAnsi="Tahoma" w:cs="Tahoma"/>
                <w:b w:val="0"/>
                <w:sz w:val="20"/>
                <w:szCs w:val="20"/>
              </w:rPr>
            </w:pPr>
            <w:r w:rsidRPr="00CE081D">
              <w:rPr>
                <w:rFonts w:ascii="Tahoma" w:hAnsi="Tahoma" w:cs="Tahoma"/>
                <w:b w:val="0"/>
                <w:sz w:val="20"/>
                <w:szCs w:val="20"/>
              </w:rPr>
              <w:t>Application listen to network change</w:t>
            </w:r>
          </w:p>
        </w:tc>
      </w:tr>
      <w:tr w:rsidR="00C2470B" w:rsidRPr="00CE081D" w14:paraId="725FA7F8" w14:textId="77777777" w:rsidTr="00663133">
        <w:trPr>
          <w:cantSplit/>
          <w:trHeight w:val="480"/>
          <w:tblHeader/>
        </w:trPr>
        <w:tc>
          <w:tcPr>
            <w:tcW w:w="671" w:type="pct"/>
            <w:shd w:val="clear" w:color="auto" w:fill="D9D9D9" w:themeFill="background1" w:themeFillShade="D9"/>
            <w:vAlign w:val="center"/>
          </w:tcPr>
          <w:p w14:paraId="7AE19813" w14:textId="77777777" w:rsidR="00C2470B" w:rsidRPr="00CE081D" w:rsidRDefault="00C2470B" w:rsidP="00663133">
            <w:pPr>
              <w:rPr>
                <w:rFonts w:ascii="Tahoma" w:hAnsi="Tahoma" w:cs="Tahoma"/>
                <w:b/>
                <w:iCs/>
              </w:rPr>
            </w:pPr>
            <w:r w:rsidRPr="00CE081D">
              <w:rPr>
                <w:rFonts w:ascii="Tahoma" w:hAnsi="Tahoma" w:cs="Tahoma"/>
                <w:b/>
                <w:iCs/>
              </w:rPr>
              <w:t>UI Validation</w:t>
            </w:r>
          </w:p>
        </w:tc>
        <w:tc>
          <w:tcPr>
            <w:tcW w:w="4329" w:type="pct"/>
            <w:vAlign w:val="center"/>
          </w:tcPr>
          <w:p w14:paraId="3BBD9090" w14:textId="52F439E9" w:rsidR="00C2470B" w:rsidRPr="00CE081D" w:rsidRDefault="00C2470B" w:rsidP="00C2470B">
            <w:pPr>
              <w:spacing w:after="60"/>
              <w:contextualSpacing/>
              <w:rPr>
                <w:rFonts w:ascii="Tahoma" w:hAnsi="Tahoma" w:cs="Tahoma"/>
              </w:rPr>
            </w:pPr>
            <w:r w:rsidRPr="00CE081D">
              <w:rPr>
                <w:rFonts w:ascii="Tahoma" w:hAnsi="Tahoma" w:cs="Tahoma"/>
              </w:rPr>
              <w:t>-</w:t>
            </w:r>
          </w:p>
        </w:tc>
      </w:tr>
      <w:tr w:rsidR="00C2470B" w:rsidRPr="00CE081D" w14:paraId="38F40C3F" w14:textId="77777777" w:rsidTr="00663133">
        <w:trPr>
          <w:cantSplit/>
          <w:trHeight w:val="72"/>
          <w:tblHeader/>
        </w:trPr>
        <w:tc>
          <w:tcPr>
            <w:tcW w:w="671" w:type="pct"/>
            <w:shd w:val="clear" w:color="auto" w:fill="D9D9D9" w:themeFill="background1" w:themeFillShade="D9"/>
            <w:vAlign w:val="center"/>
          </w:tcPr>
          <w:p w14:paraId="5ABBD61E" w14:textId="77777777" w:rsidR="00C2470B" w:rsidRPr="00CE081D" w:rsidRDefault="00C2470B" w:rsidP="00663133">
            <w:pPr>
              <w:rPr>
                <w:rFonts w:ascii="Tahoma" w:hAnsi="Tahoma" w:cs="Tahoma"/>
                <w:b/>
                <w:iCs/>
              </w:rPr>
            </w:pPr>
            <w:r w:rsidRPr="00CE081D">
              <w:rPr>
                <w:rFonts w:ascii="Tahoma" w:hAnsi="Tahoma" w:cs="Tahoma"/>
                <w:b/>
                <w:iCs/>
              </w:rPr>
              <w:t>Business Rules</w:t>
            </w:r>
          </w:p>
        </w:tc>
        <w:tc>
          <w:tcPr>
            <w:tcW w:w="4329" w:type="pct"/>
            <w:vAlign w:val="center"/>
          </w:tcPr>
          <w:p w14:paraId="1C886E16" w14:textId="6A841066" w:rsidR="00C2470B" w:rsidRPr="00CE081D" w:rsidRDefault="00C2470B" w:rsidP="00647892">
            <w:pPr>
              <w:spacing w:after="60"/>
              <w:contextualSpacing/>
              <w:rPr>
                <w:rFonts w:ascii="Tahoma" w:hAnsi="Tahoma" w:cs="Tahoma"/>
              </w:rPr>
            </w:pPr>
            <w:r w:rsidRPr="00CE081D">
              <w:rPr>
                <w:rFonts w:ascii="Tahoma" w:hAnsi="Tahoma" w:cs="Tahoma"/>
              </w:rPr>
              <w:t xml:space="preserve">When network change from offline to online, application will </w:t>
            </w:r>
            <w:r w:rsidR="00647892" w:rsidRPr="00CE081D">
              <w:rPr>
                <w:rFonts w:ascii="Tahoma" w:hAnsi="Tahoma" w:cs="Tahoma"/>
              </w:rPr>
              <w:t>trigger</w:t>
            </w:r>
            <w:r w:rsidRPr="00CE081D">
              <w:rPr>
                <w:rFonts w:ascii="Tahoma" w:hAnsi="Tahoma" w:cs="Tahoma"/>
              </w:rPr>
              <w:t xml:space="preserve"> UC-2</w:t>
            </w:r>
            <w:r w:rsidR="00B53C7F" w:rsidRPr="00CE081D">
              <w:rPr>
                <w:rFonts w:ascii="Tahoma" w:hAnsi="Tahoma" w:cs="Tahoma"/>
              </w:rPr>
              <w:t>4</w:t>
            </w:r>
          </w:p>
        </w:tc>
      </w:tr>
      <w:tr w:rsidR="00C2470B" w:rsidRPr="00CE081D" w14:paraId="673E0495" w14:textId="77777777" w:rsidTr="00663133">
        <w:trPr>
          <w:cantSplit/>
          <w:trHeight w:val="72"/>
          <w:tblHeader/>
        </w:trPr>
        <w:tc>
          <w:tcPr>
            <w:tcW w:w="671" w:type="pct"/>
            <w:shd w:val="clear" w:color="auto" w:fill="D9D9D9" w:themeFill="background1" w:themeFillShade="D9"/>
            <w:vAlign w:val="center"/>
          </w:tcPr>
          <w:p w14:paraId="0586A6F4" w14:textId="77777777" w:rsidR="00C2470B" w:rsidRPr="00CE081D" w:rsidRDefault="00C2470B" w:rsidP="00663133">
            <w:pPr>
              <w:rPr>
                <w:rFonts w:ascii="Tahoma" w:hAnsi="Tahoma" w:cs="Tahoma"/>
                <w:b/>
                <w:iCs/>
              </w:rPr>
            </w:pPr>
            <w:r w:rsidRPr="00CE081D">
              <w:rPr>
                <w:rFonts w:ascii="Tahoma" w:hAnsi="Tahoma" w:cs="Tahoma"/>
                <w:b/>
                <w:iCs/>
              </w:rPr>
              <w:lastRenderedPageBreak/>
              <w:t>Success Result</w:t>
            </w:r>
          </w:p>
        </w:tc>
        <w:tc>
          <w:tcPr>
            <w:tcW w:w="4329" w:type="pct"/>
            <w:vAlign w:val="center"/>
          </w:tcPr>
          <w:p w14:paraId="19BF9EDB" w14:textId="1278115A" w:rsidR="00C2470B" w:rsidRPr="00CE081D" w:rsidRDefault="00C2470B" w:rsidP="00C2470B">
            <w:pPr>
              <w:spacing w:after="60"/>
              <w:contextualSpacing/>
              <w:rPr>
                <w:rFonts w:ascii="Tahoma" w:hAnsi="Tahoma" w:cs="Tahoma"/>
              </w:rPr>
            </w:pPr>
            <w:r w:rsidRPr="00CE081D">
              <w:rPr>
                <w:rFonts w:ascii="Tahoma" w:hAnsi="Tahoma" w:cs="Tahoma"/>
              </w:rPr>
              <w:t>-</w:t>
            </w:r>
          </w:p>
        </w:tc>
      </w:tr>
      <w:tr w:rsidR="00C2470B" w:rsidRPr="00CE081D" w14:paraId="4313AFEB" w14:textId="77777777" w:rsidTr="00663133">
        <w:trPr>
          <w:cantSplit/>
          <w:trHeight w:val="522"/>
          <w:tblHeader/>
        </w:trPr>
        <w:tc>
          <w:tcPr>
            <w:tcW w:w="671" w:type="pct"/>
            <w:shd w:val="clear" w:color="auto" w:fill="D9D9D9" w:themeFill="background1" w:themeFillShade="D9"/>
            <w:vAlign w:val="center"/>
          </w:tcPr>
          <w:p w14:paraId="5142BDD7" w14:textId="77777777" w:rsidR="00C2470B" w:rsidRPr="00CE081D" w:rsidRDefault="00C2470B" w:rsidP="00663133">
            <w:pPr>
              <w:rPr>
                <w:rFonts w:ascii="Tahoma" w:hAnsi="Tahoma" w:cs="Tahoma"/>
                <w:b/>
                <w:iCs/>
              </w:rPr>
            </w:pPr>
            <w:r w:rsidRPr="00CE081D">
              <w:rPr>
                <w:rFonts w:ascii="Tahoma" w:hAnsi="Tahoma" w:cs="Tahoma"/>
                <w:b/>
                <w:iCs/>
              </w:rPr>
              <w:t>Minimal Result</w:t>
            </w:r>
          </w:p>
        </w:tc>
        <w:tc>
          <w:tcPr>
            <w:tcW w:w="4329" w:type="pct"/>
            <w:vAlign w:val="center"/>
          </w:tcPr>
          <w:p w14:paraId="0879C8A9" w14:textId="77777777" w:rsidR="00C2470B" w:rsidRPr="00CE081D" w:rsidRDefault="00C2470B" w:rsidP="00663133">
            <w:pPr>
              <w:spacing w:after="60"/>
              <w:contextualSpacing/>
              <w:rPr>
                <w:rFonts w:ascii="Tahoma" w:hAnsi="Tahoma" w:cs="Tahoma"/>
              </w:rPr>
            </w:pPr>
            <w:r w:rsidRPr="00CE081D">
              <w:rPr>
                <w:rFonts w:ascii="Tahoma" w:hAnsi="Tahoma" w:cs="Tahoma"/>
              </w:rPr>
              <w:t>-</w:t>
            </w:r>
          </w:p>
        </w:tc>
      </w:tr>
      <w:tr w:rsidR="00C2470B" w:rsidRPr="00CE081D" w14:paraId="5B2A4625" w14:textId="77777777" w:rsidTr="00663133">
        <w:trPr>
          <w:cantSplit/>
          <w:trHeight w:val="72"/>
          <w:tblHeader/>
        </w:trPr>
        <w:tc>
          <w:tcPr>
            <w:tcW w:w="671" w:type="pct"/>
            <w:shd w:val="clear" w:color="auto" w:fill="D9D9D9" w:themeFill="background1" w:themeFillShade="D9"/>
            <w:vAlign w:val="center"/>
          </w:tcPr>
          <w:p w14:paraId="6550B0DF" w14:textId="77777777" w:rsidR="00C2470B" w:rsidRPr="00CE081D" w:rsidRDefault="00C2470B" w:rsidP="00663133">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5EED92EC" w14:textId="74DA8F5E" w:rsidR="00C2470B" w:rsidRPr="00CE081D" w:rsidRDefault="00C2470B" w:rsidP="00C2470B">
            <w:pPr>
              <w:spacing w:after="60"/>
              <w:contextualSpacing/>
              <w:rPr>
                <w:rFonts w:ascii="Tahoma" w:hAnsi="Tahoma" w:cs="Tahoma"/>
              </w:rPr>
            </w:pPr>
            <w:r w:rsidRPr="00CE081D">
              <w:rPr>
                <w:rFonts w:ascii="Tahoma" w:hAnsi="Tahoma" w:cs="Tahoma"/>
              </w:rPr>
              <w:t>-</w:t>
            </w:r>
          </w:p>
        </w:tc>
      </w:tr>
      <w:tr w:rsidR="00C2470B" w:rsidRPr="00CE081D" w14:paraId="5A9377FD" w14:textId="77777777" w:rsidTr="00663133">
        <w:trPr>
          <w:cantSplit/>
          <w:trHeight w:val="72"/>
          <w:tblHeader/>
        </w:trPr>
        <w:tc>
          <w:tcPr>
            <w:tcW w:w="671" w:type="pct"/>
            <w:shd w:val="clear" w:color="auto" w:fill="D9D9D9" w:themeFill="background1" w:themeFillShade="D9"/>
            <w:vAlign w:val="center"/>
          </w:tcPr>
          <w:p w14:paraId="7FD1CE2F" w14:textId="77777777" w:rsidR="00C2470B" w:rsidRPr="00CE081D" w:rsidRDefault="00C2470B" w:rsidP="00663133">
            <w:pPr>
              <w:rPr>
                <w:rFonts w:ascii="Tahoma" w:hAnsi="Tahoma" w:cs="Tahoma"/>
                <w:b/>
                <w:iCs/>
              </w:rPr>
            </w:pPr>
            <w:r w:rsidRPr="00CE081D">
              <w:rPr>
                <w:rFonts w:ascii="Tahoma" w:hAnsi="Tahoma" w:cs="Tahoma"/>
                <w:b/>
                <w:iCs/>
              </w:rPr>
              <w:t>UI Image</w:t>
            </w:r>
          </w:p>
        </w:tc>
        <w:tc>
          <w:tcPr>
            <w:tcW w:w="4329" w:type="pct"/>
            <w:vAlign w:val="center"/>
          </w:tcPr>
          <w:p w14:paraId="2EDFCBA0" w14:textId="72475931" w:rsidR="00C2470B" w:rsidRPr="00CE081D" w:rsidRDefault="00C2470B" w:rsidP="00C2470B">
            <w:pPr>
              <w:spacing w:after="60"/>
              <w:contextualSpacing/>
              <w:rPr>
                <w:rFonts w:ascii="Tahoma" w:hAnsi="Tahoma" w:cs="Tahoma"/>
              </w:rPr>
            </w:pPr>
            <w:r w:rsidRPr="00CE081D">
              <w:rPr>
                <w:rFonts w:ascii="Tahoma" w:hAnsi="Tahoma" w:cs="Tahoma"/>
              </w:rPr>
              <w:t xml:space="preserve">-       </w:t>
            </w:r>
          </w:p>
        </w:tc>
      </w:tr>
      <w:tr w:rsidR="00C2470B" w:rsidRPr="00CE081D" w14:paraId="7824496D" w14:textId="77777777" w:rsidTr="00663133">
        <w:trPr>
          <w:cantSplit/>
          <w:trHeight w:val="72"/>
          <w:tblHeader/>
        </w:trPr>
        <w:tc>
          <w:tcPr>
            <w:tcW w:w="671" w:type="pct"/>
            <w:shd w:val="clear" w:color="auto" w:fill="D9D9D9" w:themeFill="background1" w:themeFillShade="D9"/>
            <w:vAlign w:val="center"/>
          </w:tcPr>
          <w:p w14:paraId="666F0DF5" w14:textId="77777777" w:rsidR="00C2470B" w:rsidRPr="00CE081D" w:rsidRDefault="00C2470B" w:rsidP="00663133">
            <w:pPr>
              <w:rPr>
                <w:rFonts w:ascii="Tahoma" w:hAnsi="Tahoma" w:cs="Tahoma"/>
                <w:b/>
                <w:iCs/>
              </w:rPr>
            </w:pPr>
            <w:r w:rsidRPr="00CE081D">
              <w:rPr>
                <w:rFonts w:ascii="Tahoma" w:hAnsi="Tahoma" w:cs="Tahoma"/>
                <w:b/>
                <w:iCs/>
              </w:rPr>
              <w:t>Frequency of Usage</w:t>
            </w:r>
          </w:p>
        </w:tc>
        <w:tc>
          <w:tcPr>
            <w:tcW w:w="4329" w:type="pct"/>
            <w:vAlign w:val="center"/>
          </w:tcPr>
          <w:p w14:paraId="4D77632B" w14:textId="441572DE" w:rsidR="00C2470B" w:rsidRPr="00CE081D" w:rsidRDefault="00C2470B" w:rsidP="00663133">
            <w:pPr>
              <w:spacing w:after="60"/>
              <w:contextualSpacing/>
              <w:rPr>
                <w:rFonts w:ascii="Tahoma" w:hAnsi="Tahoma" w:cs="Tahoma"/>
              </w:rPr>
            </w:pPr>
            <w:r w:rsidRPr="00CE081D">
              <w:rPr>
                <w:rFonts w:ascii="Tahoma" w:hAnsi="Tahoma" w:cs="Tahoma"/>
              </w:rPr>
              <w:t>Always</w:t>
            </w:r>
          </w:p>
        </w:tc>
      </w:tr>
      <w:tr w:rsidR="00C2470B" w:rsidRPr="00CE081D" w14:paraId="04CCBAA3" w14:textId="77777777" w:rsidTr="00C2470B">
        <w:trPr>
          <w:cantSplit/>
          <w:trHeight w:val="453"/>
          <w:tblHeader/>
        </w:trPr>
        <w:tc>
          <w:tcPr>
            <w:tcW w:w="671" w:type="pct"/>
            <w:shd w:val="clear" w:color="auto" w:fill="D9D9D9" w:themeFill="background1" w:themeFillShade="D9"/>
            <w:vAlign w:val="center"/>
          </w:tcPr>
          <w:p w14:paraId="2321CE84" w14:textId="77777777" w:rsidR="00C2470B" w:rsidRPr="00CE081D" w:rsidRDefault="00C2470B" w:rsidP="00663133">
            <w:pPr>
              <w:rPr>
                <w:rFonts w:ascii="Tahoma" w:hAnsi="Tahoma" w:cs="Tahoma"/>
                <w:b/>
                <w:iCs/>
              </w:rPr>
            </w:pPr>
            <w:r w:rsidRPr="00CE081D">
              <w:rPr>
                <w:rFonts w:ascii="Tahoma" w:hAnsi="Tahoma" w:cs="Tahoma"/>
                <w:b/>
                <w:iCs/>
              </w:rPr>
              <w:t>Notes</w:t>
            </w:r>
          </w:p>
        </w:tc>
        <w:tc>
          <w:tcPr>
            <w:tcW w:w="4329" w:type="pct"/>
            <w:vAlign w:val="center"/>
          </w:tcPr>
          <w:p w14:paraId="62FC516D" w14:textId="77777777" w:rsidR="00C2470B" w:rsidRPr="00CE081D" w:rsidRDefault="00C2470B" w:rsidP="00663133">
            <w:pPr>
              <w:spacing w:after="60"/>
              <w:contextualSpacing/>
              <w:rPr>
                <w:rFonts w:ascii="Tahoma" w:hAnsi="Tahoma" w:cs="Tahoma"/>
              </w:rPr>
            </w:pPr>
            <w:r w:rsidRPr="00CE081D">
              <w:rPr>
                <w:rFonts w:ascii="Tahoma" w:hAnsi="Tahoma" w:cs="Tahoma"/>
              </w:rPr>
              <w:t>-</w:t>
            </w:r>
          </w:p>
        </w:tc>
      </w:tr>
    </w:tbl>
    <w:p w14:paraId="00F0A70D" w14:textId="69A484CE" w:rsidR="00362901" w:rsidRPr="00CE081D" w:rsidRDefault="00362901" w:rsidP="00362901">
      <w:pPr>
        <w:pStyle w:val="Heading3"/>
        <w:rPr>
          <w:rFonts w:ascii="Tahoma" w:hAnsi="Tahoma" w:cs="Tahoma"/>
        </w:rPr>
      </w:pPr>
      <w:bookmarkStart w:id="112" w:name="_Toc465763592"/>
      <w:r w:rsidRPr="00CE081D">
        <w:rPr>
          <w:rFonts w:ascii="Tahoma" w:hAnsi="Tahoma" w:cs="Tahoma"/>
        </w:rPr>
        <w:t>Send Location</w:t>
      </w:r>
      <w:bookmarkEnd w:id="112"/>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362901" w:rsidRPr="00CE081D" w14:paraId="3A046A5D" w14:textId="77777777" w:rsidTr="00663133">
        <w:trPr>
          <w:cantSplit/>
          <w:trHeight w:val="72"/>
          <w:tblHeader/>
        </w:trPr>
        <w:tc>
          <w:tcPr>
            <w:tcW w:w="671" w:type="pct"/>
            <w:shd w:val="clear" w:color="auto" w:fill="D9D9D9" w:themeFill="background1" w:themeFillShade="D9"/>
            <w:vAlign w:val="center"/>
          </w:tcPr>
          <w:p w14:paraId="2B4540CA" w14:textId="77777777" w:rsidR="00362901" w:rsidRPr="00CE081D" w:rsidRDefault="00362901" w:rsidP="00663133">
            <w:pPr>
              <w:rPr>
                <w:rFonts w:ascii="Tahoma" w:hAnsi="Tahoma" w:cs="Tahoma"/>
                <w:b/>
                <w:iCs/>
              </w:rPr>
            </w:pPr>
            <w:r w:rsidRPr="00CE081D">
              <w:rPr>
                <w:rFonts w:ascii="Tahoma" w:hAnsi="Tahoma" w:cs="Tahoma"/>
                <w:b/>
              </w:rPr>
              <w:t>UC ID</w:t>
            </w:r>
          </w:p>
        </w:tc>
        <w:tc>
          <w:tcPr>
            <w:tcW w:w="4329" w:type="pct"/>
            <w:vAlign w:val="center"/>
          </w:tcPr>
          <w:p w14:paraId="1AD35F86" w14:textId="3463FC50" w:rsidR="00362901" w:rsidRPr="00CE081D" w:rsidRDefault="00362901" w:rsidP="00663133">
            <w:pPr>
              <w:spacing w:after="60"/>
              <w:contextualSpacing/>
              <w:rPr>
                <w:rFonts w:ascii="Tahoma" w:hAnsi="Tahoma" w:cs="Tahoma"/>
                <w:iCs/>
              </w:rPr>
            </w:pPr>
            <w:r w:rsidRPr="00CE081D">
              <w:rPr>
                <w:rFonts w:ascii="Tahoma" w:hAnsi="Tahoma" w:cs="Tahoma"/>
                <w:iCs/>
              </w:rPr>
              <w:t>UC-2</w:t>
            </w:r>
            <w:r w:rsidR="00B53C7F" w:rsidRPr="00CE081D">
              <w:rPr>
                <w:rFonts w:ascii="Tahoma" w:hAnsi="Tahoma" w:cs="Tahoma"/>
                <w:iCs/>
              </w:rPr>
              <w:t>8</w:t>
            </w:r>
          </w:p>
        </w:tc>
      </w:tr>
      <w:tr w:rsidR="00362901" w:rsidRPr="00CE081D" w14:paraId="429BDFC5" w14:textId="77777777" w:rsidTr="00663133">
        <w:trPr>
          <w:cantSplit/>
          <w:trHeight w:val="72"/>
          <w:tblHeader/>
        </w:trPr>
        <w:tc>
          <w:tcPr>
            <w:tcW w:w="671" w:type="pct"/>
            <w:shd w:val="clear" w:color="auto" w:fill="D9D9D9" w:themeFill="background1" w:themeFillShade="D9"/>
            <w:vAlign w:val="center"/>
          </w:tcPr>
          <w:p w14:paraId="56714956" w14:textId="77777777" w:rsidR="00362901" w:rsidRPr="00CE081D" w:rsidRDefault="00362901" w:rsidP="00663133">
            <w:pPr>
              <w:rPr>
                <w:rFonts w:ascii="Tahoma" w:hAnsi="Tahoma" w:cs="Tahoma"/>
                <w:b/>
                <w:iCs/>
              </w:rPr>
            </w:pPr>
            <w:r w:rsidRPr="00CE081D">
              <w:rPr>
                <w:rFonts w:ascii="Tahoma" w:hAnsi="Tahoma" w:cs="Tahoma"/>
                <w:b/>
                <w:iCs/>
              </w:rPr>
              <w:t>Description</w:t>
            </w:r>
          </w:p>
        </w:tc>
        <w:tc>
          <w:tcPr>
            <w:tcW w:w="4329" w:type="pct"/>
            <w:vAlign w:val="center"/>
          </w:tcPr>
          <w:p w14:paraId="53175EC7" w14:textId="239EA846" w:rsidR="00362901" w:rsidRPr="00CE081D" w:rsidRDefault="00362901" w:rsidP="00362901">
            <w:pPr>
              <w:spacing w:after="60"/>
              <w:contextualSpacing/>
              <w:rPr>
                <w:rFonts w:ascii="Tahoma" w:hAnsi="Tahoma" w:cs="Tahoma"/>
              </w:rPr>
            </w:pPr>
            <w:r w:rsidRPr="00CE081D">
              <w:rPr>
                <w:rFonts w:ascii="Tahoma" w:hAnsi="Tahoma" w:cs="Tahoma"/>
              </w:rPr>
              <w:t>Use Case for sending device location to backend</w:t>
            </w:r>
          </w:p>
        </w:tc>
      </w:tr>
      <w:tr w:rsidR="00362901" w:rsidRPr="00CE081D" w14:paraId="01A9EB3F" w14:textId="77777777" w:rsidTr="00663133">
        <w:trPr>
          <w:cantSplit/>
          <w:trHeight w:val="257"/>
          <w:tblHeader/>
        </w:trPr>
        <w:tc>
          <w:tcPr>
            <w:tcW w:w="671" w:type="pct"/>
            <w:shd w:val="clear" w:color="auto" w:fill="D9D9D9" w:themeFill="background1" w:themeFillShade="D9"/>
            <w:vAlign w:val="center"/>
          </w:tcPr>
          <w:p w14:paraId="70E45C7C" w14:textId="77777777" w:rsidR="00362901" w:rsidRPr="00CE081D" w:rsidRDefault="00362901" w:rsidP="00663133">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03BCEBAD" w14:textId="2CA4E87C" w:rsidR="00362901" w:rsidRPr="00CE081D" w:rsidRDefault="00362901" w:rsidP="00663133">
            <w:pPr>
              <w:spacing w:after="60"/>
              <w:contextualSpacing/>
              <w:rPr>
                <w:rFonts w:ascii="Tahoma" w:hAnsi="Tahoma" w:cs="Tahoma"/>
              </w:rPr>
            </w:pPr>
            <w:r w:rsidRPr="00CE081D">
              <w:rPr>
                <w:rFonts w:ascii="Tahoma" w:hAnsi="Tahoma" w:cs="Tahoma"/>
              </w:rPr>
              <w:t>FR-5</w:t>
            </w:r>
            <w:r w:rsidR="000F0024" w:rsidRPr="00CE081D">
              <w:rPr>
                <w:rFonts w:ascii="Tahoma" w:hAnsi="Tahoma" w:cs="Tahoma"/>
              </w:rPr>
              <w:t xml:space="preserve"> - The app shall implement push notification message</w:t>
            </w:r>
          </w:p>
        </w:tc>
      </w:tr>
      <w:tr w:rsidR="00362901" w:rsidRPr="00CE081D" w14:paraId="0F7D257F" w14:textId="77777777" w:rsidTr="00663133">
        <w:trPr>
          <w:cantSplit/>
          <w:trHeight w:val="72"/>
          <w:tblHeader/>
        </w:trPr>
        <w:tc>
          <w:tcPr>
            <w:tcW w:w="671" w:type="pct"/>
            <w:shd w:val="clear" w:color="auto" w:fill="D9D9D9" w:themeFill="background1" w:themeFillShade="D9"/>
            <w:vAlign w:val="center"/>
          </w:tcPr>
          <w:p w14:paraId="6EB2877B" w14:textId="77777777" w:rsidR="00362901" w:rsidRPr="00CE081D" w:rsidRDefault="00362901" w:rsidP="00663133">
            <w:pPr>
              <w:rPr>
                <w:rFonts w:ascii="Tahoma" w:hAnsi="Tahoma" w:cs="Tahoma"/>
                <w:b/>
                <w:iCs/>
              </w:rPr>
            </w:pPr>
            <w:r w:rsidRPr="00CE081D">
              <w:rPr>
                <w:rFonts w:ascii="Tahoma" w:hAnsi="Tahoma" w:cs="Tahoma"/>
                <w:b/>
                <w:iCs/>
              </w:rPr>
              <w:t>Actor</w:t>
            </w:r>
          </w:p>
        </w:tc>
        <w:tc>
          <w:tcPr>
            <w:tcW w:w="4329" w:type="pct"/>
            <w:vAlign w:val="center"/>
          </w:tcPr>
          <w:p w14:paraId="52047158" w14:textId="0B48A787" w:rsidR="00362901" w:rsidRPr="00CE081D" w:rsidRDefault="00362901" w:rsidP="00663133">
            <w:pPr>
              <w:spacing w:after="60"/>
              <w:contextualSpacing/>
              <w:rPr>
                <w:rFonts w:ascii="Tahoma" w:hAnsi="Tahoma" w:cs="Tahoma"/>
              </w:rPr>
            </w:pPr>
            <w:r w:rsidRPr="00CE081D">
              <w:rPr>
                <w:rFonts w:ascii="Tahoma" w:hAnsi="Tahoma" w:cs="Tahoma"/>
              </w:rPr>
              <w:t>Backend</w:t>
            </w:r>
          </w:p>
        </w:tc>
      </w:tr>
      <w:tr w:rsidR="00362901" w:rsidRPr="00CE081D" w14:paraId="647ACD62" w14:textId="77777777" w:rsidTr="00663133">
        <w:trPr>
          <w:cantSplit/>
          <w:trHeight w:val="550"/>
          <w:tblHeader/>
        </w:trPr>
        <w:tc>
          <w:tcPr>
            <w:tcW w:w="671" w:type="pct"/>
            <w:shd w:val="clear" w:color="auto" w:fill="D9D9D9" w:themeFill="background1" w:themeFillShade="D9"/>
            <w:vAlign w:val="center"/>
          </w:tcPr>
          <w:p w14:paraId="4F143B86" w14:textId="77777777" w:rsidR="00362901" w:rsidRPr="00CE081D" w:rsidRDefault="00362901" w:rsidP="00663133">
            <w:pPr>
              <w:rPr>
                <w:rFonts w:ascii="Tahoma" w:hAnsi="Tahoma" w:cs="Tahoma"/>
                <w:b/>
                <w:iCs/>
              </w:rPr>
            </w:pPr>
            <w:r w:rsidRPr="00CE081D">
              <w:rPr>
                <w:rFonts w:ascii="Tahoma" w:hAnsi="Tahoma" w:cs="Tahoma"/>
                <w:b/>
                <w:iCs/>
              </w:rPr>
              <w:t>Pre-Condition</w:t>
            </w:r>
          </w:p>
        </w:tc>
        <w:tc>
          <w:tcPr>
            <w:tcW w:w="4329" w:type="pct"/>
            <w:vAlign w:val="center"/>
          </w:tcPr>
          <w:p w14:paraId="563C5AF8" w14:textId="7055C685" w:rsidR="00362901" w:rsidRPr="00CE081D" w:rsidRDefault="00362901" w:rsidP="00362901">
            <w:pPr>
              <w:spacing w:after="60"/>
              <w:contextualSpacing/>
              <w:rPr>
                <w:rFonts w:ascii="Tahoma" w:hAnsi="Tahoma" w:cs="Tahoma"/>
              </w:rPr>
            </w:pPr>
            <w:r w:rsidRPr="00CE081D">
              <w:rPr>
                <w:rFonts w:ascii="Tahoma" w:hAnsi="Tahoma" w:cs="Tahoma"/>
              </w:rPr>
              <w:t>Device has logged in to application</w:t>
            </w:r>
          </w:p>
        </w:tc>
      </w:tr>
      <w:tr w:rsidR="00362901" w:rsidRPr="00CE081D" w14:paraId="5B0090BC" w14:textId="77777777" w:rsidTr="00663133">
        <w:trPr>
          <w:cantSplit/>
          <w:trHeight w:val="72"/>
          <w:tblHeader/>
        </w:trPr>
        <w:tc>
          <w:tcPr>
            <w:tcW w:w="671" w:type="pct"/>
            <w:shd w:val="clear" w:color="auto" w:fill="D9D9D9" w:themeFill="background1" w:themeFillShade="D9"/>
            <w:vAlign w:val="center"/>
          </w:tcPr>
          <w:p w14:paraId="56261B04" w14:textId="77777777" w:rsidR="00362901" w:rsidRPr="00CE081D" w:rsidRDefault="00362901" w:rsidP="00663133">
            <w:pPr>
              <w:rPr>
                <w:rFonts w:ascii="Tahoma" w:hAnsi="Tahoma" w:cs="Tahoma"/>
                <w:b/>
                <w:iCs/>
              </w:rPr>
            </w:pPr>
            <w:r w:rsidRPr="00CE081D">
              <w:rPr>
                <w:rFonts w:ascii="Tahoma" w:hAnsi="Tahoma" w:cs="Tahoma"/>
                <w:b/>
                <w:iCs/>
              </w:rPr>
              <w:t>Trigger</w:t>
            </w:r>
          </w:p>
        </w:tc>
        <w:tc>
          <w:tcPr>
            <w:tcW w:w="4329" w:type="pct"/>
            <w:vAlign w:val="center"/>
          </w:tcPr>
          <w:p w14:paraId="0EE7504F" w14:textId="16F6E6B4" w:rsidR="00362901" w:rsidRPr="00CE081D" w:rsidRDefault="00362901" w:rsidP="00663133">
            <w:pPr>
              <w:spacing w:after="60"/>
              <w:contextualSpacing/>
              <w:rPr>
                <w:rFonts w:ascii="Tahoma" w:hAnsi="Tahoma" w:cs="Tahoma"/>
              </w:rPr>
            </w:pPr>
            <w:r w:rsidRPr="00CE081D">
              <w:rPr>
                <w:rFonts w:ascii="Tahoma" w:hAnsi="Tahoma" w:cs="Tahoma"/>
              </w:rPr>
              <w:t>Silent push notification</w:t>
            </w:r>
          </w:p>
        </w:tc>
      </w:tr>
      <w:tr w:rsidR="00362901" w:rsidRPr="00CE081D" w14:paraId="252AECEF" w14:textId="77777777" w:rsidTr="00663133">
        <w:trPr>
          <w:cantSplit/>
          <w:trHeight w:val="72"/>
          <w:tblHeader/>
        </w:trPr>
        <w:tc>
          <w:tcPr>
            <w:tcW w:w="671" w:type="pct"/>
            <w:shd w:val="clear" w:color="auto" w:fill="D9D9D9" w:themeFill="background1" w:themeFillShade="D9"/>
            <w:vAlign w:val="center"/>
          </w:tcPr>
          <w:p w14:paraId="3FBD5251" w14:textId="77777777" w:rsidR="00362901" w:rsidRPr="00CE081D" w:rsidRDefault="00362901" w:rsidP="00663133">
            <w:pPr>
              <w:rPr>
                <w:rFonts w:ascii="Tahoma" w:hAnsi="Tahoma" w:cs="Tahoma"/>
                <w:b/>
                <w:iCs/>
              </w:rPr>
            </w:pPr>
            <w:r w:rsidRPr="00CE081D">
              <w:rPr>
                <w:rFonts w:ascii="Tahoma" w:hAnsi="Tahoma" w:cs="Tahoma"/>
                <w:b/>
                <w:iCs/>
              </w:rPr>
              <w:t>Normal Scenarios</w:t>
            </w:r>
          </w:p>
        </w:tc>
        <w:tc>
          <w:tcPr>
            <w:tcW w:w="4329" w:type="pct"/>
            <w:vAlign w:val="center"/>
          </w:tcPr>
          <w:p w14:paraId="5D0BB4FB" w14:textId="448BF68C" w:rsidR="00362901" w:rsidRPr="00CE081D" w:rsidRDefault="00362901" w:rsidP="00362901">
            <w:pPr>
              <w:pStyle w:val="UseCase1"/>
              <w:rPr>
                <w:rFonts w:ascii="Tahoma" w:hAnsi="Tahoma" w:cs="Tahoma"/>
                <w:b w:val="0"/>
                <w:sz w:val="20"/>
                <w:szCs w:val="20"/>
              </w:rPr>
            </w:pPr>
            <w:r w:rsidRPr="00CE081D">
              <w:rPr>
                <w:rFonts w:ascii="Tahoma" w:hAnsi="Tahoma" w:cs="Tahoma"/>
                <w:b w:val="0"/>
                <w:sz w:val="20"/>
                <w:szCs w:val="20"/>
              </w:rPr>
              <w:t>Application send current location to backend</w:t>
            </w:r>
          </w:p>
        </w:tc>
      </w:tr>
      <w:tr w:rsidR="00362901" w:rsidRPr="00CE081D" w14:paraId="6D51132D" w14:textId="77777777" w:rsidTr="00663133">
        <w:trPr>
          <w:cantSplit/>
          <w:trHeight w:val="480"/>
          <w:tblHeader/>
        </w:trPr>
        <w:tc>
          <w:tcPr>
            <w:tcW w:w="671" w:type="pct"/>
            <w:shd w:val="clear" w:color="auto" w:fill="D9D9D9" w:themeFill="background1" w:themeFillShade="D9"/>
            <w:vAlign w:val="center"/>
          </w:tcPr>
          <w:p w14:paraId="7AD047F0" w14:textId="77777777" w:rsidR="00362901" w:rsidRPr="00CE081D" w:rsidRDefault="00362901" w:rsidP="00663133">
            <w:pPr>
              <w:rPr>
                <w:rFonts w:ascii="Tahoma" w:hAnsi="Tahoma" w:cs="Tahoma"/>
                <w:b/>
                <w:iCs/>
              </w:rPr>
            </w:pPr>
            <w:r w:rsidRPr="00CE081D">
              <w:rPr>
                <w:rFonts w:ascii="Tahoma" w:hAnsi="Tahoma" w:cs="Tahoma"/>
                <w:b/>
                <w:iCs/>
              </w:rPr>
              <w:t>UI Validation</w:t>
            </w:r>
          </w:p>
        </w:tc>
        <w:tc>
          <w:tcPr>
            <w:tcW w:w="4329" w:type="pct"/>
            <w:vAlign w:val="center"/>
          </w:tcPr>
          <w:p w14:paraId="2364CE75" w14:textId="77777777" w:rsidR="00362901" w:rsidRPr="00CE081D" w:rsidRDefault="00362901" w:rsidP="00663133">
            <w:pPr>
              <w:spacing w:after="60"/>
              <w:contextualSpacing/>
              <w:rPr>
                <w:rFonts w:ascii="Tahoma" w:hAnsi="Tahoma" w:cs="Tahoma"/>
              </w:rPr>
            </w:pPr>
            <w:r w:rsidRPr="00CE081D">
              <w:rPr>
                <w:rFonts w:ascii="Tahoma" w:hAnsi="Tahoma" w:cs="Tahoma"/>
              </w:rPr>
              <w:t>-</w:t>
            </w:r>
          </w:p>
        </w:tc>
      </w:tr>
      <w:tr w:rsidR="00362901" w:rsidRPr="00CE081D" w14:paraId="197A707E" w14:textId="77777777" w:rsidTr="00663133">
        <w:trPr>
          <w:cantSplit/>
          <w:trHeight w:val="72"/>
          <w:tblHeader/>
        </w:trPr>
        <w:tc>
          <w:tcPr>
            <w:tcW w:w="671" w:type="pct"/>
            <w:shd w:val="clear" w:color="auto" w:fill="D9D9D9" w:themeFill="background1" w:themeFillShade="D9"/>
            <w:vAlign w:val="center"/>
          </w:tcPr>
          <w:p w14:paraId="5A5999C9" w14:textId="77777777" w:rsidR="00362901" w:rsidRPr="00CE081D" w:rsidRDefault="00362901" w:rsidP="00663133">
            <w:pPr>
              <w:rPr>
                <w:rFonts w:ascii="Tahoma" w:hAnsi="Tahoma" w:cs="Tahoma"/>
                <w:b/>
                <w:iCs/>
              </w:rPr>
            </w:pPr>
            <w:r w:rsidRPr="00CE081D">
              <w:rPr>
                <w:rFonts w:ascii="Tahoma" w:hAnsi="Tahoma" w:cs="Tahoma"/>
                <w:b/>
                <w:iCs/>
              </w:rPr>
              <w:t>Business Rules</w:t>
            </w:r>
          </w:p>
        </w:tc>
        <w:tc>
          <w:tcPr>
            <w:tcW w:w="4329" w:type="pct"/>
            <w:vAlign w:val="center"/>
          </w:tcPr>
          <w:p w14:paraId="3A6D9859" w14:textId="25ADBF00" w:rsidR="00362901" w:rsidRPr="00CE081D" w:rsidRDefault="00362901" w:rsidP="00663133">
            <w:pPr>
              <w:spacing w:after="60"/>
              <w:contextualSpacing/>
              <w:rPr>
                <w:rFonts w:ascii="Tahoma" w:hAnsi="Tahoma" w:cs="Tahoma"/>
              </w:rPr>
            </w:pPr>
            <w:r w:rsidRPr="00CE081D">
              <w:rPr>
                <w:rFonts w:ascii="Tahoma" w:hAnsi="Tahoma" w:cs="Tahoma"/>
              </w:rPr>
              <w:t xml:space="preserve">This has to be done silently, user </w:t>
            </w:r>
            <w:proofErr w:type="spellStart"/>
            <w:r w:rsidRPr="00CE081D">
              <w:rPr>
                <w:rFonts w:ascii="Tahoma" w:hAnsi="Tahoma" w:cs="Tahoma"/>
              </w:rPr>
              <w:t>doen’t</w:t>
            </w:r>
            <w:proofErr w:type="spellEnd"/>
            <w:r w:rsidRPr="00CE081D">
              <w:rPr>
                <w:rFonts w:ascii="Tahoma" w:hAnsi="Tahoma" w:cs="Tahoma"/>
              </w:rPr>
              <w:t xml:space="preserve"> have to know</w:t>
            </w:r>
          </w:p>
        </w:tc>
      </w:tr>
      <w:tr w:rsidR="00362901" w:rsidRPr="00CE081D" w14:paraId="514E6AF7" w14:textId="77777777" w:rsidTr="00663133">
        <w:trPr>
          <w:cantSplit/>
          <w:trHeight w:val="72"/>
          <w:tblHeader/>
        </w:trPr>
        <w:tc>
          <w:tcPr>
            <w:tcW w:w="671" w:type="pct"/>
            <w:shd w:val="clear" w:color="auto" w:fill="D9D9D9" w:themeFill="background1" w:themeFillShade="D9"/>
            <w:vAlign w:val="center"/>
          </w:tcPr>
          <w:p w14:paraId="093A434E" w14:textId="48243613" w:rsidR="00362901" w:rsidRPr="00CE081D" w:rsidRDefault="00362901" w:rsidP="00663133">
            <w:pPr>
              <w:rPr>
                <w:rFonts w:ascii="Tahoma" w:hAnsi="Tahoma" w:cs="Tahoma"/>
                <w:b/>
                <w:iCs/>
              </w:rPr>
            </w:pPr>
            <w:r w:rsidRPr="00CE081D">
              <w:rPr>
                <w:rFonts w:ascii="Tahoma" w:hAnsi="Tahoma" w:cs="Tahoma"/>
                <w:b/>
                <w:iCs/>
              </w:rPr>
              <w:t>Success Result</w:t>
            </w:r>
          </w:p>
        </w:tc>
        <w:tc>
          <w:tcPr>
            <w:tcW w:w="4329" w:type="pct"/>
            <w:vAlign w:val="center"/>
          </w:tcPr>
          <w:p w14:paraId="1B34BD49" w14:textId="77777777" w:rsidR="00362901" w:rsidRPr="00CE081D" w:rsidRDefault="00362901" w:rsidP="00663133">
            <w:pPr>
              <w:spacing w:after="60"/>
              <w:contextualSpacing/>
              <w:rPr>
                <w:rFonts w:ascii="Tahoma" w:hAnsi="Tahoma" w:cs="Tahoma"/>
              </w:rPr>
            </w:pPr>
            <w:r w:rsidRPr="00CE081D">
              <w:rPr>
                <w:rFonts w:ascii="Tahoma" w:hAnsi="Tahoma" w:cs="Tahoma"/>
              </w:rPr>
              <w:t>-</w:t>
            </w:r>
          </w:p>
        </w:tc>
      </w:tr>
      <w:tr w:rsidR="00362901" w:rsidRPr="00CE081D" w14:paraId="2A4645B0" w14:textId="77777777" w:rsidTr="00663133">
        <w:trPr>
          <w:cantSplit/>
          <w:trHeight w:val="522"/>
          <w:tblHeader/>
        </w:trPr>
        <w:tc>
          <w:tcPr>
            <w:tcW w:w="671" w:type="pct"/>
            <w:shd w:val="clear" w:color="auto" w:fill="D9D9D9" w:themeFill="background1" w:themeFillShade="D9"/>
            <w:vAlign w:val="center"/>
          </w:tcPr>
          <w:p w14:paraId="486A7094" w14:textId="77777777" w:rsidR="00362901" w:rsidRPr="00CE081D" w:rsidRDefault="00362901" w:rsidP="00663133">
            <w:pPr>
              <w:rPr>
                <w:rFonts w:ascii="Tahoma" w:hAnsi="Tahoma" w:cs="Tahoma"/>
                <w:b/>
                <w:iCs/>
              </w:rPr>
            </w:pPr>
            <w:r w:rsidRPr="00CE081D">
              <w:rPr>
                <w:rFonts w:ascii="Tahoma" w:hAnsi="Tahoma" w:cs="Tahoma"/>
                <w:b/>
                <w:iCs/>
              </w:rPr>
              <w:t>Minimal Result</w:t>
            </w:r>
          </w:p>
        </w:tc>
        <w:tc>
          <w:tcPr>
            <w:tcW w:w="4329" w:type="pct"/>
            <w:vAlign w:val="center"/>
          </w:tcPr>
          <w:p w14:paraId="366DB85B" w14:textId="77777777" w:rsidR="00362901" w:rsidRPr="00CE081D" w:rsidRDefault="00362901" w:rsidP="00663133">
            <w:pPr>
              <w:spacing w:after="60"/>
              <w:contextualSpacing/>
              <w:rPr>
                <w:rFonts w:ascii="Tahoma" w:hAnsi="Tahoma" w:cs="Tahoma"/>
              </w:rPr>
            </w:pPr>
            <w:r w:rsidRPr="00CE081D">
              <w:rPr>
                <w:rFonts w:ascii="Tahoma" w:hAnsi="Tahoma" w:cs="Tahoma"/>
              </w:rPr>
              <w:t>-</w:t>
            </w:r>
          </w:p>
        </w:tc>
      </w:tr>
      <w:tr w:rsidR="00362901" w:rsidRPr="00CE081D" w14:paraId="3FEEFAEE" w14:textId="77777777" w:rsidTr="00663133">
        <w:trPr>
          <w:cantSplit/>
          <w:trHeight w:val="72"/>
          <w:tblHeader/>
        </w:trPr>
        <w:tc>
          <w:tcPr>
            <w:tcW w:w="671" w:type="pct"/>
            <w:shd w:val="clear" w:color="auto" w:fill="D9D9D9" w:themeFill="background1" w:themeFillShade="D9"/>
            <w:vAlign w:val="center"/>
          </w:tcPr>
          <w:p w14:paraId="64EC477A" w14:textId="77777777" w:rsidR="00362901" w:rsidRPr="00CE081D" w:rsidRDefault="00362901" w:rsidP="00663133">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577F0BA7" w14:textId="77777777" w:rsidR="00362901" w:rsidRPr="00CE081D" w:rsidRDefault="00362901" w:rsidP="00663133">
            <w:pPr>
              <w:spacing w:after="60"/>
              <w:contextualSpacing/>
              <w:rPr>
                <w:rFonts w:ascii="Tahoma" w:hAnsi="Tahoma" w:cs="Tahoma"/>
              </w:rPr>
            </w:pPr>
            <w:r w:rsidRPr="00CE081D">
              <w:rPr>
                <w:rFonts w:ascii="Tahoma" w:hAnsi="Tahoma" w:cs="Tahoma"/>
              </w:rPr>
              <w:t>-</w:t>
            </w:r>
          </w:p>
        </w:tc>
      </w:tr>
      <w:tr w:rsidR="00362901" w:rsidRPr="00CE081D" w14:paraId="3BB5D35A" w14:textId="77777777" w:rsidTr="00663133">
        <w:trPr>
          <w:cantSplit/>
          <w:trHeight w:val="72"/>
          <w:tblHeader/>
        </w:trPr>
        <w:tc>
          <w:tcPr>
            <w:tcW w:w="671" w:type="pct"/>
            <w:shd w:val="clear" w:color="auto" w:fill="D9D9D9" w:themeFill="background1" w:themeFillShade="D9"/>
            <w:vAlign w:val="center"/>
          </w:tcPr>
          <w:p w14:paraId="4E1D6091" w14:textId="77777777" w:rsidR="00362901" w:rsidRPr="00CE081D" w:rsidRDefault="00362901" w:rsidP="00663133">
            <w:pPr>
              <w:rPr>
                <w:rFonts w:ascii="Tahoma" w:hAnsi="Tahoma" w:cs="Tahoma"/>
                <w:b/>
                <w:iCs/>
              </w:rPr>
            </w:pPr>
            <w:r w:rsidRPr="00CE081D">
              <w:rPr>
                <w:rFonts w:ascii="Tahoma" w:hAnsi="Tahoma" w:cs="Tahoma"/>
                <w:b/>
                <w:iCs/>
              </w:rPr>
              <w:t>UI Image</w:t>
            </w:r>
          </w:p>
        </w:tc>
        <w:tc>
          <w:tcPr>
            <w:tcW w:w="4329" w:type="pct"/>
            <w:vAlign w:val="center"/>
          </w:tcPr>
          <w:p w14:paraId="580E67ED" w14:textId="77777777" w:rsidR="00362901" w:rsidRPr="00CE081D" w:rsidRDefault="00362901" w:rsidP="00663133">
            <w:pPr>
              <w:spacing w:after="60"/>
              <w:contextualSpacing/>
              <w:rPr>
                <w:rFonts w:ascii="Tahoma" w:hAnsi="Tahoma" w:cs="Tahoma"/>
              </w:rPr>
            </w:pPr>
            <w:r w:rsidRPr="00CE081D">
              <w:rPr>
                <w:rFonts w:ascii="Tahoma" w:hAnsi="Tahoma" w:cs="Tahoma"/>
              </w:rPr>
              <w:t xml:space="preserve">-       </w:t>
            </w:r>
          </w:p>
        </w:tc>
      </w:tr>
      <w:tr w:rsidR="00362901" w:rsidRPr="00CE081D" w14:paraId="2DF53479" w14:textId="77777777" w:rsidTr="00663133">
        <w:trPr>
          <w:cantSplit/>
          <w:trHeight w:val="72"/>
          <w:tblHeader/>
        </w:trPr>
        <w:tc>
          <w:tcPr>
            <w:tcW w:w="671" w:type="pct"/>
            <w:shd w:val="clear" w:color="auto" w:fill="D9D9D9" w:themeFill="background1" w:themeFillShade="D9"/>
            <w:vAlign w:val="center"/>
          </w:tcPr>
          <w:p w14:paraId="4979FEE2" w14:textId="77777777" w:rsidR="00362901" w:rsidRPr="00CE081D" w:rsidRDefault="00362901" w:rsidP="00663133">
            <w:pPr>
              <w:rPr>
                <w:rFonts w:ascii="Tahoma" w:hAnsi="Tahoma" w:cs="Tahoma"/>
                <w:b/>
                <w:iCs/>
              </w:rPr>
            </w:pPr>
            <w:r w:rsidRPr="00CE081D">
              <w:rPr>
                <w:rFonts w:ascii="Tahoma" w:hAnsi="Tahoma" w:cs="Tahoma"/>
                <w:b/>
                <w:iCs/>
              </w:rPr>
              <w:t>Frequency of Usage</w:t>
            </w:r>
          </w:p>
        </w:tc>
        <w:tc>
          <w:tcPr>
            <w:tcW w:w="4329" w:type="pct"/>
            <w:vAlign w:val="center"/>
          </w:tcPr>
          <w:p w14:paraId="6834001D" w14:textId="2F03C940" w:rsidR="00362901" w:rsidRPr="00CE081D" w:rsidRDefault="00362901" w:rsidP="00663133">
            <w:pPr>
              <w:spacing w:after="60"/>
              <w:contextualSpacing/>
              <w:rPr>
                <w:rFonts w:ascii="Tahoma" w:hAnsi="Tahoma" w:cs="Tahoma"/>
              </w:rPr>
            </w:pPr>
            <w:r w:rsidRPr="00CE081D">
              <w:rPr>
                <w:rFonts w:ascii="Tahoma" w:hAnsi="Tahoma" w:cs="Tahoma"/>
              </w:rPr>
              <w:t>Rarely</w:t>
            </w:r>
          </w:p>
        </w:tc>
      </w:tr>
      <w:tr w:rsidR="00362901" w:rsidRPr="00CE081D" w14:paraId="2CCAFD27" w14:textId="77777777" w:rsidTr="00663133">
        <w:trPr>
          <w:cantSplit/>
          <w:trHeight w:val="453"/>
          <w:tblHeader/>
        </w:trPr>
        <w:tc>
          <w:tcPr>
            <w:tcW w:w="671" w:type="pct"/>
            <w:shd w:val="clear" w:color="auto" w:fill="D9D9D9" w:themeFill="background1" w:themeFillShade="D9"/>
            <w:vAlign w:val="center"/>
          </w:tcPr>
          <w:p w14:paraId="32EADAED" w14:textId="77777777" w:rsidR="00362901" w:rsidRPr="00CE081D" w:rsidRDefault="00362901" w:rsidP="00663133">
            <w:pPr>
              <w:rPr>
                <w:rFonts w:ascii="Tahoma" w:hAnsi="Tahoma" w:cs="Tahoma"/>
                <w:b/>
                <w:iCs/>
              </w:rPr>
            </w:pPr>
            <w:r w:rsidRPr="00CE081D">
              <w:rPr>
                <w:rFonts w:ascii="Tahoma" w:hAnsi="Tahoma" w:cs="Tahoma"/>
                <w:b/>
                <w:iCs/>
              </w:rPr>
              <w:t>Notes</w:t>
            </w:r>
          </w:p>
        </w:tc>
        <w:tc>
          <w:tcPr>
            <w:tcW w:w="4329" w:type="pct"/>
            <w:vAlign w:val="center"/>
          </w:tcPr>
          <w:p w14:paraId="0BD62841" w14:textId="77777777" w:rsidR="00663133" w:rsidRPr="00CE081D" w:rsidRDefault="00663133" w:rsidP="00663133">
            <w:pPr>
              <w:spacing w:after="60"/>
              <w:contextualSpacing/>
              <w:rPr>
                <w:rFonts w:ascii="Tahoma" w:hAnsi="Tahoma" w:cs="Tahoma"/>
              </w:rPr>
            </w:pPr>
            <w:r w:rsidRPr="00CE081D">
              <w:rPr>
                <w:rFonts w:ascii="Tahoma" w:hAnsi="Tahoma" w:cs="Tahoma"/>
              </w:rPr>
              <w:t>API used for this use case is :</w:t>
            </w:r>
          </w:p>
          <w:p w14:paraId="31D2F8CA" w14:textId="5B94E018" w:rsidR="00663133" w:rsidRPr="00CE081D" w:rsidRDefault="00782DA3" w:rsidP="00663133">
            <w:pPr>
              <w:spacing w:after="60"/>
              <w:contextualSpacing/>
              <w:rPr>
                <w:rFonts w:ascii="Tahoma" w:hAnsi="Tahoma" w:cs="Tahoma"/>
              </w:rPr>
            </w:pPr>
            <w:proofErr w:type="spellStart"/>
            <w:r w:rsidRPr="00CE081D">
              <w:rPr>
                <w:rFonts w:ascii="Tahoma" w:hAnsi="Tahoma" w:cs="Tahoma"/>
              </w:rPr>
              <w:t>postLocation</w:t>
            </w:r>
            <w:proofErr w:type="spellEnd"/>
            <w:r w:rsidR="00663133" w:rsidRPr="00CE081D">
              <w:rPr>
                <w:rFonts w:ascii="Tahoma" w:hAnsi="Tahoma" w:cs="Tahoma"/>
              </w:rPr>
              <w:t xml:space="preserve">(token, </w:t>
            </w:r>
            <w:r w:rsidRPr="00CE081D">
              <w:rPr>
                <w:rFonts w:ascii="Tahoma" w:hAnsi="Tahoma" w:cs="Tahoma"/>
              </w:rPr>
              <w:t xml:space="preserve">latitude, longitude, </w:t>
            </w:r>
            <w:proofErr w:type="spellStart"/>
            <w:r w:rsidRPr="00CE081D">
              <w:rPr>
                <w:rFonts w:ascii="Tahoma" w:hAnsi="Tahoma" w:cs="Tahoma"/>
              </w:rPr>
              <w:t>dateTime</w:t>
            </w:r>
            <w:proofErr w:type="spellEnd"/>
            <w:r w:rsidR="00663133" w:rsidRPr="00CE081D">
              <w:rPr>
                <w:rFonts w:ascii="Tahoma" w:hAnsi="Tahoma" w:cs="Tahoma"/>
              </w:rPr>
              <w:t>)</w:t>
            </w:r>
          </w:p>
          <w:p w14:paraId="059F398C" w14:textId="77777777" w:rsidR="00663133" w:rsidRPr="00CE081D" w:rsidRDefault="00663133" w:rsidP="00663133">
            <w:pPr>
              <w:pStyle w:val="ListParagraph"/>
              <w:numPr>
                <w:ilvl w:val="0"/>
                <w:numId w:val="22"/>
              </w:numPr>
              <w:spacing w:after="60"/>
              <w:contextualSpacing/>
              <w:rPr>
                <w:rFonts w:ascii="Tahoma" w:hAnsi="Tahoma" w:cs="Tahoma"/>
              </w:rPr>
            </w:pPr>
            <w:r w:rsidRPr="00CE081D">
              <w:rPr>
                <w:rFonts w:ascii="Tahoma" w:hAnsi="Tahoma" w:cs="Tahoma"/>
              </w:rPr>
              <w:t>token(String) : user authentication token</w:t>
            </w:r>
          </w:p>
          <w:p w14:paraId="7965D39B" w14:textId="77777777" w:rsidR="00782DA3" w:rsidRPr="00CE081D" w:rsidRDefault="00782DA3" w:rsidP="00663133">
            <w:pPr>
              <w:pStyle w:val="ListParagraph"/>
              <w:numPr>
                <w:ilvl w:val="0"/>
                <w:numId w:val="22"/>
              </w:numPr>
              <w:spacing w:after="60"/>
              <w:contextualSpacing/>
              <w:rPr>
                <w:rFonts w:ascii="Tahoma" w:hAnsi="Tahoma" w:cs="Tahoma"/>
              </w:rPr>
            </w:pPr>
            <w:r w:rsidRPr="00CE081D">
              <w:rPr>
                <w:rFonts w:ascii="Tahoma" w:hAnsi="Tahoma" w:cs="Tahoma"/>
              </w:rPr>
              <w:t>latitude(decimal)</w:t>
            </w:r>
          </w:p>
          <w:p w14:paraId="5273C7CF" w14:textId="77777777" w:rsidR="00782DA3" w:rsidRPr="00CE081D" w:rsidRDefault="00782DA3" w:rsidP="00663133">
            <w:pPr>
              <w:pStyle w:val="ListParagraph"/>
              <w:numPr>
                <w:ilvl w:val="0"/>
                <w:numId w:val="22"/>
              </w:numPr>
              <w:spacing w:after="60"/>
              <w:contextualSpacing/>
              <w:rPr>
                <w:rFonts w:ascii="Tahoma" w:hAnsi="Tahoma" w:cs="Tahoma"/>
              </w:rPr>
            </w:pPr>
            <w:r w:rsidRPr="00CE081D">
              <w:rPr>
                <w:rFonts w:ascii="Tahoma" w:hAnsi="Tahoma" w:cs="Tahoma"/>
              </w:rPr>
              <w:t>longitude(</w:t>
            </w:r>
            <w:proofErr w:type="spellStart"/>
            <w:r w:rsidRPr="00CE081D">
              <w:rPr>
                <w:rFonts w:ascii="Tahoma" w:hAnsi="Tahoma" w:cs="Tahoma"/>
              </w:rPr>
              <w:t>dedimal</w:t>
            </w:r>
            <w:proofErr w:type="spellEnd"/>
            <w:r w:rsidRPr="00CE081D">
              <w:rPr>
                <w:rFonts w:ascii="Tahoma" w:hAnsi="Tahoma" w:cs="Tahoma"/>
              </w:rPr>
              <w:t>)</w:t>
            </w:r>
          </w:p>
          <w:p w14:paraId="04A00910" w14:textId="77777777" w:rsidR="00782DA3" w:rsidRPr="00CE081D" w:rsidRDefault="00782DA3" w:rsidP="00782DA3">
            <w:pPr>
              <w:pStyle w:val="ListParagraph"/>
              <w:numPr>
                <w:ilvl w:val="0"/>
                <w:numId w:val="22"/>
              </w:numPr>
              <w:spacing w:after="60"/>
              <w:contextualSpacing/>
              <w:rPr>
                <w:rFonts w:ascii="Tahoma" w:hAnsi="Tahoma" w:cs="Tahoma"/>
              </w:rPr>
            </w:pPr>
            <w:proofErr w:type="spellStart"/>
            <w:r w:rsidRPr="00CE081D">
              <w:rPr>
                <w:rFonts w:ascii="Tahoma" w:hAnsi="Tahoma" w:cs="Tahoma"/>
              </w:rPr>
              <w:t>dateTime</w:t>
            </w:r>
            <w:proofErr w:type="spellEnd"/>
            <w:r w:rsidRPr="00CE081D">
              <w:rPr>
                <w:rFonts w:ascii="Tahoma" w:hAnsi="Tahoma" w:cs="Tahoma"/>
              </w:rPr>
              <w:t>(</w:t>
            </w:r>
            <w:proofErr w:type="spellStart"/>
            <w:r w:rsidRPr="00CE081D">
              <w:rPr>
                <w:rFonts w:ascii="Tahoma" w:hAnsi="Tahoma" w:cs="Tahoma"/>
              </w:rPr>
              <w:t>datetime</w:t>
            </w:r>
            <w:proofErr w:type="spellEnd"/>
            <w:r w:rsidRPr="00CE081D">
              <w:rPr>
                <w:rFonts w:ascii="Tahoma" w:hAnsi="Tahoma" w:cs="Tahoma"/>
              </w:rPr>
              <w:t>)</w:t>
            </w:r>
          </w:p>
          <w:p w14:paraId="76A9D03C" w14:textId="0A886988" w:rsidR="00663133" w:rsidRPr="00CE081D" w:rsidRDefault="00663133" w:rsidP="00782DA3">
            <w:pPr>
              <w:spacing w:after="60"/>
              <w:contextualSpacing/>
              <w:rPr>
                <w:rFonts w:ascii="Tahoma" w:hAnsi="Tahoma" w:cs="Tahoma"/>
              </w:rPr>
            </w:pPr>
            <w:r w:rsidRPr="00CE081D">
              <w:rPr>
                <w:rFonts w:ascii="Tahoma" w:hAnsi="Tahoma" w:cs="Tahoma"/>
              </w:rPr>
              <w:t xml:space="preserve"> and the response will be :</w:t>
            </w:r>
          </w:p>
          <w:p w14:paraId="6BA68DFF" w14:textId="77777777" w:rsidR="00663133" w:rsidRPr="00CE081D" w:rsidRDefault="00663133" w:rsidP="00663133">
            <w:pPr>
              <w:pStyle w:val="ListParagraph"/>
              <w:numPr>
                <w:ilvl w:val="0"/>
                <w:numId w:val="22"/>
              </w:numPr>
              <w:spacing w:after="60"/>
              <w:contextualSpacing/>
              <w:rPr>
                <w:rFonts w:ascii="Tahoma" w:hAnsi="Tahoma" w:cs="Tahoma"/>
              </w:rPr>
            </w:pPr>
            <w:proofErr w:type="spellStart"/>
            <w:r w:rsidRPr="00CE081D">
              <w:rPr>
                <w:rFonts w:ascii="Tahoma" w:hAnsi="Tahoma" w:cs="Tahoma"/>
              </w:rPr>
              <w:t>statusCode</w:t>
            </w:r>
            <w:proofErr w:type="spellEnd"/>
            <w:r w:rsidRPr="00CE081D">
              <w:rPr>
                <w:rFonts w:ascii="Tahoma" w:hAnsi="Tahoma" w:cs="Tahoma"/>
              </w:rPr>
              <w:t>(String) : “OK” / “ERROR”</w:t>
            </w:r>
          </w:p>
          <w:p w14:paraId="76DD8F2F" w14:textId="6FA267BF" w:rsidR="00362901" w:rsidRPr="00CE081D" w:rsidRDefault="00663133" w:rsidP="00782DA3">
            <w:pPr>
              <w:pStyle w:val="ListParagraph"/>
              <w:numPr>
                <w:ilvl w:val="0"/>
                <w:numId w:val="22"/>
              </w:numPr>
              <w:spacing w:after="60"/>
              <w:contextualSpacing/>
              <w:rPr>
                <w:rFonts w:ascii="Tahoma" w:hAnsi="Tahoma" w:cs="Tahoma"/>
              </w:rPr>
            </w:pPr>
            <w:proofErr w:type="spellStart"/>
            <w:r w:rsidRPr="00CE081D">
              <w:rPr>
                <w:rFonts w:ascii="Tahoma" w:hAnsi="Tahoma" w:cs="Tahoma"/>
              </w:rPr>
              <w:t>statusMessage</w:t>
            </w:r>
            <w:proofErr w:type="spellEnd"/>
            <w:r w:rsidRPr="00CE081D">
              <w:rPr>
                <w:rFonts w:ascii="Tahoma" w:hAnsi="Tahoma" w:cs="Tahoma"/>
              </w:rPr>
              <w:t>(String)</w:t>
            </w:r>
          </w:p>
        </w:tc>
      </w:tr>
    </w:tbl>
    <w:p w14:paraId="2519BEC9" w14:textId="3B3B15A2" w:rsidR="00691D93" w:rsidRPr="00CE081D" w:rsidRDefault="00691D93" w:rsidP="00691D93">
      <w:pPr>
        <w:pStyle w:val="Heading3"/>
        <w:rPr>
          <w:rFonts w:ascii="Tahoma" w:hAnsi="Tahoma" w:cs="Tahoma"/>
        </w:rPr>
      </w:pPr>
      <w:bookmarkStart w:id="113" w:name="_Toc465763593"/>
      <w:r w:rsidRPr="00CE081D">
        <w:rPr>
          <w:rFonts w:ascii="Tahoma" w:hAnsi="Tahoma" w:cs="Tahoma"/>
        </w:rPr>
        <w:t xml:space="preserve">Push Message </w:t>
      </w:r>
      <w:r w:rsidR="00782DA3" w:rsidRPr="00CE081D">
        <w:rPr>
          <w:rFonts w:ascii="Tahoma" w:hAnsi="Tahoma" w:cs="Tahoma"/>
        </w:rPr>
        <w:t>Save</w:t>
      </w:r>
      <w:bookmarkEnd w:id="113"/>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691D93" w:rsidRPr="00CE081D" w14:paraId="4116D855" w14:textId="77777777" w:rsidTr="00663133">
        <w:trPr>
          <w:cantSplit/>
          <w:trHeight w:val="72"/>
          <w:tblHeader/>
        </w:trPr>
        <w:tc>
          <w:tcPr>
            <w:tcW w:w="671" w:type="pct"/>
            <w:shd w:val="clear" w:color="auto" w:fill="D9D9D9" w:themeFill="background1" w:themeFillShade="D9"/>
            <w:vAlign w:val="center"/>
          </w:tcPr>
          <w:p w14:paraId="67B8E9CD" w14:textId="77777777" w:rsidR="00691D93" w:rsidRPr="00CE081D" w:rsidRDefault="00691D93" w:rsidP="00663133">
            <w:pPr>
              <w:rPr>
                <w:rFonts w:ascii="Tahoma" w:hAnsi="Tahoma" w:cs="Tahoma"/>
                <w:b/>
                <w:iCs/>
              </w:rPr>
            </w:pPr>
            <w:r w:rsidRPr="00CE081D">
              <w:rPr>
                <w:rFonts w:ascii="Tahoma" w:hAnsi="Tahoma" w:cs="Tahoma"/>
                <w:b/>
              </w:rPr>
              <w:t>UC ID</w:t>
            </w:r>
          </w:p>
        </w:tc>
        <w:tc>
          <w:tcPr>
            <w:tcW w:w="4329" w:type="pct"/>
            <w:vAlign w:val="center"/>
          </w:tcPr>
          <w:p w14:paraId="3BEE53EF" w14:textId="23E56DE3" w:rsidR="00691D93" w:rsidRPr="00CE081D" w:rsidRDefault="00691D93" w:rsidP="00663133">
            <w:pPr>
              <w:spacing w:after="60"/>
              <w:contextualSpacing/>
              <w:rPr>
                <w:rFonts w:ascii="Tahoma" w:hAnsi="Tahoma" w:cs="Tahoma"/>
                <w:iCs/>
              </w:rPr>
            </w:pPr>
            <w:r w:rsidRPr="00CE081D">
              <w:rPr>
                <w:rFonts w:ascii="Tahoma" w:hAnsi="Tahoma" w:cs="Tahoma"/>
                <w:iCs/>
              </w:rPr>
              <w:t>UC-</w:t>
            </w:r>
            <w:r w:rsidR="00B53C7F" w:rsidRPr="00CE081D">
              <w:rPr>
                <w:rFonts w:ascii="Tahoma" w:hAnsi="Tahoma" w:cs="Tahoma"/>
                <w:iCs/>
              </w:rPr>
              <w:t>29</w:t>
            </w:r>
          </w:p>
        </w:tc>
      </w:tr>
      <w:tr w:rsidR="00691D93" w:rsidRPr="00CE081D" w14:paraId="5C1205F7" w14:textId="77777777" w:rsidTr="00663133">
        <w:trPr>
          <w:cantSplit/>
          <w:trHeight w:val="72"/>
          <w:tblHeader/>
        </w:trPr>
        <w:tc>
          <w:tcPr>
            <w:tcW w:w="671" w:type="pct"/>
            <w:shd w:val="clear" w:color="auto" w:fill="D9D9D9" w:themeFill="background1" w:themeFillShade="D9"/>
            <w:vAlign w:val="center"/>
          </w:tcPr>
          <w:p w14:paraId="24760CEC" w14:textId="77777777" w:rsidR="00691D93" w:rsidRPr="00CE081D" w:rsidRDefault="00691D93" w:rsidP="00663133">
            <w:pPr>
              <w:rPr>
                <w:rFonts w:ascii="Tahoma" w:hAnsi="Tahoma" w:cs="Tahoma"/>
                <w:b/>
                <w:iCs/>
              </w:rPr>
            </w:pPr>
            <w:r w:rsidRPr="00CE081D">
              <w:rPr>
                <w:rFonts w:ascii="Tahoma" w:hAnsi="Tahoma" w:cs="Tahoma"/>
                <w:b/>
                <w:iCs/>
              </w:rPr>
              <w:t>Description</w:t>
            </w:r>
          </w:p>
        </w:tc>
        <w:tc>
          <w:tcPr>
            <w:tcW w:w="4329" w:type="pct"/>
            <w:vAlign w:val="center"/>
          </w:tcPr>
          <w:p w14:paraId="5FDA7D9E" w14:textId="6804B1FD" w:rsidR="00691D93" w:rsidRPr="00CE081D" w:rsidRDefault="00691D93" w:rsidP="00782DA3">
            <w:pPr>
              <w:spacing w:after="60"/>
              <w:contextualSpacing/>
              <w:rPr>
                <w:rFonts w:ascii="Tahoma" w:hAnsi="Tahoma" w:cs="Tahoma"/>
              </w:rPr>
            </w:pPr>
            <w:r w:rsidRPr="00CE081D">
              <w:rPr>
                <w:rFonts w:ascii="Tahoma" w:hAnsi="Tahoma" w:cs="Tahoma"/>
              </w:rPr>
              <w:t xml:space="preserve">Use Case for </w:t>
            </w:r>
            <w:r w:rsidR="00782DA3" w:rsidRPr="00CE081D">
              <w:rPr>
                <w:rFonts w:ascii="Tahoma" w:hAnsi="Tahoma" w:cs="Tahoma"/>
              </w:rPr>
              <w:t>saving incoming message</w:t>
            </w:r>
          </w:p>
        </w:tc>
      </w:tr>
      <w:tr w:rsidR="00691D93" w:rsidRPr="00CE081D" w14:paraId="40F06F98" w14:textId="77777777" w:rsidTr="00663133">
        <w:trPr>
          <w:cantSplit/>
          <w:trHeight w:val="257"/>
          <w:tblHeader/>
        </w:trPr>
        <w:tc>
          <w:tcPr>
            <w:tcW w:w="671" w:type="pct"/>
            <w:shd w:val="clear" w:color="auto" w:fill="D9D9D9" w:themeFill="background1" w:themeFillShade="D9"/>
            <w:vAlign w:val="center"/>
          </w:tcPr>
          <w:p w14:paraId="3A7BC054" w14:textId="77777777" w:rsidR="00691D93" w:rsidRPr="00CE081D" w:rsidRDefault="00691D93" w:rsidP="00663133">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388E2A10" w14:textId="044598ED" w:rsidR="00691D93" w:rsidRPr="00CE081D" w:rsidRDefault="00691D93" w:rsidP="00663133">
            <w:pPr>
              <w:spacing w:after="60"/>
              <w:contextualSpacing/>
              <w:rPr>
                <w:rFonts w:ascii="Tahoma" w:hAnsi="Tahoma" w:cs="Tahoma"/>
              </w:rPr>
            </w:pPr>
            <w:r w:rsidRPr="00CE081D">
              <w:rPr>
                <w:rFonts w:ascii="Tahoma" w:hAnsi="Tahoma" w:cs="Tahoma"/>
              </w:rPr>
              <w:t>FR-5</w:t>
            </w:r>
            <w:r w:rsidR="000F0024" w:rsidRPr="00CE081D">
              <w:rPr>
                <w:rFonts w:ascii="Tahoma" w:hAnsi="Tahoma" w:cs="Tahoma"/>
              </w:rPr>
              <w:t xml:space="preserve"> - The app shall implement push notification message</w:t>
            </w:r>
          </w:p>
        </w:tc>
      </w:tr>
      <w:tr w:rsidR="00691D93" w:rsidRPr="00CE081D" w14:paraId="15F7BAFF" w14:textId="77777777" w:rsidTr="00663133">
        <w:trPr>
          <w:cantSplit/>
          <w:trHeight w:val="72"/>
          <w:tblHeader/>
        </w:trPr>
        <w:tc>
          <w:tcPr>
            <w:tcW w:w="671" w:type="pct"/>
            <w:shd w:val="clear" w:color="auto" w:fill="D9D9D9" w:themeFill="background1" w:themeFillShade="D9"/>
            <w:vAlign w:val="center"/>
          </w:tcPr>
          <w:p w14:paraId="62F5F481" w14:textId="77777777" w:rsidR="00691D93" w:rsidRPr="00CE081D" w:rsidRDefault="00691D93" w:rsidP="00663133">
            <w:pPr>
              <w:rPr>
                <w:rFonts w:ascii="Tahoma" w:hAnsi="Tahoma" w:cs="Tahoma"/>
                <w:b/>
                <w:iCs/>
              </w:rPr>
            </w:pPr>
            <w:r w:rsidRPr="00CE081D">
              <w:rPr>
                <w:rFonts w:ascii="Tahoma" w:hAnsi="Tahoma" w:cs="Tahoma"/>
                <w:b/>
                <w:iCs/>
              </w:rPr>
              <w:t>Actor</w:t>
            </w:r>
          </w:p>
        </w:tc>
        <w:tc>
          <w:tcPr>
            <w:tcW w:w="4329" w:type="pct"/>
            <w:vAlign w:val="center"/>
          </w:tcPr>
          <w:p w14:paraId="10B1F459" w14:textId="061EE072" w:rsidR="00691D93" w:rsidRPr="00CE081D" w:rsidRDefault="00047484" w:rsidP="00047484">
            <w:pPr>
              <w:spacing w:after="60"/>
              <w:contextualSpacing/>
              <w:rPr>
                <w:rFonts w:ascii="Tahoma" w:hAnsi="Tahoma" w:cs="Tahoma"/>
              </w:rPr>
            </w:pPr>
            <w:r w:rsidRPr="00CE081D">
              <w:rPr>
                <w:rFonts w:ascii="Tahoma" w:hAnsi="Tahoma" w:cs="Tahoma"/>
              </w:rPr>
              <w:t>Application</w:t>
            </w:r>
          </w:p>
        </w:tc>
      </w:tr>
      <w:tr w:rsidR="00691D93" w:rsidRPr="00CE081D" w14:paraId="7DE17C54" w14:textId="77777777" w:rsidTr="00663133">
        <w:trPr>
          <w:cantSplit/>
          <w:trHeight w:val="550"/>
          <w:tblHeader/>
        </w:trPr>
        <w:tc>
          <w:tcPr>
            <w:tcW w:w="671" w:type="pct"/>
            <w:shd w:val="clear" w:color="auto" w:fill="D9D9D9" w:themeFill="background1" w:themeFillShade="D9"/>
            <w:vAlign w:val="center"/>
          </w:tcPr>
          <w:p w14:paraId="5BCD991C" w14:textId="77777777" w:rsidR="00691D93" w:rsidRPr="00CE081D" w:rsidRDefault="00691D93" w:rsidP="00663133">
            <w:pPr>
              <w:rPr>
                <w:rFonts w:ascii="Tahoma" w:hAnsi="Tahoma" w:cs="Tahoma"/>
                <w:b/>
                <w:iCs/>
              </w:rPr>
            </w:pPr>
            <w:r w:rsidRPr="00CE081D">
              <w:rPr>
                <w:rFonts w:ascii="Tahoma" w:hAnsi="Tahoma" w:cs="Tahoma"/>
                <w:b/>
                <w:iCs/>
              </w:rPr>
              <w:lastRenderedPageBreak/>
              <w:t>Pre-Condition</w:t>
            </w:r>
          </w:p>
        </w:tc>
        <w:tc>
          <w:tcPr>
            <w:tcW w:w="4329" w:type="pct"/>
            <w:vAlign w:val="center"/>
          </w:tcPr>
          <w:p w14:paraId="7977A428" w14:textId="0405A1F6" w:rsidR="00691D93" w:rsidRPr="00CE081D" w:rsidRDefault="00782DA3" w:rsidP="00663133">
            <w:pPr>
              <w:spacing w:after="60"/>
              <w:contextualSpacing/>
              <w:rPr>
                <w:rFonts w:ascii="Tahoma" w:hAnsi="Tahoma" w:cs="Tahoma"/>
              </w:rPr>
            </w:pPr>
            <w:r w:rsidRPr="00CE081D">
              <w:rPr>
                <w:rFonts w:ascii="Tahoma" w:hAnsi="Tahoma" w:cs="Tahoma"/>
              </w:rPr>
              <w:t>User has logged in to application</w:t>
            </w:r>
          </w:p>
        </w:tc>
      </w:tr>
      <w:tr w:rsidR="00691D93" w:rsidRPr="00CE081D" w14:paraId="6D0D2C83" w14:textId="77777777" w:rsidTr="00663133">
        <w:trPr>
          <w:cantSplit/>
          <w:trHeight w:val="72"/>
          <w:tblHeader/>
        </w:trPr>
        <w:tc>
          <w:tcPr>
            <w:tcW w:w="671" w:type="pct"/>
            <w:shd w:val="clear" w:color="auto" w:fill="D9D9D9" w:themeFill="background1" w:themeFillShade="D9"/>
            <w:vAlign w:val="center"/>
          </w:tcPr>
          <w:p w14:paraId="4E6B8EA3" w14:textId="77777777" w:rsidR="00691D93" w:rsidRPr="00CE081D" w:rsidRDefault="00691D93" w:rsidP="00663133">
            <w:pPr>
              <w:rPr>
                <w:rFonts w:ascii="Tahoma" w:hAnsi="Tahoma" w:cs="Tahoma"/>
                <w:b/>
                <w:iCs/>
              </w:rPr>
            </w:pPr>
            <w:r w:rsidRPr="00CE081D">
              <w:rPr>
                <w:rFonts w:ascii="Tahoma" w:hAnsi="Tahoma" w:cs="Tahoma"/>
                <w:b/>
                <w:iCs/>
              </w:rPr>
              <w:t>Trigger</w:t>
            </w:r>
          </w:p>
        </w:tc>
        <w:tc>
          <w:tcPr>
            <w:tcW w:w="4329" w:type="pct"/>
            <w:vAlign w:val="center"/>
          </w:tcPr>
          <w:p w14:paraId="0F4BE141" w14:textId="1B76972F" w:rsidR="00691D93" w:rsidRPr="00CE081D" w:rsidRDefault="00047484" w:rsidP="00663133">
            <w:pPr>
              <w:spacing w:after="60"/>
              <w:contextualSpacing/>
              <w:rPr>
                <w:rFonts w:ascii="Tahoma" w:hAnsi="Tahoma" w:cs="Tahoma"/>
              </w:rPr>
            </w:pPr>
            <w:r w:rsidRPr="00CE081D">
              <w:rPr>
                <w:rFonts w:ascii="Tahoma" w:hAnsi="Tahoma" w:cs="Tahoma"/>
              </w:rPr>
              <w:t>P</w:t>
            </w:r>
            <w:r w:rsidR="00691D93" w:rsidRPr="00CE081D">
              <w:rPr>
                <w:rFonts w:ascii="Tahoma" w:hAnsi="Tahoma" w:cs="Tahoma"/>
              </w:rPr>
              <w:t>ush notification</w:t>
            </w:r>
          </w:p>
        </w:tc>
      </w:tr>
      <w:tr w:rsidR="00691D93" w:rsidRPr="00CE081D" w14:paraId="0F2665AA" w14:textId="77777777" w:rsidTr="00663133">
        <w:trPr>
          <w:cantSplit/>
          <w:trHeight w:val="72"/>
          <w:tblHeader/>
        </w:trPr>
        <w:tc>
          <w:tcPr>
            <w:tcW w:w="671" w:type="pct"/>
            <w:shd w:val="clear" w:color="auto" w:fill="D9D9D9" w:themeFill="background1" w:themeFillShade="D9"/>
            <w:vAlign w:val="center"/>
          </w:tcPr>
          <w:p w14:paraId="2D719CBF" w14:textId="77777777" w:rsidR="00691D93" w:rsidRPr="00CE081D" w:rsidRDefault="00691D93" w:rsidP="00663133">
            <w:pPr>
              <w:rPr>
                <w:rFonts w:ascii="Tahoma" w:hAnsi="Tahoma" w:cs="Tahoma"/>
                <w:b/>
                <w:iCs/>
              </w:rPr>
            </w:pPr>
            <w:r w:rsidRPr="00CE081D">
              <w:rPr>
                <w:rFonts w:ascii="Tahoma" w:hAnsi="Tahoma" w:cs="Tahoma"/>
                <w:b/>
                <w:iCs/>
              </w:rPr>
              <w:t>Normal Scenarios</w:t>
            </w:r>
          </w:p>
        </w:tc>
        <w:tc>
          <w:tcPr>
            <w:tcW w:w="4329" w:type="pct"/>
            <w:vAlign w:val="center"/>
          </w:tcPr>
          <w:p w14:paraId="7A97084D" w14:textId="47020733" w:rsidR="00663133" w:rsidRPr="00CE081D" w:rsidRDefault="00047484" w:rsidP="00782DA3">
            <w:pPr>
              <w:pStyle w:val="UseCase1"/>
              <w:rPr>
                <w:rFonts w:ascii="Tahoma" w:hAnsi="Tahoma" w:cs="Tahoma"/>
                <w:b w:val="0"/>
                <w:sz w:val="20"/>
                <w:szCs w:val="20"/>
              </w:rPr>
            </w:pPr>
            <w:r w:rsidRPr="00CE081D">
              <w:rPr>
                <w:rFonts w:ascii="Tahoma" w:hAnsi="Tahoma" w:cs="Tahoma"/>
                <w:b w:val="0"/>
                <w:sz w:val="20"/>
                <w:szCs w:val="20"/>
              </w:rPr>
              <w:t>Application</w:t>
            </w:r>
            <w:r w:rsidR="00782DA3" w:rsidRPr="00CE081D">
              <w:rPr>
                <w:rFonts w:ascii="Tahoma" w:hAnsi="Tahoma" w:cs="Tahoma"/>
                <w:b w:val="0"/>
                <w:sz w:val="20"/>
                <w:szCs w:val="20"/>
              </w:rPr>
              <w:t xml:space="preserve"> save message to database</w:t>
            </w:r>
          </w:p>
        </w:tc>
      </w:tr>
      <w:tr w:rsidR="00691D93" w:rsidRPr="00CE081D" w14:paraId="3B6F4C9E" w14:textId="77777777" w:rsidTr="00663133">
        <w:trPr>
          <w:cantSplit/>
          <w:trHeight w:val="480"/>
          <w:tblHeader/>
        </w:trPr>
        <w:tc>
          <w:tcPr>
            <w:tcW w:w="671" w:type="pct"/>
            <w:shd w:val="clear" w:color="auto" w:fill="D9D9D9" w:themeFill="background1" w:themeFillShade="D9"/>
            <w:vAlign w:val="center"/>
          </w:tcPr>
          <w:p w14:paraId="4F16EF9E" w14:textId="133F48F2" w:rsidR="00691D93" w:rsidRPr="00CE081D" w:rsidRDefault="00691D93" w:rsidP="00663133">
            <w:pPr>
              <w:rPr>
                <w:rFonts w:ascii="Tahoma" w:hAnsi="Tahoma" w:cs="Tahoma"/>
                <w:b/>
                <w:iCs/>
              </w:rPr>
            </w:pPr>
            <w:r w:rsidRPr="00CE081D">
              <w:rPr>
                <w:rFonts w:ascii="Tahoma" w:hAnsi="Tahoma" w:cs="Tahoma"/>
                <w:b/>
                <w:iCs/>
              </w:rPr>
              <w:t>UI Validation</w:t>
            </w:r>
          </w:p>
        </w:tc>
        <w:tc>
          <w:tcPr>
            <w:tcW w:w="4329" w:type="pct"/>
            <w:vAlign w:val="center"/>
          </w:tcPr>
          <w:p w14:paraId="3DF35777" w14:textId="77777777" w:rsidR="00691D93" w:rsidRPr="00CE081D" w:rsidRDefault="00691D93" w:rsidP="00663133">
            <w:pPr>
              <w:spacing w:after="60"/>
              <w:contextualSpacing/>
              <w:rPr>
                <w:rFonts w:ascii="Tahoma" w:hAnsi="Tahoma" w:cs="Tahoma"/>
              </w:rPr>
            </w:pPr>
            <w:r w:rsidRPr="00CE081D">
              <w:rPr>
                <w:rFonts w:ascii="Tahoma" w:hAnsi="Tahoma" w:cs="Tahoma"/>
              </w:rPr>
              <w:t>-</w:t>
            </w:r>
          </w:p>
        </w:tc>
      </w:tr>
      <w:tr w:rsidR="00691D93" w:rsidRPr="00CE081D" w14:paraId="463064D9" w14:textId="77777777" w:rsidTr="00663133">
        <w:trPr>
          <w:cantSplit/>
          <w:trHeight w:val="72"/>
          <w:tblHeader/>
        </w:trPr>
        <w:tc>
          <w:tcPr>
            <w:tcW w:w="671" w:type="pct"/>
            <w:shd w:val="clear" w:color="auto" w:fill="D9D9D9" w:themeFill="background1" w:themeFillShade="D9"/>
            <w:vAlign w:val="center"/>
          </w:tcPr>
          <w:p w14:paraId="37DB21D1" w14:textId="77777777" w:rsidR="00691D93" w:rsidRPr="00CE081D" w:rsidRDefault="00691D93" w:rsidP="00663133">
            <w:pPr>
              <w:rPr>
                <w:rFonts w:ascii="Tahoma" w:hAnsi="Tahoma" w:cs="Tahoma"/>
                <w:b/>
                <w:iCs/>
              </w:rPr>
            </w:pPr>
            <w:r w:rsidRPr="00CE081D">
              <w:rPr>
                <w:rFonts w:ascii="Tahoma" w:hAnsi="Tahoma" w:cs="Tahoma"/>
                <w:b/>
                <w:iCs/>
              </w:rPr>
              <w:t>Business Rules</w:t>
            </w:r>
          </w:p>
        </w:tc>
        <w:tc>
          <w:tcPr>
            <w:tcW w:w="4329" w:type="pct"/>
            <w:vAlign w:val="center"/>
          </w:tcPr>
          <w:p w14:paraId="6CAD0F49" w14:textId="530AE461" w:rsidR="00691D93" w:rsidRPr="00CE081D" w:rsidRDefault="00B53C7F" w:rsidP="00663133">
            <w:pPr>
              <w:spacing w:after="60"/>
              <w:contextualSpacing/>
              <w:rPr>
                <w:rFonts w:ascii="Tahoma" w:hAnsi="Tahoma" w:cs="Tahoma"/>
              </w:rPr>
            </w:pPr>
            <w:r w:rsidRPr="00CE081D">
              <w:rPr>
                <w:rFonts w:ascii="Tahoma" w:hAnsi="Tahoma" w:cs="Tahoma"/>
                <w:iCs/>
              </w:rPr>
              <w:t>UC-5</w:t>
            </w:r>
            <w:r w:rsidR="00B52860" w:rsidRPr="00CE081D">
              <w:rPr>
                <w:rFonts w:ascii="Tahoma" w:hAnsi="Tahoma" w:cs="Tahoma"/>
                <w:iCs/>
              </w:rPr>
              <w:t xml:space="preserve"> will be triggered</w:t>
            </w:r>
          </w:p>
        </w:tc>
      </w:tr>
      <w:tr w:rsidR="00691D93" w:rsidRPr="00CE081D" w14:paraId="6E883D09" w14:textId="77777777" w:rsidTr="00663133">
        <w:trPr>
          <w:cantSplit/>
          <w:trHeight w:val="72"/>
          <w:tblHeader/>
        </w:trPr>
        <w:tc>
          <w:tcPr>
            <w:tcW w:w="671" w:type="pct"/>
            <w:shd w:val="clear" w:color="auto" w:fill="D9D9D9" w:themeFill="background1" w:themeFillShade="D9"/>
            <w:vAlign w:val="center"/>
          </w:tcPr>
          <w:p w14:paraId="4999A017" w14:textId="77777777" w:rsidR="00691D93" w:rsidRPr="00CE081D" w:rsidRDefault="00691D93" w:rsidP="00663133">
            <w:pPr>
              <w:rPr>
                <w:rFonts w:ascii="Tahoma" w:hAnsi="Tahoma" w:cs="Tahoma"/>
                <w:b/>
                <w:iCs/>
              </w:rPr>
            </w:pPr>
            <w:r w:rsidRPr="00CE081D">
              <w:rPr>
                <w:rFonts w:ascii="Tahoma" w:hAnsi="Tahoma" w:cs="Tahoma"/>
                <w:b/>
                <w:iCs/>
              </w:rPr>
              <w:t>Success Result</w:t>
            </w:r>
          </w:p>
        </w:tc>
        <w:tc>
          <w:tcPr>
            <w:tcW w:w="4329" w:type="pct"/>
            <w:vAlign w:val="center"/>
          </w:tcPr>
          <w:p w14:paraId="259F623B" w14:textId="77777777" w:rsidR="00691D93" w:rsidRPr="00CE081D" w:rsidRDefault="00691D93" w:rsidP="00663133">
            <w:pPr>
              <w:spacing w:after="60"/>
              <w:contextualSpacing/>
              <w:rPr>
                <w:rFonts w:ascii="Tahoma" w:hAnsi="Tahoma" w:cs="Tahoma"/>
              </w:rPr>
            </w:pPr>
            <w:r w:rsidRPr="00CE081D">
              <w:rPr>
                <w:rFonts w:ascii="Tahoma" w:hAnsi="Tahoma" w:cs="Tahoma"/>
              </w:rPr>
              <w:t>-</w:t>
            </w:r>
          </w:p>
        </w:tc>
      </w:tr>
      <w:tr w:rsidR="00691D93" w:rsidRPr="00CE081D" w14:paraId="59B3DD84" w14:textId="77777777" w:rsidTr="00663133">
        <w:trPr>
          <w:cantSplit/>
          <w:trHeight w:val="522"/>
          <w:tblHeader/>
        </w:trPr>
        <w:tc>
          <w:tcPr>
            <w:tcW w:w="671" w:type="pct"/>
            <w:shd w:val="clear" w:color="auto" w:fill="D9D9D9" w:themeFill="background1" w:themeFillShade="D9"/>
            <w:vAlign w:val="center"/>
          </w:tcPr>
          <w:p w14:paraId="7B9A66AC" w14:textId="77777777" w:rsidR="00691D93" w:rsidRPr="00CE081D" w:rsidRDefault="00691D93" w:rsidP="00663133">
            <w:pPr>
              <w:rPr>
                <w:rFonts w:ascii="Tahoma" w:hAnsi="Tahoma" w:cs="Tahoma"/>
                <w:b/>
                <w:iCs/>
              </w:rPr>
            </w:pPr>
            <w:r w:rsidRPr="00CE081D">
              <w:rPr>
                <w:rFonts w:ascii="Tahoma" w:hAnsi="Tahoma" w:cs="Tahoma"/>
                <w:b/>
                <w:iCs/>
              </w:rPr>
              <w:t>Minimal Result</w:t>
            </w:r>
          </w:p>
        </w:tc>
        <w:tc>
          <w:tcPr>
            <w:tcW w:w="4329" w:type="pct"/>
            <w:vAlign w:val="center"/>
          </w:tcPr>
          <w:p w14:paraId="6D61BD9B" w14:textId="77777777" w:rsidR="00691D93" w:rsidRPr="00CE081D" w:rsidRDefault="00691D93" w:rsidP="00663133">
            <w:pPr>
              <w:spacing w:after="60"/>
              <w:contextualSpacing/>
              <w:rPr>
                <w:rFonts w:ascii="Tahoma" w:hAnsi="Tahoma" w:cs="Tahoma"/>
              </w:rPr>
            </w:pPr>
            <w:r w:rsidRPr="00CE081D">
              <w:rPr>
                <w:rFonts w:ascii="Tahoma" w:hAnsi="Tahoma" w:cs="Tahoma"/>
              </w:rPr>
              <w:t>-</w:t>
            </w:r>
          </w:p>
        </w:tc>
      </w:tr>
      <w:tr w:rsidR="00691D93" w:rsidRPr="00CE081D" w14:paraId="2FD55ED4" w14:textId="77777777" w:rsidTr="00663133">
        <w:trPr>
          <w:cantSplit/>
          <w:trHeight w:val="72"/>
          <w:tblHeader/>
        </w:trPr>
        <w:tc>
          <w:tcPr>
            <w:tcW w:w="671" w:type="pct"/>
            <w:shd w:val="clear" w:color="auto" w:fill="D9D9D9" w:themeFill="background1" w:themeFillShade="D9"/>
            <w:vAlign w:val="center"/>
          </w:tcPr>
          <w:p w14:paraId="6445F4AE" w14:textId="77777777" w:rsidR="00691D93" w:rsidRPr="00CE081D" w:rsidRDefault="00691D93" w:rsidP="00663133">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6AC8AE58" w14:textId="77777777" w:rsidR="00691D93" w:rsidRPr="00CE081D" w:rsidRDefault="00691D93" w:rsidP="00663133">
            <w:pPr>
              <w:spacing w:after="60"/>
              <w:contextualSpacing/>
              <w:rPr>
                <w:rFonts w:ascii="Tahoma" w:hAnsi="Tahoma" w:cs="Tahoma"/>
              </w:rPr>
            </w:pPr>
            <w:r w:rsidRPr="00CE081D">
              <w:rPr>
                <w:rFonts w:ascii="Tahoma" w:hAnsi="Tahoma" w:cs="Tahoma"/>
              </w:rPr>
              <w:t>-</w:t>
            </w:r>
          </w:p>
        </w:tc>
      </w:tr>
      <w:tr w:rsidR="00691D93" w:rsidRPr="00CE081D" w14:paraId="6E7E507A" w14:textId="77777777" w:rsidTr="00663133">
        <w:trPr>
          <w:cantSplit/>
          <w:trHeight w:val="72"/>
          <w:tblHeader/>
        </w:trPr>
        <w:tc>
          <w:tcPr>
            <w:tcW w:w="671" w:type="pct"/>
            <w:shd w:val="clear" w:color="auto" w:fill="D9D9D9" w:themeFill="background1" w:themeFillShade="D9"/>
            <w:vAlign w:val="center"/>
          </w:tcPr>
          <w:p w14:paraId="27A3C468" w14:textId="77777777" w:rsidR="00691D93" w:rsidRPr="00CE081D" w:rsidRDefault="00691D93" w:rsidP="00663133">
            <w:pPr>
              <w:rPr>
                <w:rFonts w:ascii="Tahoma" w:hAnsi="Tahoma" w:cs="Tahoma"/>
                <w:b/>
                <w:iCs/>
              </w:rPr>
            </w:pPr>
            <w:r w:rsidRPr="00CE081D">
              <w:rPr>
                <w:rFonts w:ascii="Tahoma" w:hAnsi="Tahoma" w:cs="Tahoma"/>
                <w:b/>
                <w:iCs/>
              </w:rPr>
              <w:t>UI Image</w:t>
            </w:r>
          </w:p>
        </w:tc>
        <w:tc>
          <w:tcPr>
            <w:tcW w:w="4329" w:type="pct"/>
            <w:vAlign w:val="center"/>
          </w:tcPr>
          <w:p w14:paraId="50B29801" w14:textId="77777777" w:rsidR="00691D93" w:rsidRPr="00CE081D" w:rsidRDefault="00691D93" w:rsidP="00663133">
            <w:pPr>
              <w:spacing w:after="60"/>
              <w:contextualSpacing/>
              <w:rPr>
                <w:rFonts w:ascii="Tahoma" w:hAnsi="Tahoma" w:cs="Tahoma"/>
              </w:rPr>
            </w:pPr>
            <w:r w:rsidRPr="00CE081D">
              <w:rPr>
                <w:rFonts w:ascii="Tahoma" w:hAnsi="Tahoma" w:cs="Tahoma"/>
              </w:rPr>
              <w:t xml:space="preserve">-       </w:t>
            </w:r>
          </w:p>
        </w:tc>
      </w:tr>
      <w:tr w:rsidR="00691D93" w:rsidRPr="00CE081D" w14:paraId="0A043622" w14:textId="77777777" w:rsidTr="00663133">
        <w:trPr>
          <w:cantSplit/>
          <w:trHeight w:val="72"/>
          <w:tblHeader/>
        </w:trPr>
        <w:tc>
          <w:tcPr>
            <w:tcW w:w="671" w:type="pct"/>
            <w:shd w:val="clear" w:color="auto" w:fill="D9D9D9" w:themeFill="background1" w:themeFillShade="D9"/>
            <w:vAlign w:val="center"/>
          </w:tcPr>
          <w:p w14:paraId="7EE24AA8" w14:textId="77777777" w:rsidR="00691D93" w:rsidRPr="00CE081D" w:rsidRDefault="00691D93" w:rsidP="00663133">
            <w:pPr>
              <w:rPr>
                <w:rFonts w:ascii="Tahoma" w:hAnsi="Tahoma" w:cs="Tahoma"/>
                <w:b/>
                <w:iCs/>
              </w:rPr>
            </w:pPr>
            <w:r w:rsidRPr="00CE081D">
              <w:rPr>
                <w:rFonts w:ascii="Tahoma" w:hAnsi="Tahoma" w:cs="Tahoma"/>
                <w:b/>
                <w:iCs/>
              </w:rPr>
              <w:t>Frequency of Usage</w:t>
            </w:r>
          </w:p>
        </w:tc>
        <w:tc>
          <w:tcPr>
            <w:tcW w:w="4329" w:type="pct"/>
            <w:vAlign w:val="center"/>
          </w:tcPr>
          <w:p w14:paraId="4A57166D" w14:textId="505F5AAA" w:rsidR="00691D93" w:rsidRPr="00CE081D" w:rsidRDefault="00663133" w:rsidP="00663133">
            <w:pPr>
              <w:spacing w:after="60"/>
              <w:contextualSpacing/>
              <w:rPr>
                <w:rFonts w:ascii="Tahoma" w:hAnsi="Tahoma" w:cs="Tahoma"/>
              </w:rPr>
            </w:pPr>
            <w:r w:rsidRPr="00CE081D">
              <w:rPr>
                <w:rFonts w:ascii="Tahoma" w:hAnsi="Tahoma" w:cs="Tahoma"/>
              </w:rPr>
              <w:t>Often</w:t>
            </w:r>
          </w:p>
        </w:tc>
      </w:tr>
      <w:tr w:rsidR="00691D93" w:rsidRPr="00CE081D" w14:paraId="7DA5F64E" w14:textId="77777777" w:rsidTr="00663133">
        <w:trPr>
          <w:cantSplit/>
          <w:trHeight w:val="453"/>
          <w:tblHeader/>
        </w:trPr>
        <w:tc>
          <w:tcPr>
            <w:tcW w:w="671" w:type="pct"/>
            <w:shd w:val="clear" w:color="auto" w:fill="D9D9D9" w:themeFill="background1" w:themeFillShade="D9"/>
            <w:vAlign w:val="center"/>
          </w:tcPr>
          <w:p w14:paraId="5E9D645B" w14:textId="77777777" w:rsidR="00691D93" w:rsidRPr="00CE081D" w:rsidRDefault="00691D93" w:rsidP="00663133">
            <w:pPr>
              <w:rPr>
                <w:rFonts w:ascii="Tahoma" w:hAnsi="Tahoma" w:cs="Tahoma"/>
                <w:b/>
                <w:iCs/>
              </w:rPr>
            </w:pPr>
            <w:r w:rsidRPr="00CE081D">
              <w:rPr>
                <w:rFonts w:ascii="Tahoma" w:hAnsi="Tahoma" w:cs="Tahoma"/>
                <w:b/>
                <w:iCs/>
              </w:rPr>
              <w:t>Notes</w:t>
            </w:r>
          </w:p>
        </w:tc>
        <w:tc>
          <w:tcPr>
            <w:tcW w:w="4329" w:type="pct"/>
            <w:vAlign w:val="center"/>
          </w:tcPr>
          <w:p w14:paraId="60F077C5" w14:textId="40F3E466" w:rsidR="00782DA3" w:rsidRPr="00CE081D" w:rsidRDefault="00782DA3" w:rsidP="00782DA3">
            <w:pPr>
              <w:spacing w:after="60"/>
              <w:contextualSpacing/>
              <w:rPr>
                <w:rFonts w:ascii="Tahoma" w:hAnsi="Tahoma" w:cs="Tahoma"/>
              </w:rPr>
            </w:pPr>
            <w:r w:rsidRPr="00CE081D">
              <w:rPr>
                <w:rFonts w:ascii="Tahoma" w:hAnsi="Tahoma" w:cs="Tahoma"/>
              </w:rPr>
              <w:t>-</w:t>
            </w:r>
          </w:p>
          <w:p w14:paraId="571FE521" w14:textId="33DB17D4" w:rsidR="00691D93" w:rsidRPr="00CE081D" w:rsidRDefault="00691D93" w:rsidP="00782DA3">
            <w:pPr>
              <w:spacing w:after="60"/>
              <w:contextualSpacing/>
              <w:rPr>
                <w:rFonts w:ascii="Tahoma" w:hAnsi="Tahoma" w:cs="Tahoma"/>
              </w:rPr>
            </w:pPr>
          </w:p>
        </w:tc>
      </w:tr>
    </w:tbl>
    <w:p w14:paraId="66BA9B52" w14:textId="1279C23C" w:rsidR="00663133" w:rsidRPr="00CE081D" w:rsidRDefault="00663133" w:rsidP="00663133">
      <w:pPr>
        <w:pStyle w:val="Heading3"/>
        <w:rPr>
          <w:rFonts w:ascii="Tahoma" w:hAnsi="Tahoma" w:cs="Tahoma"/>
        </w:rPr>
      </w:pPr>
      <w:bookmarkStart w:id="114" w:name="_Toc465763594"/>
      <w:r w:rsidRPr="00CE081D">
        <w:rPr>
          <w:rFonts w:ascii="Tahoma" w:hAnsi="Tahoma" w:cs="Tahoma"/>
        </w:rPr>
        <w:t xml:space="preserve">Display </w:t>
      </w:r>
      <w:r w:rsidR="00010107" w:rsidRPr="00CE081D">
        <w:rPr>
          <w:rFonts w:ascii="Tahoma" w:hAnsi="Tahoma" w:cs="Tahoma"/>
        </w:rPr>
        <w:t>Notification</w:t>
      </w:r>
      <w:r w:rsidRPr="00CE081D">
        <w:rPr>
          <w:rFonts w:ascii="Tahoma" w:hAnsi="Tahoma" w:cs="Tahoma"/>
        </w:rPr>
        <w:t xml:space="preserve"> Messages</w:t>
      </w:r>
      <w:bookmarkEnd w:id="114"/>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663133" w:rsidRPr="00CE081D" w14:paraId="7CA84E3C" w14:textId="77777777" w:rsidTr="00663133">
        <w:trPr>
          <w:cantSplit/>
          <w:trHeight w:val="72"/>
          <w:tblHeader/>
        </w:trPr>
        <w:tc>
          <w:tcPr>
            <w:tcW w:w="671" w:type="pct"/>
            <w:shd w:val="clear" w:color="auto" w:fill="D9D9D9" w:themeFill="background1" w:themeFillShade="D9"/>
            <w:vAlign w:val="center"/>
          </w:tcPr>
          <w:p w14:paraId="1FE5964C" w14:textId="77777777" w:rsidR="00663133" w:rsidRPr="00CE081D" w:rsidRDefault="00663133" w:rsidP="00663133">
            <w:pPr>
              <w:rPr>
                <w:rFonts w:ascii="Tahoma" w:hAnsi="Tahoma" w:cs="Tahoma"/>
                <w:b/>
                <w:iCs/>
              </w:rPr>
            </w:pPr>
            <w:r w:rsidRPr="00CE081D">
              <w:rPr>
                <w:rFonts w:ascii="Tahoma" w:hAnsi="Tahoma" w:cs="Tahoma"/>
                <w:b/>
              </w:rPr>
              <w:t>UC ID</w:t>
            </w:r>
          </w:p>
        </w:tc>
        <w:tc>
          <w:tcPr>
            <w:tcW w:w="4329" w:type="pct"/>
            <w:vAlign w:val="center"/>
          </w:tcPr>
          <w:p w14:paraId="45C39E9A" w14:textId="5F39A490" w:rsidR="00663133" w:rsidRPr="00CE081D" w:rsidRDefault="00663133" w:rsidP="00663133">
            <w:pPr>
              <w:spacing w:after="60"/>
              <w:contextualSpacing/>
              <w:rPr>
                <w:rFonts w:ascii="Tahoma" w:hAnsi="Tahoma" w:cs="Tahoma"/>
                <w:iCs/>
              </w:rPr>
            </w:pPr>
            <w:r w:rsidRPr="00CE081D">
              <w:rPr>
                <w:rFonts w:ascii="Tahoma" w:hAnsi="Tahoma" w:cs="Tahoma"/>
                <w:iCs/>
              </w:rPr>
              <w:t>UC-3</w:t>
            </w:r>
            <w:r w:rsidR="00B53C7F" w:rsidRPr="00CE081D">
              <w:rPr>
                <w:rFonts w:ascii="Tahoma" w:hAnsi="Tahoma" w:cs="Tahoma"/>
                <w:iCs/>
              </w:rPr>
              <w:t>0</w:t>
            </w:r>
          </w:p>
        </w:tc>
      </w:tr>
      <w:tr w:rsidR="00663133" w:rsidRPr="00CE081D" w14:paraId="4D87B785" w14:textId="77777777" w:rsidTr="00663133">
        <w:trPr>
          <w:cantSplit/>
          <w:trHeight w:val="72"/>
          <w:tblHeader/>
        </w:trPr>
        <w:tc>
          <w:tcPr>
            <w:tcW w:w="671" w:type="pct"/>
            <w:shd w:val="clear" w:color="auto" w:fill="D9D9D9" w:themeFill="background1" w:themeFillShade="D9"/>
            <w:vAlign w:val="center"/>
          </w:tcPr>
          <w:p w14:paraId="5FCE6143" w14:textId="77777777" w:rsidR="00663133" w:rsidRPr="00CE081D" w:rsidRDefault="00663133" w:rsidP="00663133">
            <w:pPr>
              <w:rPr>
                <w:rFonts w:ascii="Tahoma" w:hAnsi="Tahoma" w:cs="Tahoma"/>
                <w:b/>
                <w:iCs/>
              </w:rPr>
            </w:pPr>
            <w:r w:rsidRPr="00CE081D">
              <w:rPr>
                <w:rFonts w:ascii="Tahoma" w:hAnsi="Tahoma" w:cs="Tahoma"/>
                <w:b/>
                <w:iCs/>
              </w:rPr>
              <w:t>Description</w:t>
            </w:r>
          </w:p>
        </w:tc>
        <w:tc>
          <w:tcPr>
            <w:tcW w:w="4329" w:type="pct"/>
            <w:vAlign w:val="center"/>
          </w:tcPr>
          <w:p w14:paraId="0B761EC9" w14:textId="7B9E21EF" w:rsidR="00663133" w:rsidRPr="00CE081D" w:rsidRDefault="00663133" w:rsidP="00663133">
            <w:pPr>
              <w:spacing w:after="60"/>
              <w:contextualSpacing/>
              <w:rPr>
                <w:rFonts w:ascii="Tahoma" w:hAnsi="Tahoma" w:cs="Tahoma"/>
              </w:rPr>
            </w:pPr>
            <w:r w:rsidRPr="00CE081D">
              <w:rPr>
                <w:rFonts w:ascii="Tahoma" w:hAnsi="Tahoma" w:cs="Tahoma"/>
              </w:rPr>
              <w:t>Use Case for displaying push notification message</w:t>
            </w:r>
          </w:p>
        </w:tc>
      </w:tr>
      <w:tr w:rsidR="00663133" w:rsidRPr="00CE081D" w14:paraId="3BC3FB72" w14:textId="77777777" w:rsidTr="00663133">
        <w:trPr>
          <w:cantSplit/>
          <w:trHeight w:val="257"/>
          <w:tblHeader/>
        </w:trPr>
        <w:tc>
          <w:tcPr>
            <w:tcW w:w="671" w:type="pct"/>
            <w:shd w:val="clear" w:color="auto" w:fill="D9D9D9" w:themeFill="background1" w:themeFillShade="D9"/>
            <w:vAlign w:val="center"/>
          </w:tcPr>
          <w:p w14:paraId="6A98537D" w14:textId="77777777" w:rsidR="00663133" w:rsidRPr="00CE081D" w:rsidRDefault="00663133" w:rsidP="00663133">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70C7CB02" w14:textId="47768E88" w:rsidR="00663133" w:rsidRPr="00CE081D" w:rsidRDefault="00663133" w:rsidP="00663133">
            <w:pPr>
              <w:spacing w:after="60"/>
              <w:contextualSpacing/>
              <w:rPr>
                <w:rFonts w:ascii="Tahoma" w:hAnsi="Tahoma" w:cs="Tahoma"/>
              </w:rPr>
            </w:pPr>
            <w:r w:rsidRPr="00CE081D">
              <w:rPr>
                <w:rFonts w:ascii="Tahoma" w:hAnsi="Tahoma" w:cs="Tahoma"/>
              </w:rPr>
              <w:t>FR-5</w:t>
            </w:r>
            <w:r w:rsidR="000F0024" w:rsidRPr="00CE081D">
              <w:rPr>
                <w:rFonts w:ascii="Tahoma" w:hAnsi="Tahoma" w:cs="Tahoma"/>
              </w:rPr>
              <w:t xml:space="preserve"> - The app shall implement push notification message</w:t>
            </w:r>
          </w:p>
        </w:tc>
      </w:tr>
      <w:tr w:rsidR="00663133" w:rsidRPr="00CE081D" w14:paraId="402EE488" w14:textId="77777777" w:rsidTr="00663133">
        <w:trPr>
          <w:cantSplit/>
          <w:trHeight w:val="72"/>
          <w:tblHeader/>
        </w:trPr>
        <w:tc>
          <w:tcPr>
            <w:tcW w:w="671" w:type="pct"/>
            <w:shd w:val="clear" w:color="auto" w:fill="D9D9D9" w:themeFill="background1" w:themeFillShade="D9"/>
            <w:vAlign w:val="center"/>
          </w:tcPr>
          <w:p w14:paraId="689217A8" w14:textId="77777777" w:rsidR="00663133" w:rsidRPr="00CE081D" w:rsidRDefault="00663133" w:rsidP="00663133">
            <w:pPr>
              <w:rPr>
                <w:rFonts w:ascii="Tahoma" w:hAnsi="Tahoma" w:cs="Tahoma"/>
                <w:b/>
                <w:iCs/>
              </w:rPr>
            </w:pPr>
            <w:r w:rsidRPr="00CE081D">
              <w:rPr>
                <w:rFonts w:ascii="Tahoma" w:hAnsi="Tahoma" w:cs="Tahoma"/>
                <w:b/>
                <w:iCs/>
              </w:rPr>
              <w:t>Actor</w:t>
            </w:r>
          </w:p>
        </w:tc>
        <w:tc>
          <w:tcPr>
            <w:tcW w:w="4329" w:type="pct"/>
            <w:vAlign w:val="center"/>
          </w:tcPr>
          <w:p w14:paraId="47A280AA" w14:textId="0BAACB12" w:rsidR="00663133" w:rsidRPr="00CE081D" w:rsidRDefault="00782DA3" w:rsidP="00663133">
            <w:pPr>
              <w:spacing w:after="60"/>
              <w:contextualSpacing/>
              <w:rPr>
                <w:rFonts w:ascii="Tahoma" w:hAnsi="Tahoma" w:cs="Tahoma"/>
              </w:rPr>
            </w:pPr>
            <w:r w:rsidRPr="00CE081D">
              <w:rPr>
                <w:rFonts w:ascii="Tahoma" w:hAnsi="Tahoma" w:cs="Tahoma"/>
              </w:rPr>
              <w:t>User</w:t>
            </w:r>
          </w:p>
        </w:tc>
      </w:tr>
      <w:tr w:rsidR="00663133" w:rsidRPr="00CE081D" w14:paraId="28E0B36A" w14:textId="77777777" w:rsidTr="00663133">
        <w:trPr>
          <w:cantSplit/>
          <w:trHeight w:val="550"/>
          <w:tblHeader/>
        </w:trPr>
        <w:tc>
          <w:tcPr>
            <w:tcW w:w="671" w:type="pct"/>
            <w:shd w:val="clear" w:color="auto" w:fill="D9D9D9" w:themeFill="background1" w:themeFillShade="D9"/>
            <w:vAlign w:val="center"/>
          </w:tcPr>
          <w:p w14:paraId="62020906" w14:textId="77777777" w:rsidR="00663133" w:rsidRPr="00CE081D" w:rsidRDefault="00663133" w:rsidP="00663133">
            <w:pPr>
              <w:rPr>
                <w:rFonts w:ascii="Tahoma" w:hAnsi="Tahoma" w:cs="Tahoma"/>
                <w:b/>
                <w:iCs/>
              </w:rPr>
            </w:pPr>
            <w:r w:rsidRPr="00CE081D">
              <w:rPr>
                <w:rFonts w:ascii="Tahoma" w:hAnsi="Tahoma" w:cs="Tahoma"/>
                <w:b/>
                <w:iCs/>
              </w:rPr>
              <w:t>Pre-Condition</w:t>
            </w:r>
          </w:p>
        </w:tc>
        <w:tc>
          <w:tcPr>
            <w:tcW w:w="4329" w:type="pct"/>
            <w:vAlign w:val="center"/>
          </w:tcPr>
          <w:p w14:paraId="74176F26" w14:textId="77777777" w:rsidR="00663133" w:rsidRPr="00CE081D" w:rsidRDefault="00663133" w:rsidP="00663133">
            <w:pPr>
              <w:pStyle w:val="ListParagraph"/>
              <w:numPr>
                <w:ilvl w:val="0"/>
                <w:numId w:val="32"/>
              </w:numPr>
              <w:spacing w:after="60"/>
              <w:ind w:left="383"/>
              <w:contextualSpacing/>
              <w:rPr>
                <w:rFonts w:ascii="Tahoma" w:hAnsi="Tahoma" w:cs="Tahoma"/>
              </w:rPr>
            </w:pPr>
            <w:r w:rsidRPr="00CE081D">
              <w:rPr>
                <w:rFonts w:ascii="Tahoma" w:hAnsi="Tahoma" w:cs="Tahoma"/>
              </w:rPr>
              <w:t>User has logged in to application</w:t>
            </w:r>
          </w:p>
          <w:p w14:paraId="0321204C" w14:textId="6D772771" w:rsidR="00663133" w:rsidRPr="00CE081D" w:rsidRDefault="00663133" w:rsidP="00663133">
            <w:pPr>
              <w:pStyle w:val="ListParagraph"/>
              <w:numPr>
                <w:ilvl w:val="0"/>
                <w:numId w:val="35"/>
              </w:numPr>
              <w:spacing w:after="60"/>
              <w:ind w:left="383"/>
              <w:contextualSpacing/>
              <w:rPr>
                <w:rFonts w:ascii="Tahoma" w:hAnsi="Tahoma" w:cs="Tahoma"/>
              </w:rPr>
            </w:pPr>
            <w:r w:rsidRPr="00CE081D">
              <w:rPr>
                <w:rFonts w:ascii="Tahoma" w:hAnsi="Tahoma" w:cs="Tahoma"/>
              </w:rPr>
              <w:t xml:space="preserve">Tap hamburger button (upper left corner) </w:t>
            </w:r>
          </w:p>
        </w:tc>
      </w:tr>
      <w:tr w:rsidR="00663133" w:rsidRPr="00CE081D" w14:paraId="02931D65" w14:textId="77777777" w:rsidTr="00663133">
        <w:trPr>
          <w:cantSplit/>
          <w:trHeight w:val="72"/>
          <w:tblHeader/>
        </w:trPr>
        <w:tc>
          <w:tcPr>
            <w:tcW w:w="671" w:type="pct"/>
            <w:shd w:val="clear" w:color="auto" w:fill="D9D9D9" w:themeFill="background1" w:themeFillShade="D9"/>
            <w:vAlign w:val="center"/>
          </w:tcPr>
          <w:p w14:paraId="4F4FBF01" w14:textId="77777777" w:rsidR="00663133" w:rsidRPr="00CE081D" w:rsidRDefault="00663133" w:rsidP="00663133">
            <w:pPr>
              <w:rPr>
                <w:rFonts w:ascii="Tahoma" w:hAnsi="Tahoma" w:cs="Tahoma"/>
                <w:b/>
                <w:iCs/>
              </w:rPr>
            </w:pPr>
            <w:r w:rsidRPr="00CE081D">
              <w:rPr>
                <w:rFonts w:ascii="Tahoma" w:hAnsi="Tahoma" w:cs="Tahoma"/>
                <w:b/>
                <w:iCs/>
              </w:rPr>
              <w:t>Trigger</w:t>
            </w:r>
          </w:p>
        </w:tc>
        <w:tc>
          <w:tcPr>
            <w:tcW w:w="4329" w:type="pct"/>
            <w:vAlign w:val="center"/>
          </w:tcPr>
          <w:p w14:paraId="415F5D82" w14:textId="1069A6A4" w:rsidR="00663133" w:rsidRPr="00CE081D" w:rsidRDefault="00663133" w:rsidP="00663133">
            <w:pPr>
              <w:spacing w:after="60"/>
              <w:contextualSpacing/>
              <w:rPr>
                <w:rFonts w:ascii="Tahoma" w:hAnsi="Tahoma" w:cs="Tahoma"/>
              </w:rPr>
            </w:pPr>
            <w:r w:rsidRPr="00CE081D">
              <w:rPr>
                <w:rFonts w:ascii="Tahoma" w:hAnsi="Tahoma" w:cs="Tahoma"/>
              </w:rPr>
              <w:t>Tap inbox button</w:t>
            </w:r>
          </w:p>
        </w:tc>
      </w:tr>
      <w:tr w:rsidR="00663133" w:rsidRPr="00CE081D" w14:paraId="3D09E905" w14:textId="77777777" w:rsidTr="00663133">
        <w:trPr>
          <w:cantSplit/>
          <w:trHeight w:val="72"/>
          <w:tblHeader/>
        </w:trPr>
        <w:tc>
          <w:tcPr>
            <w:tcW w:w="671" w:type="pct"/>
            <w:shd w:val="clear" w:color="auto" w:fill="D9D9D9" w:themeFill="background1" w:themeFillShade="D9"/>
            <w:vAlign w:val="center"/>
          </w:tcPr>
          <w:p w14:paraId="60DB6503" w14:textId="77777777" w:rsidR="00663133" w:rsidRPr="00CE081D" w:rsidRDefault="00663133" w:rsidP="00663133">
            <w:pPr>
              <w:rPr>
                <w:rFonts w:ascii="Tahoma" w:hAnsi="Tahoma" w:cs="Tahoma"/>
                <w:b/>
                <w:iCs/>
              </w:rPr>
            </w:pPr>
            <w:r w:rsidRPr="00CE081D">
              <w:rPr>
                <w:rFonts w:ascii="Tahoma" w:hAnsi="Tahoma" w:cs="Tahoma"/>
                <w:b/>
                <w:iCs/>
              </w:rPr>
              <w:t>Normal Scenarios</w:t>
            </w:r>
          </w:p>
        </w:tc>
        <w:tc>
          <w:tcPr>
            <w:tcW w:w="4329" w:type="pct"/>
            <w:vAlign w:val="center"/>
          </w:tcPr>
          <w:p w14:paraId="3CC1CA77" w14:textId="77777777" w:rsidR="00663133" w:rsidRPr="00CE081D" w:rsidRDefault="00663133" w:rsidP="00837F2E">
            <w:pPr>
              <w:pStyle w:val="UseCase1"/>
              <w:numPr>
                <w:ilvl w:val="0"/>
                <w:numId w:val="47"/>
              </w:numPr>
              <w:ind w:left="383"/>
              <w:rPr>
                <w:rFonts w:ascii="Tahoma" w:hAnsi="Tahoma" w:cs="Tahoma"/>
                <w:b w:val="0"/>
                <w:sz w:val="20"/>
                <w:szCs w:val="20"/>
              </w:rPr>
            </w:pPr>
            <w:r w:rsidRPr="00CE081D">
              <w:rPr>
                <w:rFonts w:ascii="Tahoma" w:hAnsi="Tahoma" w:cs="Tahoma"/>
                <w:b w:val="0"/>
                <w:sz w:val="20"/>
                <w:szCs w:val="20"/>
              </w:rPr>
              <w:t>Application get all messages</w:t>
            </w:r>
          </w:p>
          <w:p w14:paraId="15F3978E" w14:textId="7EFA36E6" w:rsidR="00663133" w:rsidRPr="00CE081D" w:rsidRDefault="00663133" w:rsidP="00837F2E">
            <w:pPr>
              <w:pStyle w:val="UseCase1"/>
              <w:numPr>
                <w:ilvl w:val="0"/>
                <w:numId w:val="47"/>
              </w:numPr>
              <w:ind w:left="383"/>
              <w:rPr>
                <w:rFonts w:ascii="Tahoma" w:hAnsi="Tahoma" w:cs="Tahoma"/>
                <w:b w:val="0"/>
                <w:sz w:val="20"/>
                <w:szCs w:val="20"/>
              </w:rPr>
            </w:pPr>
            <w:r w:rsidRPr="00CE081D">
              <w:rPr>
                <w:rFonts w:ascii="Tahoma" w:hAnsi="Tahoma" w:cs="Tahoma"/>
                <w:b w:val="0"/>
                <w:sz w:val="20"/>
                <w:szCs w:val="20"/>
              </w:rPr>
              <w:t>Application display all messages</w:t>
            </w:r>
          </w:p>
        </w:tc>
      </w:tr>
      <w:tr w:rsidR="00663133" w:rsidRPr="00CE081D" w14:paraId="28362D37" w14:textId="77777777" w:rsidTr="00663133">
        <w:trPr>
          <w:cantSplit/>
          <w:trHeight w:val="480"/>
          <w:tblHeader/>
        </w:trPr>
        <w:tc>
          <w:tcPr>
            <w:tcW w:w="671" w:type="pct"/>
            <w:shd w:val="clear" w:color="auto" w:fill="D9D9D9" w:themeFill="background1" w:themeFillShade="D9"/>
            <w:vAlign w:val="center"/>
          </w:tcPr>
          <w:p w14:paraId="403D34C4" w14:textId="71810DC5" w:rsidR="00663133" w:rsidRPr="00CE081D" w:rsidRDefault="00663133" w:rsidP="00663133">
            <w:pPr>
              <w:rPr>
                <w:rFonts w:ascii="Tahoma" w:hAnsi="Tahoma" w:cs="Tahoma"/>
                <w:b/>
                <w:iCs/>
              </w:rPr>
            </w:pPr>
            <w:r w:rsidRPr="00CE081D">
              <w:rPr>
                <w:rFonts w:ascii="Tahoma" w:hAnsi="Tahoma" w:cs="Tahoma"/>
                <w:b/>
                <w:iCs/>
              </w:rPr>
              <w:t>UI Validation</w:t>
            </w:r>
          </w:p>
        </w:tc>
        <w:tc>
          <w:tcPr>
            <w:tcW w:w="4329" w:type="pct"/>
            <w:vAlign w:val="center"/>
          </w:tcPr>
          <w:p w14:paraId="071E15C7" w14:textId="77777777" w:rsidR="00663133" w:rsidRPr="00CE081D" w:rsidRDefault="00663133" w:rsidP="00663133">
            <w:pPr>
              <w:spacing w:after="60"/>
              <w:contextualSpacing/>
              <w:rPr>
                <w:rFonts w:ascii="Tahoma" w:hAnsi="Tahoma" w:cs="Tahoma"/>
              </w:rPr>
            </w:pPr>
            <w:r w:rsidRPr="00CE081D">
              <w:rPr>
                <w:rFonts w:ascii="Tahoma" w:hAnsi="Tahoma" w:cs="Tahoma"/>
              </w:rPr>
              <w:t>-</w:t>
            </w:r>
          </w:p>
        </w:tc>
      </w:tr>
      <w:tr w:rsidR="00663133" w:rsidRPr="00CE081D" w14:paraId="3987D6E3" w14:textId="77777777" w:rsidTr="00663133">
        <w:trPr>
          <w:cantSplit/>
          <w:trHeight w:val="72"/>
          <w:tblHeader/>
        </w:trPr>
        <w:tc>
          <w:tcPr>
            <w:tcW w:w="671" w:type="pct"/>
            <w:shd w:val="clear" w:color="auto" w:fill="D9D9D9" w:themeFill="background1" w:themeFillShade="D9"/>
            <w:vAlign w:val="center"/>
          </w:tcPr>
          <w:p w14:paraId="41715A1E" w14:textId="77777777" w:rsidR="00663133" w:rsidRPr="00CE081D" w:rsidRDefault="00663133" w:rsidP="00663133">
            <w:pPr>
              <w:rPr>
                <w:rFonts w:ascii="Tahoma" w:hAnsi="Tahoma" w:cs="Tahoma"/>
                <w:b/>
                <w:iCs/>
              </w:rPr>
            </w:pPr>
            <w:r w:rsidRPr="00CE081D">
              <w:rPr>
                <w:rFonts w:ascii="Tahoma" w:hAnsi="Tahoma" w:cs="Tahoma"/>
                <w:b/>
                <w:iCs/>
              </w:rPr>
              <w:t>Business Rules</w:t>
            </w:r>
          </w:p>
        </w:tc>
        <w:tc>
          <w:tcPr>
            <w:tcW w:w="4329" w:type="pct"/>
            <w:vAlign w:val="center"/>
          </w:tcPr>
          <w:p w14:paraId="349B0126" w14:textId="3BC697D9" w:rsidR="00663133" w:rsidRPr="00CE081D" w:rsidRDefault="00663133" w:rsidP="00663133">
            <w:pPr>
              <w:spacing w:after="60"/>
              <w:contextualSpacing/>
              <w:rPr>
                <w:rFonts w:ascii="Tahoma" w:hAnsi="Tahoma" w:cs="Tahoma"/>
              </w:rPr>
            </w:pPr>
            <w:r w:rsidRPr="00CE081D">
              <w:rPr>
                <w:rFonts w:ascii="Tahoma" w:hAnsi="Tahoma" w:cs="Tahoma"/>
              </w:rPr>
              <w:t>Messages will sort by date</w:t>
            </w:r>
          </w:p>
        </w:tc>
      </w:tr>
      <w:tr w:rsidR="00663133" w:rsidRPr="00CE081D" w14:paraId="11EE6EC5" w14:textId="77777777" w:rsidTr="00663133">
        <w:trPr>
          <w:cantSplit/>
          <w:trHeight w:val="72"/>
          <w:tblHeader/>
        </w:trPr>
        <w:tc>
          <w:tcPr>
            <w:tcW w:w="671" w:type="pct"/>
            <w:shd w:val="clear" w:color="auto" w:fill="D9D9D9" w:themeFill="background1" w:themeFillShade="D9"/>
            <w:vAlign w:val="center"/>
          </w:tcPr>
          <w:p w14:paraId="2B4B9244" w14:textId="77777777" w:rsidR="00663133" w:rsidRPr="00CE081D" w:rsidRDefault="00663133" w:rsidP="00663133">
            <w:pPr>
              <w:rPr>
                <w:rFonts w:ascii="Tahoma" w:hAnsi="Tahoma" w:cs="Tahoma"/>
                <w:b/>
                <w:iCs/>
              </w:rPr>
            </w:pPr>
            <w:r w:rsidRPr="00CE081D">
              <w:rPr>
                <w:rFonts w:ascii="Tahoma" w:hAnsi="Tahoma" w:cs="Tahoma"/>
                <w:b/>
                <w:iCs/>
              </w:rPr>
              <w:t>Success Result</w:t>
            </w:r>
          </w:p>
        </w:tc>
        <w:tc>
          <w:tcPr>
            <w:tcW w:w="4329" w:type="pct"/>
            <w:vAlign w:val="center"/>
          </w:tcPr>
          <w:p w14:paraId="0D36FF57" w14:textId="77777777" w:rsidR="00663133" w:rsidRPr="00CE081D" w:rsidRDefault="00663133" w:rsidP="00663133">
            <w:pPr>
              <w:spacing w:after="60"/>
              <w:contextualSpacing/>
              <w:rPr>
                <w:rFonts w:ascii="Tahoma" w:hAnsi="Tahoma" w:cs="Tahoma"/>
              </w:rPr>
            </w:pPr>
            <w:r w:rsidRPr="00CE081D">
              <w:rPr>
                <w:rFonts w:ascii="Tahoma" w:hAnsi="Tahoma" w:cs="Tahoma"/>
              </w:rPr>
              <w:t>-</w:t>
            </w:r>
          </w:p>
        </w:tc>
      </w:tr>
      <w:tr w:rsidR="00663133" w:rsidRPr="00CE081D" w14:paraId="1EA1EBC2" w14:textId="77777777" w:rsidTr="00663133">
        <w:trPr>
          <w:cantSplit/>
          <w:trHeight w:val="522"/>
          <w:tblHeader/>
        </w:trPr>
        <w:tc>
          <w:tcPr>
            <w:tcW w:w="671" w:type="pct"/>
            <w:shd w:val="clear" w:color="auto" w:fill="D9D9D9" w:themeFill="background1" w:themeFillShade="D9"/>
            <w:vAlign w:val="center"/>
          </w:tcPr>
          <w:p w14:paraId="031C3DF5" w14:textId="77777777" w:rsidR="00663133" w:rsidRPr="00CE081D" w:rsidRDefault="00663133" w:rsidP="00663133">
            <w:pPr>
              <w:rPr>
                <w:rFonts w:ascii="Tahoma" w:hAnsi="Tahoma" w:cs="Tahoma"/>
                <w:b/>
                <w:iCs/>
              </w:rPr>
            </w:pPr>
            <w:r w:rsidRPr="00CE081D">
              <w:rPr>
                <w:rFonts w:ascii="Tahoma" w:hAnsi="Tahoma" w:cs="Tahoma"/>
                <w:b/>
                <w:iCs/>
              </w:rPr>
              <w:t>Minimal Result</w:t>
            </w:r>
          </w:p>
        </w:tc>
        <w:tc>
          <w:tcPr>
            <w:tcW w:w="4329" w:type="pct"/>
            <w:vAlign w:val="center"/>
          </w:tcPr>
          <w:p w14:paraId="6D8190EE" w14:textId="69E98514" w:rsidR="00663133" w:rsidRPr="00CE081D" w:rsidRDefault="00663133" w:rsidP="00663133">
            <w:pPr>
              <w:spacing w:after="60"/>
              <w:contextualSpacing/>
              <w:rPr>
                <w:rFonts w:ascii="Tahoma" w:hAnsi="Tahoma" w:cs="Tahoma"/>
              </w:rPr>
            </w:pPr>
            <w:r w:rsidRPr="00CE081D">
              <w:rPr>
                <w:rFonts w:ascii="Tahoma" w:hAnsi="Tahoma" w:cs="Tahoma"/>
              </w:rPr>
              <w:t>List of message appear with placeholder</w:t>
            </w:r>
          </w:p>
        </w:tc>
      </w:tr>
      <w:tr w:rsidR="00663133" w:rsidRPr="00CE081D" w14:paraId="29AEFEE5" w14:textId="77777777" w:rsidTr="00663133">
        <w:trPr>
          <w:cantSplit/>
          <w:trHeight w:val="72"/>
          <w:tblHeader/>
        </w:trPr>
        <w:tc>
          <w:tcPr>
            <w:tcW w:w="671" w:type="pct"/>
            <w:shd w:val="clear" w:color="auto" w:fill="D9D9D9" w:themeFill="background1" w:themeFillShade="D9"/>
            <w:vAlign w:val="center"/>
          </w:tcPr>
          <w:p w14:paraId="44DE2E3E" w14:textId="77777777" w:rsidR="00663133" w:rsidRPr="00CE081D" w:rsidRDefault="00663133" w:rsidP="00663133">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1AA0E647" w14:textId="77777777" w:rsidR="00663133" w:rsidRPr="00CE081D" w:rsidRDefault="00663133" w:rsidP="00663133">
            <w:pPr>
              <w:spacing w:after="60"/>
              <w:contextualSpacing/>
              <w:rPr>
                <w:rFonts w:ascii="Tahoma" w:hAnsi="Tahoma" w:cs="Tahoma"/>
              </w:rPr>
            </w:pPr>
            <w:r w:rsidRPr="00CE081D">
              <w:rPr>
                <w:rFonts w:ascii="Tahoma" w:hAnsi="Tahoma" w:cs="Tahoma"/>
              </w:rPr>
              <w:t>-</w:t>
            </w:r>
          </w:p>
        </w:tc>
      </w:tr>
      <w:tr w:rsidR="00663133" w:rsidRPr="00CE081D" w14:paraId="6587C34B" w14:textId="77777777" w:rsidTr="00663133">
        <w:trPr>
          <w:cantSplit/>
          <w:trHeight w:val="72"/>
          <w:tblHeader/>
        </w:trPr>
        <w:tc>
          <w:tcPr>
            <w:tcW w:w="671" w:type="pct"/>
            <w:shd w:val="clear" w:color="auto" w:fill="D9D9D9" w:themeFill="background1" w:themeFillShade="D9"/>
            <w:vAlign w:val="center"/>
          </w:tcPr>
          <w:p w14:paraId="39756D82" w14:textId="77777777" w:rsidR="00663133" w:rsidRPr="00CE081D" w:rsidRDefault="00663133" w:rsidP="00663133">
            <w:pPr>
              <w:rPr>
                <w:rFonts w:ascii="Tahoma" w:hAnsi="Tahoma" w:cs="Tahoma"/>
                <w:b/>
                <w:iCs/>
              </w:rPr>
            </w:pPr>
            <w:r w:rsidRPr="00CE081D">
              <w:rPr>
                <w:rFonts w:ascii="Tahoma" w:hAnsi="Tahoma" w:cs="Tahoma"/>
                <w:b/>
                <w:iCs/>
              </w:rPr>
              <w:lastRenderedPageBreak/>
              <w:t>UI Image</w:t>
            </w:r>
          </w:p>
        </w:tc>
        <w:tc>
          <w:tcPr>
            <w:tcW w:w="4329" w:type="pct"/>
            <w:vAlign w:val="center"/>
          </w:tcPr>
          <w:p w14:paraId="68F6F7A7" w14:textId="0C9C0490" w:rsidR="00663133" w:rsidRPr="00CE081D" w:rsidRDefault="00010107" w:rsidP="00530B6C">
            <w:pPr>
              <w:spacing w:after="60"/>
              <w:contextualSpacing/>
              <w:jc w:val="center"/>
              <w:rPr>
                <w:rFonts w:ascii="Tahoma" w:hAnsi="Tahoma" w:cs="Tahoma"/>
              </w:rPr>
            </w:pPr>
            <w:r w:rsidRPr="00CE081D">
              <w:rPr>
                <w:rFonts w:ascii="Tahoma" w:hAnsi="Tahoma" w:cs="Tahoma"/>
                <w:noProof/>
              </w:rPr>
              <w:drawing>
                <wp:inline distT="0" distB="0" distL="0" distR="0" wp14:anchorId="5867C6E0" wp14:editId="467995D5">
                  <wp:extent cx="2025000" cy="3600000"/>
                  <wp:effectExtent l="0" t="0" r="762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25000" cy="3600000"/>
                          </a:xfrm>
                          <a:prstGeom prst="rect">
                            <a:avLst/>
                          </a:prstGeom>
                        </pic:spPr>
                      </pic:pic>
                    </a:graphicData>
                  </a:graphic>
                </wp:inline>
              </w:drawing>
            </w:r>
          </w:p>
        </w:tc>
      </w:tr>
      <w:tr w:rsidR="00663133" w:rsidRPr="00CE081D" w14:paraId="5EC130CE" w14:textId="77777777" w:rsidTr="00663133">
        <w:trPr>
          <w:cantSplit/>
          <w:trHeight w:val="72"/>
          <w:tblHeader/>
        </w:trPr>
        <w:tc>
          <w:tcPr>
            <w:tcW w:w="671" w:type="pct"/>
            <w:shd w:val="clear" w:color="auto" w:fill="D9D9D9" w:themeFill="background1" w:themeFillShade="D9"/>
            <w:vAlign w:val="center"/>
          </w:tcPr>
          <w:p w14:paraId="245BF73A" w14:textId="77777777" w:rsidR="00663133" w:rsidRPr="00CE081D" w:rsidRDefault="00663133" w:rsidP="00663133">
            <w:pPr>
              <w:rPr>
                <w:rFonts w:ascii="Tahoma" w:hAnsi="Tahoma" w:cs="Tahoma"/>
                <w:b/>
                <w:iCs/>
              </w:rPr>
            </w:pPr>
            <w:r w:rsidRPr="00CE081D">
              <w:rPr>
                <w:rFonts w:ascii="Tahoma" w:hAnsi="Tahoma" w:cs="Tahoma"/>
                <w:b/>
                <w:iCs/>
              </w:rPr>
              <w:t>Frequency of Usage</w:t>
            </w:r>
          </w:p>
        </w:tc>
        <w:tc>
          <w:tcPr>
            <w:tcW w:w="4329" w:type="pct"/>
            <w:vAlign w:val="center"/>
          </w:tcPr>
          <w:p w14:paraId="772843E2" w14:textId="77777777" w:rsidR="00663133" w:rsidRPr="00CE081D" w:rsidRDefault="00663133" w:rsidP="00663133">
            <w:pPr>
              <w:spacing w:after="60"/>
              <w:contextualSpacing/>
              <w:rPr>
                <w:rFonts w:ascii="Tahoma" w:hAnsi="Tahoma" w:cs="Tahoma"/>
              </w:rPr>
            </w:pPr>
            <w:r w:rsidRPr="00CE081D">
              <w:rPr>
                <w:rFonts w:ascii="Tahoma" w:hAnsi="Tahoma" w:cs="Tahoma"/>
              </w:rPr>
              <w:t>Often</w:t>
            </w:r>
          </w:p>
        </w:tc>
      </w:tr>
      <w:tr w:rsidR="00663133" w:rsidRPr="00CE081D" w14:paraId="6145D3D9" w14:textId="77777777" w:rsidTr="00663133">
        <w:trPr>
          <w:cantSplit/>
          <w:trHeight w:val="453"/>
          <w:tblHeader/>
        </w:trPr>
        <w:tc>
          <w:tcPr>
            <w:tcW w:w="671" w:type="pct"/>
            <w:shd w:val="clear" w:color="auto" w:fill="D9D9D9" w:themeFill="background1" w:themeFillShade="D9"/>
            <w:vAlign w:val="center"/>
          </w:tcPr>
          <w:p w14:paraId="347A4AD8" w14:textId="77777777" w:rsidR="00663133" w:rsidRPr="00CE081D" w:rsidRDefault="00663133" w:rsidP="00663133">
            <w:pPr>
              <w:rPr>
                <w:rFonts w:ascii="Tahoma" w:hAnsi="Tahoma" w:cs="Tahoma"/>
                <w:b/>
                <w:iCs/>
              </w:rPr>
            </w:pPr>
            <w:r w:rsidRPr="00CE081D">
              <w:rPr>
                <w:rFonts w:ascii="Tahoma" w:hAnsi="Tahoma" w:cs="Tahoma"/>
                <w:b/>
                <w:iCs/>
              </w:rPr>
              <w:t>Notes</w:t>
            </w:r>
          </w:p>
        </w:tc>
        <w:tc>
          <w:tcPr>
            <w:tcW w:w="4329" w:type="pct"/>
            <w:vAlign w:val="center"/>
          </w:tcPr>
          <w:p w14:paraId="52960B8C" w14:textId="77777777" w:rsidR="00663133" w:rsidRPr="00CE081D" w:rsidRDefault="00663133" w:rsidP="00663133">
            <w:pPr>
              <w:spacing w:after="60"/>
              <w:contextualSpacing/>
              <w:rPr>
                <w:rFonts w:ascii="Tahoma" w:hAnsi="Tahoma" w:cs="Tahoma"/>
              </w:rPr>
            </w:pPr>
            <w:r w:rsidRPr="00CE081D">
              <w:rPr>
                <w:rFonts w:ascii="Tahoma" w:hAnsi="Tahoma" w:cs="Tahoma"/>
              </w:rPr>
              <w:t>-</w:t>
            </w:r>
          </w:p>
        </w:tc>
      </w:tr>
    </w:tbl>
    <w:p w14:paraId="44F532DC" w14:textId="3717181A" w:rsidR="00782DA3" w:rsidRPr="00CE081D" w:rsidRDefault="00782DA3" w:rsidP="00782DA3">
      <w:pPr>
        <w:pStyle w:val="Heading3"/>
        <w:rPr>
          <w:rFonts w:ascii="Tahoma" w:hAnsi="Tahoma" w:cs="Tahoma"/>
        </w:rPr>
      </w:pPr>
      <w:bookmarkStart w:id="115" w:name="_Toc465763595"/>
      <w:r w:rsidRPr="00CE081D">
        <w:rPr>
          <w:rFonts w:ascii="Tahoma" w:hAnsi="Tahoma" w:cs="Tahoma"/>
        </w:rPr>
        <w:t>Display Inbox Detail Messages</w:t>
      </w:r>
      <w:bookmarkEnd w:id="115"/>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782DA3" w:rsidRPr="00CE081D" w14:paraId="021F1E96" w14:textId="77777777" w:rsidTr="00C65D8C">
        <w:trPr>
          <w:cantSplit/>
          <w:trHeight w:val="72"/>
          <w:tblHeader/>
        </w:trPr>
        <w:tc>
          <w:tcPr>
            <w:tcW w:w="671" w:type="pct"/>
            <w:shd w:val="clear" w:color="auto" w:fill="D9D9D9" w:themeFill="background1" w:themeFillShade="D9"/>
            <w:vAlign w:val="center"/>
          </w:tcPr>
          <w:p w14:paraId="0DACEAE8" w14:textId="77777777" w:rsidR="00782DA3" w:rsidRPr="00CE081D" w:rsidRDefault="00782DA3" w:rsidP="00C65D8C">
            <w:pPr>
              <w:rPr>
                <w:rFonts w:ascii="Tahoma" w:hAnsi="Tahoma" w:cs="Tahoma"/>
                <w:b/>
                <w:iCs/>
              </w:rPr>
            </w:pPr>
            <w:r w:rsidRPr="00CE081D">
              <w:rPr>
                <w:rFonts w:ascii="Tahoma" w:hAnsi="Tahoma" w:cs="Tahoma"/>
                <w:b/>
              </w:rPr>
              <w:t>UC ID</w:t>
            </w:r>
          </w:p>
        </w:tc>
        <w:tc>
          <w:tcPr>
            <w:tcW w:w="4329" w:type="pct"/>
            <w:vAlign w:val="center"/>
          </w:tcPr>
          <w:p w14:paraId="3DBC769C" w14:textId="4637CA8C" w:rsidR="00782DA3" w:rsidRPr="00CE081D" w:rsidRDefault="00782DA3" w:rsidP="00C65D8C">
            <w:pPr>
              <w:spacing w:after="60"/>
              <w:contextualSpacing/>
              <w:rPr>
                <w:rFonts w:ascii="Tahoma" w:hAnsi="Tahoma" w:cs="Tahoma"/>
                <w:iCs/>
              </w:rPr>
            </w:pPr>
            <w:r w:rsidRPr="00CE081D">
              <w:rPr>
                <w:rFonts w:ascii="Tahoma" w:hAnsi="Tahoma" w:cs="Tahoma"/>
                <w:iCs/>
              </w:rPr>
              <w:t>UC-3</w:t>
            </w:r>
            <w:r w:rsidR="00B53C7F" w:rsidRPr="00CE081D">
              <w:rPr>
                <w:rFonts w:ascii="Tahoma" w:hAnsi="Tahoma" w:cs="Tahoma"/>
                <w:iCs/>
              </w:rPr>
              <w:t>1</w:t>
            </w:r>
          </w:p>
        </w:tc>
      </w:tr>
      <w:tr w:rsidR="00782DA3" w:rsidRPr="00CE081D" w14:paraId="0F0D85AA" w14:textId="77777777" w:rsidTr="00C65D8C">
        <w:trPr>
          <w:cantSplit/>
          <w:trHeight w:val="72"/>
          <w:tblHeader/>
        </w:trPr>
        <w:tc>
          <w:tcPr>
            <w:tcW w:w="671" w:type="pct"/>
            <w:shd w:val="clear" w:color="auto" w:fill="D9D9D9" w:themeFill="background1" w:themeFillShade="D9"/>
            <w:vAlign w:val="center"/>
          </w:tcPr>
          <w:p w14:paraId="7EE500C8" w14:textId="77777777" w:rsidR="00782DA3" w:rsidRPr="00CE081D" w:rsidRDefault="00782DA3" w:rsidP="00C65D8C">
            <w:pPr>
              <w:rPr>
                <w:rFonts w:ascii="Tahoma" w:hAnsi="Tahoma" w:cs="Tahoma"/>
                <w:b/>
                <w:iCs/>
              </w:rPr>
            </w:pPr>
            <w:r w:rsidRPr="00CE081D">
              <w:rPr>
                <w:rFonts w:ascii="Tahoma" w:hAnsi="Tahoma" w:cs="Tahoma"/>
                <w:b/>
                <w:iCs/>
              </w:rPr>
              <w:t>Description</w:t>
            </w:r>
          </w:p>
        </w:tc>
        <w:tc>
          <w:tcPr>
            <w:tcW w:w="4329" w:type="pct"/>
            <w:vAlign w:val="center"/>
          </w:tcPr>
          <w:p w14:paraId="325C03E0" w14:textId="0C0476B0" w:rsidR="00782DA3" w:rsidRPr="00CE081D" w:rsidRDefault="00782DA3" w:rsidP="00C65D8C">
            <w:pPr>
              <w:spacing w:after="60"/>
              <w:contextualSpacing/>
              <w:rPr>
                <w:rFonts w:ascii="Tahoma" w:hAnsi="Tahoma" w:cs="Tahoma"/>
              </w:rPr>
            </w:pPr>
            <w:r w:rsidRPr="00CE081D">
              <w:rPr>
                <w:rFonts w:ascii="Tahoma" w:hAnsi="Tahoma" w:cs="Tahoma"/>
              </w:rPr>
              <w:t>Use Case for displaying push notification message detail</w:t>
            </w:r>
          </w:p>
        </w:tc>
      </w:tr>
      <w:tr w:rsidR="00782DA3" w:rsidRPr="00CE081D" w14:paraId="2E372801" w14:textId="77777777" w:rsidTr="00C65D8C">
        <w:trPr>
          <w:cantSplit/>
          <w:trHeight w:val="257"/>
          <w:tblHeader/>
        </w:trPr>
        <w:tc>
          <w:tcPr>
            <w:tcW w:w="671" w:type="pct"/>
            <w:shd w:val="clear" w:color="auto" w:fill="D9D9D9" w:themeFill="background1" w:themeFillShade="D9"/>
            <w:vAlign w:val="center"/>
          </w:tcPr>
          <w:p w14:paraId="14CD83B5" w14:textId="77777777" w:rsidR="00782DA3" w:rsidRPr="00CE081D" w:rsidRDefault="00782DA3" w:rsidP="00C65D8C">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2B426C08" w14:textId="7A042D7C" w:rsidR="00782DA3" w:rsidRPr="00CE081D" w:rsidRDefault="00782DA3" w:rsidP="00C65D8C">
            <w:pPr>
              <w:spacing w:after="60"/>
              <w:contextualSpacing/>
              <w:rPr>
                <w:rFonts w:ascii="Tahoma" w:hAnsi="Tahoma" w:cs="Tahoma"/>
              </w:rPr>
            </w:pPr>
            <w:r w:rsidRPr="00CE081D">
              <w:rPr>
                <w:rFonts w:ascii="Tahoma" w:hAnsi="Tahoma" w:cs="Tahoma"/>
              </w:rPr>
              <w:t>FR-5</w:t>
            </w:r>
            <w:r w:rsidR="000F0024" w:rsidRPr="00CE081D">
              <w:rPr>
                <w:rFonts w:ascii="Tahoma" w:hAnsi="Tahoma" w:cs="Tahoma"/>
              </w:rPr>
              <w:t xml:space="preserve"> - The app shall implement push notification message</w:t>
            </w:r>
          </w:p>
        </w:tc>
      </w:tr>
      <w:tr w:rsidR="00782DA3" w:rsidRPr="00CE081D" w14:paraId="363EF6B9" w14:textId="77777777" w:rsidTr="00C65D8C">
        <w:trPr>
          <w:cantSplit/>
          <w:trHeight w:val="72"/>
          <w:tblHeader/>
        </w:trPr>
        <w:tc>
          <w:tcPr>
            <w:tcW w:w="671" w:type="pct"/>
            <w:shd w:val="clear" w:color="auto" w:fill="D9D9D9" w:themeFill="background1" w:themeFillShade="D9"/>
            <w:vAlign w:val="center"/>
          </w:tcPr>
          <w:p w14:paraId="15067194" w14:textId="77777777" w:rsidR="00782DA3" w:rsidRPr="00CE081D" w:rsidRDefault="00782DA3" w:rsidP="00C65D8C">
            <w:pPr>
              <w:rPr>
                <w:rFonts w:ascii="Tahoma" w:hAnsi="Tahoma" w:cs="Tahoma"/>
                <w:b/>
                <w:iCs/>
              </w:rPr>
            </w:pPr>
            <w:r w:rsidRPr="00CE081D">
              <w:rPr>
                <w:rFonts w:ascii="Tahoma" w:hAnsi="Tahoma" w:cs="Tahoma"/>
                <w:b/>
                <w:iCs/>
              </w:rPr>
              <w:t>Actor</w:t>
            </w:r>
          </w:p>
        </w:tc>
        <w:tc>
          <w:tcPr>
            <w:tcW w:w="4329" w:type="pct"/>
            <w:vAlign w:val="center"/>
          </w:tcPr>
          <w:p w14:paraId="333FEB9F" w14:textId="4574FD4A" w:rsidR="00782DA3" w:rsidRPr="00CE081D" w:rsidRDefault="00782DA3" w:rsidP="00C65D8C">
            <w:pPr>
              <w:spacing w:after="60"/>
              <w:contextualSpacing/>
              <w:rPr>
                <w:rFonts w:ascii="Tahoma" w:hAnsi="Tahoma" w:cs="Tahoma"/>
              </w:rPr>
            </w:pPr>
            <w:r w:rsidRPr="00CE081D">
              <w:rPr>
                <w:rFonts w:ascii="Tahoma" w:hAnsi="Tahoma" w:cs="Tahoma"/>
              </w:rPr>
              <w:t>User</w:t>
            </w:r>
          </w:p>
        </w:tc>
      </w:tr>
      <w:tr w:rsidR="00782DA3" w:rsidRPr="00CE081D" w14:paraId="08A9E6AE" w14:textId="77777777" w:rsidTr="00C65D8C">
        <w:trPr>
          <w:cantSplit/>
          <w:trHeight w:val="550"/>
          <w:tblHeader/>
        </w:trPr>
        <w:tc>
          <w:tcPr>
            <w:tcW w:w="671" w:type="pct"/>
            <w:shd w:val="clear" w:color="auto" w:fill="D9D9D9" w:themeFill="background1" w:themeFillShade="D9"/>
            <w:vAlign w:val="center"/>
          </w:tcPr>
          <w:p w14:paraId="288BE762" w14:textId="77777777" w:rsidR="00782DA3" w:rsidRPr="00CE081D" w:rsidRDefault="00782DA3" w:rsidP="00C65D8C">
            <w:pPr>
              <w:rPr>
                <w:rFonts w:ascii="Tahoma" w:hAnsi="Tahoma" w:cs="Tahoma"/>
                <w:b/>
                <w:iCs/>
              </w:rPr>
            </w:pPr>
            <w:r w:rsidRPr="00CE081D">
              <w:rPr>
                <w:rFonts w:ascii="Tahoma" w:hAnsi="Tahoma" w:cs="Tahoma"/>
                <w:b/>
                <w:iCs/>
              </w:rPr>
              <w:t>Pre-Condition</w:t>
            </w:r>
          </w:p>
        </w:tc>
        <w:tc>
          <w:tcPr>
            <w:tcW w:w="4329" w:type="pct"/>
            <w:vAlign w:val="center"/>
          </w:tcPr>
          <w:p w14:paraId="7F234F66" w14:textId="06268831" w:rsidR="00782DA3" w:rsidRPr="00CE081D" w:rsidRDefault="00782DA3" w:rsidP="00782DA3">
            <w:pPr>
              <w:spacing w:after="60"/>
              <w:contextualSpacing/>
              <w:rPr>
                <w:rFonts w:ascii="Tahoma" w:hAnsi="Tahoma" w:cs="Tahoma"/>
              </w:rPr>
            </w:pPr>
            <w:r w:rsidRPr="00CE081D">
              <w:rPr>
                <w:rFonts w:ascii="Tahoma" w:hAnsi="Tahoma" w:cs="Tahoma"/>
              </w:rPr>
              <w:t xml:space="preserve"> </w:t>
            </w:r>
            <w:r w:rsidR="00D913B2" w:rsidRPr="00CE081D">
              <w:rPr>
                <w:rFonts w:ascii="Tahoma" w:hAnsi="Tahoma" w:cs="Tahoma"/>
              </w:rPr>
              <w:t>User has passed UC-3</w:t>
            </w:r>
            <w:r w:rsidR="00B53C7F" w:rsidRPr="00CE081D">
              <w:rPr>
                <w:rFonts w:ascii="Tahoma" w:hAnsi="Tahoma" w:cs="Tahoma"/>
              </w:rPr>
              <w:t>0</w:t>
            </w:r>
          </w:p>
        </w:tc>
      </w:tr>
      <w:tr w:rsidR="00782DA3" w:rsidRPr="00CE081D" w14:paraId="0964E889" w14:textId="77777777" w:rsidTr="00C65D8C">
        <w:trPr>
          <w:cantSplit/>
          <w:trHeight w:val="72"/>
          <w:tblHeader/>
        </w:trPr>
        <w:tc>
          <w:tcPr>
            <w:tcW w:w="671" w:type="pct"/>
            <w:shd w:val="clear" w:color="auto" w:fill="D9D9D9" w:themeFill="background1" w:themeFillShade="D9"/>
            <w:vAlign w:val="center"/>
          </w:tcPr>
          <w:p w14:paraId="790366F7" w14:textId="77777777" w:rsidR="00782DA3" w:rsidRPr="00CE081D" w:rsidRDefault="00782DA3" w:rsidP="00C65D8C">
            <w:pPr>
              <w:rPr>
                <w:rFonts w:ascii="Tahoma" w:hAnsi="Tahoma" w:cs="Tahoma"/>
                <w:b/>
                <w:iCs/>
              </w:rPr>
            </w:pPr>
            <w:r w:rsidRPr="00CE081D">
              <w:rPr>
                <w:rFonts w:ascii="Tahoma" w:hAnsi="Tahoma" w:cs="Tahoma"/>
                <w:b/>
                <w:iCs/>
              </w:rPr>
              <w:t>Trigger</w:t>
            </w:r>
          </w:p>
        </w:tc>
        <w:tc>
          <w:tcPr>
            <w:tcW w:w="4329" w:type="pct"/>
            <w:vAlign w:val="center"/>
          </w:tcPr>
          <w:p w14:paraId="1292160F" w14:textId="140C04AA" w:rsidR="00782DA3" w:rsidRPr="00CE081D" w:rsidRDefault="00782DA3" w:rsidP="00D913B2">
            <w:pPr>
              <w:spacing w:after="60"/>
              <w:contextualSpacing/>
              <w:rPr>
                <w:rFonts w:ascii="Tahoma" w:hAnsi="Tahoma" w:cs="Tahoma"/>
              </w:rPr>
            </w:pPr>
            <w:r w:rsidRPr="00CE081D">
              <w:rPr>
                <w:rFonts w:ascii="Tahoma" w:hAnsi="Tahoma" w:cs="Tahoma"/>
              </w:rPr>
              <w:t xml:space="preserve">Tap </w:t>
            </w:r>
            <w:r w:rsidR="00D913B2" w:rsidRPr="00CE081D">
              <w:rPr>
                <w:rFonts w:ascii="Tahoma" w:hAnsi="Tahoma" w:cs="Tahoma"/>
              </w:rPr>
              <w:t>any message</w:t>
            </w:r>
          </w:p>
        </w:tc>
      </w:tr>
      <w:tr w:rsidR="00782DA3" w:rsidRPr="00CE081D" w14:paraId="4E7101BB" w14:textId="77777777" w:rsidTr="00C65D8C">
        <w:trPr>
          <w:cantSplit/>
          <w:trHeight w:val="72"/>
          <w:tblHeader/>
        </w:trPr>
        <w:tc>
          <w:tcPr>
            <w:tcW w:w="671" w:type="pct"/>
            <w:shd w:val="clear" w:color="auto" w:fill="D9D9D9" w:themeFill="background1" w:themeFillShade="D9"/>
            <w:vAlign w:val="center"/>
          </w:tcPr>
          <w:p w14:paraId="7F399440" w14:textId="77777777" w:rsidR="00782DA3" w:rsidRPr="00CE081D" w:rsidRDefault="00782DA3" w:rsidP="00C65D8C">
            <w:pPr>
              <w:rPr>
                <w:rFonts w:ascii="Tahoma" w:hAnsi="Tahoma" w:cs="Tahoma"/>
                <w:b/>
                <w:iCs/>
              </w:rPr>
            </w:pPr>
            <w:r w:rsidRPr="00CE081D">
              <w:rPr>
                <w:rFonts w:ascii="Tahoma" w:hAnsi="Tahoma" w:cs="Tahoma"/>
                <w:b/>
                <w:iCs/>
              </w:rPr>
              <w:t>Normal Scenarios</w:t>
            </w:r>
          </w:p>
        </w:tc>
        <w:tc>
          <w:tcPr>
            <w:tcW w:w="4329" w:type="pct"/>
            <w:vAlign w:val="center"/>
          </w:tcPr>
          <w:p w14:paraId="3A44B522" w14:textId="77777777" w:rsidR="00782DA3" w:rsidRPr="00CE081D" w:rsidRDefault="00D913B2" w:rsidP="00837F2E">
            <w:pPr>
              <w:pStyle w:val="UseCase1"/>
              <w:numPr>
                <w:ilvl w:val="0"/>
                <w:numId w:val="47"/>
              </w:numPr>
              <w:ind w:left="383"/>
              <w:rPr>
                <w:rFonts w:ascii="Tahoma" w:hAnsi="Tahoma" w:cs="Tahoma"/>
                <w:b w:val="0"/>
                <w:sz w:val="20"/>
                <w:szCs w:val="20"/>
              </w:rPr>
            </w:pPr>
            <w:r w:rsidRPr="00CE081D">
              <w:rPr>
                <w:rFonts w:ascii="Tahoma" w:hAnsi="Tahoma" w:cs="Tahoma"/>
                <w:b w:val="0"/>
                <w:sz w:val="20"/>
                <w:szCs w:val="20"/>
              </w:rPr>
              <w:t>Application get detail message from database</w:t>
            </w:r>
          </w:p>
          <w:p w14:paraId="1F530199" w14:textId="3BCB6E07" w:rsidR="00D913B2" w:rsidRPr="00CE081D" w:rsidRDefault="00D913B2" w:rsidP="00837F2E">
            <w:pPr>
              <w:pStyle w:val="UseCase1"/>
              <w:numPr>
                <w:ilvl w:val="0"/>
                <w:numId w:val="47"/>
              </w:numPr>
              <w:ind w:left="383"/>
              <w:rPr>
                <w:rFonts w:ascii="Tahoma" w:hAnsi="Tahoma" w:cs="Tahoma"/>
                <w:b w:val="0"/>
                <w:sz w:val="20"/>
                <w:szCs w:val="20"/>
              </w:rPr>
            </w:pPr>
            <w:r w:rsidRPr="00CE081D">
              <w:rPr>
                <w:rFonts w:ascii="Tahoma" w:hAnsi="Tahoma" w:cs="Tahoma"/>
                <w:b w:val="0"/>
                <w:sz w:val="20"/>
                <w:szCs w:val="20"/>
              </w:rPr>
              <w:t>Application navigate and show message detail to new page</w:t>
            </w:r>
          </w:p>
        </w:tc>
      </w:tr>
      <w:tr w:rsidR="00782DA3" w:rsidRPr="00CE081D" w14:paraId="60D643D4" w14:textId="77777777" w:rsidTr="00C65D8C">
        <w:trPr>
          <w:cantSplit/>
          <w:trHeight w:val="480"/>
          <w:tblHeader/>
        </w:trPr>
        <w:tc>
          <w:tcPr>
            <w:tcW w:w="671" w:type="pct"/>
            <w:shd w:val="clear" w:color="auto" w:fill="D9D9D9" w:themeFill="background1" w:themeFillShade="D9"/>
            <w:vAlign w:val="center"/>
          </w:tcPr>
          <w:p w14:paraId="605C30C8" w14:textId="78E5BA4E" w:rsidR="00782DA3" w:rsidRPr="00CE081D" w:rsidRDefault="00782DA3" w:rsidP="00C65D8C">
            <w:pPr>
              <w:rPr>
                <w:rFonts w:ascii="Tahoma" w:hAnsi="Tahoma" w:cs="Tahoma"/>
                <w:b/>
                <w:iCs/>
              </w:rPr>
            </w:pPr>
            <w:r w:rsidRPr="00CE081D">
              <w:rPr>
                <w:rFonts w:ascii="Tahoma" w:hAnsi="Tahoma" w:cs="Tahoma"/>
                <w:b/>
                <w:iCs/>
              </w:rPr>
              <w:t>UI Validation</w:t>
            </w:r>
          </w:p>
        </w:tc>
        <w:tc>
          <w:tcPr>
            <w:tcW w:w="4329" w:type="pct"/>
            <w:vAlign w:val="center"/>
          </w:tcPr>
          <w:p w14:paraId="4BC85E4B" w14:textId="77777777" w:rsidR="00782DA3" w:rsidRPr="00CE081D" w:rsidRDefault="00782DA3" w:rsidP="00C65D8C">
            <w:pPr>
              <w:spacing w:after="60"/>
              <w:contextualSpacing/>
              <w:rPr>
                <w:rFonts w:ascii="Tahoma" w:hAnsi="Tahoma" w:cs="Tahoma"/>
              </w:rPr>
            </w:pPr>
            <w:r w:rsidRPr="00CE081D">
              <w:rPr>
                <w:rFonts w:ascii="Tahoma" w:hAnsi="Tahoma" w:cs="Tahoma"/>
              </w:rPr>
              <w:t>-</w:t>
            </w:r>
          </w:p>
        </w:tc>
      </w:tr>
      <w:tr w:rsidR="00782DA3" w:rsidRPr="00CE081D" w14:paraId="240BCF48" w14:textId="77777777" w:rsidTr="00C65D8C">
        <w:trPr>
          <w:cantSplit/>
          <w:trHeight w:val="72"/>
          <w:tblHeader/>
        </w:trPr>
        <w:tc>
          <w:tcPr>
            <w:tcW w:w="671" w:type="pct"/>
            <w:shd w:val="clear" w:color="auto" w:fill="D9D9D9" w:themeFill="background1" w:themeFillShade="D9"/>
            <w:vAlign w:val="center"/>
          </w:tcPr>
          <w:p w14:paraId="16F4FB07" w14:textId="77777777" w:rsidR="00782DA3" w:rsidRPr="00CE081D" w:rsidRDefault="00782DA3" w:rsidP="00C65D8C">
            <w:pPr>
              <w:rPr>
                <w:rFonts w:ascii="Tahoma" w:hAnsi="Tahoma" w:cs="Tahoma"/>
                <w:b/>
                <w:iCs/>
              </w:rPr>
            </w:pPr>
            <w:r w:rsidRPr="00CE081D">
              <w:rPr>
                <w:rFonts w:ascii="Tahoma" w:hAnsi="Tahoma" w:cs="Tahoma"/>
                <w:b/>
                <w:iCs/>
              </w:rPr>
              <w:t>Business Rules</w:t>
            </w:r>
          </w:p>
        </w:tc>
        <w:tc>
          <w:tcPr>
            <w:tcW w:w="4329" w:type="pct"/>
            <w:vAlign w:val="center"/>
          </w:tcPr>
          <w:p w14:paraId="4F4EFB4E" w14:textId="0C743A52" w:rsidR="00782DA3" w:rsidRPr="00CE081D" w:rsidRDefault="00D913B2" w:rsidP="00D913B2">
            <w:pPr>
              <w:spacing w:after="60"/>
              <w:contextualSpacing/>
              <w:rPr>
                <w:rFonts w:ascii="Tahoma" w:hAnsi="Tahoma" w:cs="Tahoma"/>
              </w:rPr>
            </w:pPr>
            <w:r w:rsidRPr="00CE081D">
              <w:rPr>
                <w:rFonts w:ascii="Tahoma" w:hAnsi="Tahoma" w:cs="Tahoma"/>
              </w:rPr>
              <w:t>-</w:t>
            </w:r>
          </w:p>
        </w:tc>
      </w:tr>
      <w:tr w:rsidR="00782DA3" w:rsidRPr="00CE081D" w14:paraId="3C1A6D4C" w14:textId="77777777" w:rsidTr="00C65D8C">
        <w:trPr>
          <w:cantSplit/>
          <w:trHeight w:val="72"/>
          <w:tblHeader/>
        </w:trPr>
        <w:tc>
          <w:tcPr>
            <w:tcW w:w="671" w:type="pct"/>
            <w:shd w:val="clear" w:color="auto" w:fill="D9D9D9" w:themeFill="background1" w:themeFillShade="D9"/>
            <w:vAlign w:val="center"/>
          </w:tcPr>
          <w:p w14:paraId="741BBEDE" w14:textId="77777777" w:rsidR="00782DA3" w:rsidRPr="00CE081D" w:rsidRDefault="00782DA3" w:rsidP="00C65D8C">
            <w:pPr>
              <w:rPr>
                <w:rFonts w:ascii="Tahoma" w:hAnsi="Tahoma" w:cs="Tahoma"/>
                <w:b/>
                <w:iCs/>
              </w:rPr>
            </w:pPr>
            <w:r w:rsidRPr="00CE081D">
              <w:rPr>
                <w:rFonts w:ascii="Tahoma" w:hAnsi="Tahoma" w:cs="Tahoma"/>
                <w:b/>
                <w:iCs/>
              </w:rPr>
              <w:t>Success Result</w:t>
            </w:r>
          </w:p>
        </w:tc>
        <w:tc>
          <w:tcPr>
            <w:tcW w:w="4329" w:type="pct"/>
            <w:vAlign w:val="center"/>
          </w:tcPr>
          <w:p w14:paraId="67762FF3" w14:textId="77777777" w:rsidR="00782DA3" w:rsidRPr="00CE081D" w:rsidRDefault="00782DA3" w:rsidP="00C65D8C">
            <w:pPr>
              <w:spacing w:after="60"/>
              <w:contextualSpacing/>
              <w:rPr>
                <w:rFonts w:ascii="Tahoma" w:hAnsi="Tahoma" w:cs="Tahoma"/>
              </w:rPr>
            </w:pPr>
            <w:r w:rsidRPr="00CE081D">
              <w:rPr>
                <w:rFonts w:ascii="Tahoma" w:hAnsi="Tahoma" w:cs="Tahoma"/>
              </w:rPr>
              <w:t>-</w:t>
            </w:r>
          </w:p>
        </w:tc>
      </w:tr>
      <w:tr w:rsidR="00782DA3" w:rsidRPr="00CE081D" w14:paraId="1CB71B35" w14:textId="77777777" w:rsidTr="00C65D8C">
        <w:trPr>
          <w:cantSplit/>
          <w:trHeight w:val="522"/>
          <w:tblHeader/>
        </w:trPr>
        <w:tc>
          <w:tcPr>
            <w:tcW w:w="671" w:type="pct"/>
            <w:shd w:val="clear" w:color="auto" w:fill="D9D9D9" w:themeFill="background1" w:themeFillShade="D9"/>
            <w:vAlign w:val="center"/>
          </w:tcPr>
          <w:p w14:paraId="5CDFC54A" w14:textId="77777777" w:rsidR="00782DA3" w:rsidRPr="00CE081D" w:rsidRDefault="00782DA3" w:rsidP="00C65D8C">
            <w:pPr>
              <w:rPr>
                <w:rFonts w:ascii="Tahoma" w:hAnsi="Tahoma" w:cs="Tahoma"/>
                <w:b/>
                <w:iCs/>
              </w:rPr>
            </w:pPr>
            <w:r w:rsidRPr="00CE081D">
              <w:rPr>
                <w:rFonts w:ascii="Tahoma" w:hAnsi="Tahoma" w:cs="Tahoma"/>
                <w:b/>
                <w:iCs/>
              </w:rPr>
              <w:t>Minimal Result</w:t>
            </w:r>
          </w:p>
        </w:tc>
        <w:tc>
          <w:tcPr>
            <w:tcW w:w="4329" w:type="pct"/>
            <w:vAlign w:val="center"/>
          </w:tcPr>
          <w:p w14:paraId="0FA08911" w14:textId="036AE549" w:rsidR="00782DA3" w:rsidRPr="00CE081D" w:rsidRDefault="00D913B2" w:rsidP="00C65D8C">
            <w:pPr>
              <w:spacing w:after="60"/>
              <w:contextualSpacing/>
              <w:rPr>
                <w:rFonts w:ascii="Tahoma" w:hAnsi="Tahoma" w:cs="Tahoma"/>
              </w:rPr>
            </w:pPr>
            <w:r w:rsidRPr="00CE081D">
              <w:rPr>
                <w:rFonts w:ascii="Tahoma" w:hAnsi="Tahoma" w:cs="Tahoma"/>
              </w:rPr>
              <w:t>-</w:t>
            </w:r>
          </w:p>
        </w:tc>
      </w:tr>
      <w:tr w:rsidR="00782DA3" w:rsidRPr="00CE081D" w14:paraId="6BC217E4" w14:textId="77777777" w:rsidTr="00C65D8C">
        <w:trPr>
          <w:cantSplit/>
          <w:trHeight w:val="72"/>
          <w:tblHeader/>
        </w:trPr>
        <w:tc>
          <w:tcPr>
            <w:tcW w:w="671" w:type="pct"/>
            <w:shd w:val="clear" w:color="auto" w:fill="D9D9D9" w:themeFill="background1" w:themeFillShade="D9"/>
            <w:vAlign w:val="center"/>
          </w:tcPr>
          <w:p w14:paraId="379B856A" w14:textId="77777777" w:rsidR="00782DA3" w:rsidRPr="00CE081D" w:rsidRDefault="00782DA3" w:rsidP="00C65D8C">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645A0015" w14:textId="77777777" w:rsidR="00782DA3" w:rsidRPr="00CE081D" w:rsidRDefault="00782DA3" w:rsidP="00C65D8C">
            <w:pPr>
              <w:spacing w:after="60"/>
              <w:contextualSpacing/>
              <w:rPr>
                <w:rFonts w:ascii="Tahoma" w:hAnsi="Tahoma" w:cs="Tahoma"/>
              </w:rPr>
            </w:pPr>
            <w:r w:rsidRPr="00CE081D">
              <w:rPr>
                <w:rFonts w:ascii="Tahoma" w:hAnsi="Tahoma" w:cs="Tahoma"/>
              </w:rPr>
              <w:t>-</w:t>
            </w:r>
          </w:p>
        </w:tc>
      </w:tr>
      <w:tr w:rsidR="00782DA3" w:rsidRPr="00CE081D" w14:paraId="63A31B0B" w14:textId="77777777" w:rsidTr="00C65D8C">
        <w:trPr>
          <w:cantSplit/>
          <w:trHeight w:val="72"/>
          <w:tblHeader/>
        </w:trPr>
        <w:tc>
          <w:tcPr>
            <w:tcW w:w="671" w:type="pct"/>
            <w:shd w:val="clear" w:color="auto" w:fill="D9D9D9" w:themeFill="background1" w:themeFillShade="D9"/>
            <w:vAlign w:val="center"/>
          </w:tcPr>
          <w:p w14:paraId="101B861C" w14:textId="77777777" w:rsidR="00782DA3" w:rsidRPr="00CE081D" w:rsidRDefault="00782DA3" w:rsidP="00C65D8C">
            <w:pPr>
              <w:rPr>
                <w:rFonts w:ascii="Tahoma" w:hAnsi="Tahoma" w:cs="Tahoma"/>
                <w:b/>
                <w:iCs/>
              </w:rPr>
            </w:pPr>
            <w:r w:rsidRPr="00CE081D">
              <w:rPr>
                <w:rFonts w:ascii="Tahoma" w:hAnsi="Tahoma" w:cs="Tahoma"/>
                <w:b/>
                <w:iCs/>
              </w:rPr>
              <w:lastRenderedPageBreak/>
              <w:t>UI Image</w:t>
            </w:r>
          </w:p>
        </w:tc>
        <w:tc>
          <w:tcPr>
            <w:tcW w:w="4329" w:type="pct"/>
            <w:vAlign w:val="center"/>
          </w:tcPr>
          <w:p w14:paraId="0AF49274" w14:textId="44896227" w:rsidR="00782DA3" w:rsidRPr="00CE081D" w:rsidRDefault="00530B6C" w:rsidP="00530B6C">
            <w:pPr>
              <w:spacing w:after="60"/>
              <w:contextualSpacing/>
              <w:jc w:val="center"/>
              <w:rPr>
                <w:rFonts w:ascii="Tahoma" w:hAnsi="Tahoma" w:cs="Tahoma"/>
              </w:rPr>
            </w:pPr>
            <w:r w:rsidRPr="00CE081D">
              <w:rPr>
                <w:rFonts w:ascii="Tahoma" w:hAnsi="Tahoma" w:cs="Tahoma"/>
                <w:noProof/>
              </w:rPr>
              <w:drawing>
                <wp:inline distT="0" distB="0" distL="0" distR="0" wp14:anchorId="2595796D" wp14:editId="17A951FA">
                  <wp:extent cx="2024209" cy="3600000"/>
                  <wp:effectExtent l="0" t="0" r="8255" b="6985"/>
                  <wp:docPr id="100" name="Picture 100" descr="../../../Downloads/unnam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unnamed-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24209" cy="3600000"/>
                          </a:xfrm>
                          <a:prstGeom prst="rect">
                            <a:avLst/>
                          </a:prstGeom>
                          <a:noFill/>
                          <a:ln>
                            <a:noFill/>
                          </a:ln>
                        </pic:spPr>
                      </pic:pic>
                    </a:graphicData>
                  </a:graphic>
                </wp:inline>
              </w:drawing>
            </w:r>
          </w:p>
        </w:tc>
      </w:tr>
      <w:tr w:rsidR="00782DA3" w:rsidRPr="00CE081D" w14:paraId="671B2D51" w14:textId="77777777" w:rsidTr="00C65D8C">
        <w:trPr>
          <w:cantSplit/>
          <w:trHeight w:val="72"/>
          <w:tblHeader/>
        </w:trPr>
        <w:tc>
          <w:tcPr>
            <w:tcW w:w="671" w:type="pct"/>
            <w:shd w:val="clear" w:color="auto" w:fill="D9D9D9" w:themeFill="background1" w:themeFillShade="D9"/>
            <w:vAlign w:val="center"/>
          </w:tcPr>
          <w:p w14:paraId="035169F7" w14:textId="77777777" w:rsidR="00782DA3" w:rsidRPr="00CE081D" w:rsidRDefault="00782DA3" w:rsidP="00C65D8C">
            <w:pPr>
              <w:rPr>
                <w:rFonts w:ascii="Tahoma" w:hAnsi="Tahoma" w:cs="Tahoma"/>
                <w:b/>
                <w:iCs/>
              </w:rPr>
            </w:pPr>
            <w:r w:rsidRPr="00CE081D">
              <w:rPr>
                <w:rFonts w:ascii="Tahoma" w:hAnsi="Tahoma" w:cs="Tahoma"/>
                <w:b/>
                <w:iCs/>
              </w:rPr>
              <w:t>Frequency of Usage</w:t>
            </w:r>
          </w:p>
        </w:tc>
        <w:tc>
          <w:tcPr>
            <w:tcW w:w="4329" w:type="pct"/>
            <w:vAlign w:val="center"/>
          </w:tcPr>
          <w:p w14:paraId="655ACA99" w14:textId="77777777" w:rsidR="00782DA3" w:rsidRPr="00CE081D" w:rsidRDefault="00782DA3" w:rsidP="00C65D8C">
            <w:pPr>
              <w:spacing w:after="60"/>
              <w:contextualSpacing/>
              <w:rPr>
                <w:rFonts w:ascii="Tahoma" w:hAnsi="Tahoma" w:cs="Tahoma"/>
              </w:rPr>
            </w:pPr>
            <w:r w:rsidRPr="00CE081D">
              <w:rPr>
                <w:rFonts w:ascii="Tahoma" w:hAnsi="Tahoma" w:cs="Tahoma"/>
              </w:rPr>
              <w:t>Often</w:t>
            </w:r>
          </w:p>
        </w:tc>
      </w:tr>
      <w:tr w:rsidR="00782DA3" w:rsidRPr="00CE081D" w14:paraId="3006B1B0" w14:textId="77777777" w:rsidTr="00C65D8C">
        <w:trPr>
          <w:cantSplit/>
          <w:trHeight w:val="453"/>
          <w:tblHeader/>
        </w:trPr>
        <w:tc>
          <w:tcPr>
            <w:tcW w:w="671" w:type="pct"/>
            <w:shd w:val="clear" w:color="auto" w:fill="D9D9D9" w:themeFill="background1" w:themeFillShade="D9"/>
            <w:vAlign w:val="center"/>
          </w:tcPr>
          <w:p w14:paraId="18A67630" w14:textId="77777777" w:rsidR="00782DA3" w:rsidRPr="00CE081D" w:rsidRDefault="00782DA3" w:rsidP="00C65D8C">
            <w:pPr>
              <w:rPr>
                <w:rFonts w:ascii="Tahoma" w:hAnsi="Tahoma" w:cs="Tahoma"/>
                <w:b/>
                <w:iCs/>
              </w:rPr>
            </w:pPr>
            <w:r w:rsidRPr="00CE081D">
              <w:rPr>
                <w:rFonts w:ascii="Tahoma" w:hAnsi="Tahoma" w:cs="Tahoma"/>
                <w:b/>
                <w:iCs/>
              </w:rPr>
              <w:t>Notes</w:t>
            </w:r>
          </w:p>
        </w:tc>
        <w:tc>
          <w:tcPr>
            <w:tcW w:w="4329" w:type="pct"/>
            <w:vAlign w:val="center"/>
          </w:tcPr>
          <w:p w14:paraId="4510C948" w14:textId="77777777" w:rsidR="00782DA3" w:rsidRPr="00CE081D" w:rsidRDefault="00782DA3" w:rsidP="00C65D8C">
            <w:pPr>
              <w:spacing w:after="60"/>
              <w:contextualSpacing/>
              <w:rPr>
                <w:rFonts w:ascii="Tahoma" w:hAnsi="Tahoma" w:cs="Tahoma"/>
              </w:rPr>
            </w:pPr>
            <w:r w:rsidRPr="00CE081D">
              <w:rPr>
                <w:rFonts w:ascii="Tahoma" w:hAnsi="Tahoma" w:cs="Tahoma"/>
              </w:rPr>
              <w:t>-</w:t>
            </w:r>
          </w:p>
        </w:tc>
      </w:tr>
    </w:tbl>
    <w:p w14:paraId="5D1B54A2" w14:textId="48317F1B" w:rsidR="00010107" w:rsidRPr="00CE081D" w:rsidRDefault="00010107" w:rsidP="00010107">
      <w:pPr>
        <w:pStyle w:val="Heading3"/>
        <w:rPr>
          <w:rFonts w:ascii="Tahoma" w:hAnsi="Tahoma" w:cs="Tahoma"/>
        </w:rPr>
      </w:pPr>
      <w:bookmarkStart w:id="116" w:name="_Toc465763596"/>
      <w:r w:rsidRPr="00CE081D">
        <w:rPr>
          <w:rFonts w:ascii="Tahoma" w:hAnsi="Tahoma" w:cs="Tahoma"/>
        </w:rPr>
        <w:t>Edit Notification List</w:t>
      </w:r>
      <w:bookmarkEnd w:id="116"/>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010107" w:rsidRPr="00CE081D" w14:paraId="062AF51A" w14:textId="77777777" w:rsidTr="006525F1">
        <w:trPr>
          <w:cantSplit/>
          <w:trHeight w:val="72"/>
          <w:tblHeader/>
        </w:trPr>
        <w:tc>
          <w:tcPr>
            <w:tcW w:w="671" w:type="pct"/>
            <w:shd w:val="clear" w:color="auto" w:fill="D9D9D9" w:themeFill="background1" w:themeFillShade="D9"/>
            <w:vAlign w:val="center"/>
          </w:tcPr>
          <w:p w14:paraId="7C8AB0E7" w14:textId="77777777" w:rsidR="00010107" w:rsidRPr="00CE081D" w:rsidRDefault="00010107" w:rsidP="006525F1">
            <w:pPr>
              <w:rPr>
                <w:rFonts w:ascii="Tahoma" w:hAnsi="Tahoma" w:cs="Tahoma"/>
                <w:b/>
                <w:iCs/>
              </w:rPr>
            </w:pPr>
            <w:r w:rsidRPr="00CE081D">
              <w:rPr>
                <w:rFonts w:ascii="Tahoma" w:hAnsi="Tahoma" w:cs="Tahoma"/>
                <w:b/>
              </w:rPr>
              <w:t>UC ID</w:t>
            </w:r>
          </w:p>
        </w:tc>
        <w:tc>
          <w:tcPr>
            <w:tcW w:w="4329" w:type="pct"/>
            <w:vAlign w:val="center"/>
          </w:tcPr>
          <w:p w14:paraId="6FB176E4" w14:textId="29795EAA" w:rsidR="00010107" w:rsidRPr="00CE081D" w:rsidRDefault="00010107" w:rsidP="006525F1">
            <w:pPr>
              <w:spacing w:after="60"/>
              <w:contextualSpacing/>
              <w:rPr>
                <w:rFonts w:ascii="Tahoma" w:hAnsi="Tahoma" w:cs="Tahoma"/>
                <w:iCs/>
              </w:rPr>
            </w:pPr>
            <w:r w:rsidRPr="00CE081D">
              <w:rPr>
                <w:rFonts w:ascii="Tahoma" w:hAnsi="Tahoma" w:cs="Tahoma"/>
                <w:iCs/>
              </w:rPr>
              <w:t>UC-3</w:t>
            </w:r>
            <w:r w:rsidR="00B53C7F" w:rsidRPr="00CE081D">
              <w:rPr>
                <w:rFonts w:ascii="Tahoma" w:hAnsi="Tahoma" w:cs="Tahoma"/>
                <w:iCs/>
              </w:rPr>
              <w:t>2</w:t>
            </w:r>
          </w:p>
        </w:tc>
      </w:tr>
      <w:tr w:rsidR="00010107" w:rsidRPr="00CE081D" w14:paraId="66A5BCB6" w14:textId="77777777" w:rsidTr="006525F1">
        <w:trPr>
          <w:cantSplit/>
          <w:trHeight w:val="72"/>
          <w:tblHeader/>
        </w:trPr>
        <w:tc>
          <w:tcPr>
            <w:tcW w:w="671" w:type="pct"/>
            <w:shd w:val="clear" w:color="auto" w:fill="D9D9D9" w:themeFill="background1" w:themeFillShade="D9"/>
            <w:vAlign w:val="center"/>
          </w:tcPr>
          <w:p w14:paraId="3909AC0E" w14:textId="77777777" w:rsidR="00010107" w:rsidRPr="00CE081D" w:rsidRDefault="00010107" w:rsidP="006525F1">
            <w:pPr>
              <w:rPr>
                <w:rFonts w:ascii="Tahoma" w:hAnsi="Tahoma" w:cs="Tahoma"/>
                <w:b/>
                <w:iCs/>
              </w:rPr>
            </w:pPr>
            <w:r w:rsidRPr="00CE081D">
              <w:rPr>
                <w:rFonts w:ascii="Tahoma" w:hAnsi="Tahoma" w:cs="Tahoma"/>
                <w:b/>
                <w:iCs/>
              </w:rPr>
              <w:t>Description</w:t>
            </w:r>
          </w:p>
        </w:tc>
        <w:tc>
          <w:tcPr>
            <w:tcW w:w="4329" w:type="pct"/>
            <w:vAlign w:val="center"/>
          </w:tcPr>
          <w:p w14:paraId="431A651C" w14:textId="2A9AE7EE" w:rsidR="00010107" w:rsidRPr="00CE081D" w:rsidRDefault="00010107" w:rsidP="00010107">
            <w:pPr>
              <w:spacing w:after="60"/>
              <w:contextualSpacing/>
              <w:rPr>
                <w:rFonts w:ascii="Tahoma" w:hAnsi="Tahoma" w:cs="Tahoma"/>
              </w:rPr>
            </w:pPr>
            <w:r w:rsidRPr="00CE081D">
              <w:rPr>
                <w:rFonts w:ascii="Tahoma" w:hAnsi="Tahoma" w:cs="Tahoma"/>
              </w:rPr>
              <w:t>Use Case for editing notification list</w:t>
            </w:r>
          </w:p>
        </w:tc>
      </w:tr>
      <w:tr w:rsidR="00010107" w:rsidRPr="00CE081D" w14:paraId="335C03EC" w14:textId="77777777" w:rsidTr="006525F1">
        <w:trPr>
          <w:cantSplit/>
          <w:trHeight w:val="257"/>
          <w:tblHeader/>
        </w:trPr>
        <w:tc>
          <w:tcPr>
            <w:tcW w:w="671" w:type="pct"/>
            <w:shd w:val="clear" w:color="auto" w:fill="D9D9D9" w:themeFill="background1" w:themeFillShade="D9"/>
            <w:vAlign w:val="center"/>
          </w:tcPr>
          <w:p w14:paraId="7F456E47" w14:textId="77777777" w:rsidR="00010107" w:rsidRPr="00CE081D" w:rsidRDefault="00010107" w:rsidP="006525F1">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25A483AB" w14:textId="1CBA8D27" w:rsidR="00010107" w:rsidRPr="00CE081D" w:rsidRDefault="00010107" w:rsidP="006525F1">
            <w:pPr>
              <w:spacing w:after="60"/>
              <w:contextualSpacing/>
              <w:rPr>
                <w:rFonts w:ascii="Tahoma" w:hAnsi="Tahoma" w:cs="Tahoma"/>
              </w:rPr>
            </w:pPr>
            <w:r w:rsidRPr="00CE081D">
              <w:rPr>
                <w:rFonts w:ascii="Tahoma" w:hAnsi="Tahoma" w:cs="Tahoma"/>
              </w:rPr>
              <w:t>FR-5</w:t>
            </w:r>
            <w:r w:rsidR="000F0024" w:rsidRPr="00CE081D">
              <w:rPr>
                <w:rFonts w:ascii="Tahoma" w:hAnsi="Tahoma" w:cs="Tahoma"/>
              </w:rPr>
              <w:t xml:space="preserve"> - The app shall implement push notification message</w:t>
            </w:r>
          </w:p>
        </w:tc>
      </w:tr>
      <w:tr w:rsidR="00010107" w:rsidRPr="00CE081D" w14:paraId="091D3D34" w14:textId="77777777" w:rsidTr="006525F1">
        <w:trPr>
          <w:cantSplit/>
          <w:trHeight w:val="72"/>
          <w:tblHeader/>
        </w:trPr>
        <w:tc>
          <w:tcPr>
            <w:tcW w:w="671" w:type="pct"/>
            <w:shd w:val="clear" w:color="auto" w:fill="D9D9D9" w:themeFill="background1" w:themeFillShade="D9"/>
            <w:vAlign w:val="center"/>
          </w:tcPr>
          <w:p w14:paraId="6C0F558A" w14:textId="77777777" w:rsidR="00010107" w:rsidRPr="00CE081D" w:rsidRDefault="00010107" w:rsidP="006525F1">
            <w:pPr>
              <w:rPr>
                <w:rFonts w:ascii="Tahoma" w:hAnsi="Tahoma" w:cs="Tahoma"/>
                <w:b/>
                <w:iCs/>
              </w:rPr>
            </w:pPr>
            <w:r w:rsidRPr="00CE081D">
              <w:rPr>
                <w:rFonts w:ascii="Tahoma" w:hAnsi="Tahoma" w:cs="Tahoma"/>
                <w:b/>
                <w:iCs/>
              </w:rPr>
              <w:t>Actor</w:t>
            </w:r>
          </w:p>
        </w:tc>
        <w:tc>
          <w:tcPr>
            <w:tcW w:w="4329" w:type="pct"/>
            <w:vAlign w:val="center"/>
          </w:tcPr>
          <w:p w14:paraId="2351830D" w14:textId="77777777" w:rsidR="00010107" w:rsidRPr="00CE081D" w:rsidRDefault="00010107" w:rsidP="006525F1">
            <w:pPr>
              <w:spacing w:after="60"/>
              <w:contextualSpacing/>
              <w:rPr>
                <w:rFonts w:ascii="Tahoma" w:hAnsi="Tahoma" w:cs="Tahoma"/>
              </w:rPr>
            </w:pPr>
            <w:r w:rsidRPr="00CE081D">
              <w:rPr>
                <w:rFonts w:ascii="Tahoma" w:hAnsi="Tahoma" w:cs="Tahoma"/>
              </w:rPr>
              <w:t>User</w:t>
            </w:r>
          </w:p>
        </w:tc>
      </w:tr>
      <w:tr w:rsidR="00010107" w:rsidRPr="00CE081D" w14:paraId="30984599" w14:textId="77777777" w:rsidTr="006525F1">
        <w:trPr>
          <w:cantSplit/>
          <w:trHeight w:val="550"/>
          <w:tblHeader/>
        </w:trPr>
        <w:tc>
          <w:tcPr>
            <w:tcW w:w="671" w:type="pct"/>
            <w:shd w:val="clear" w:color="auto" w:fill="D9D9D9" w:themeFill="background1" w:themeFillShade="D9"/>
            <w:vAlign w:val="center"/>
          </w:tcPr>
          <w:p w14:paraId="41C19F33" w14:textId="77777777" w:rsidR="00010107" w:rsidRPr="00CE081D" w:rsidRDefault="00010107" w:rsidP="006525F1">
            <w:pPr>
              <w:rPr>
                <w:rFonts w:ascii="Tahoma" w:hAnsi="Tahoma" w:cs="Tahoma"/>
                <w:b/>
                <w:iCs/>
              </w:rPr>
            </w:pPr>
            <w:r w:rsidRPr="00CE081D">
              <w:rPr>
                <w:rFonts w:ascii="Tahoma" w:hAnsi="Tahoma" w:cs="Tahoma"/>
                <w:b/>
                <w:iCs/>
              </w:rPr>
              <w:t>Pre-Condition</w:t>
            </w:r>
          </w:p>
        </w:tc>
        <w:tc>
          <w:tcPr>
            <w:tcW w:w="4329" w:type="pct"/>
            <w:vAlign w:val="center"/>
          </w:tcPr>
          <w:p w14:paraId="3C0540EB" w14:textId="7401A089" w:rsidR="00010107" w:rsidRPr="00CE081D" w:rsidRDefault="00010107" w:rsidP="00010107">
            <w:pPr>
              <w:spacing w:after="60"/>
              <w:contextualSpacing/>
              <w:rPr>
                <w:rFonts w:ascii="Tahoma" w:hAnsi="Tahoma" w:cs="Tahoma"/>
              </w:rPr>
            </w:pPr>
            <w:r w:rsidRPr="00CE081D">
              <w:rPr>
                <w:rFonts w:ascii="Tahoma" w:hAnsi="Tahoma" w:cs="Tahoma"/>
              </w:rPr>
              <w:t>User has passed UC-3</w:t>
            </w:r>
            <w:r w:rsidR="00B53C7F" w:rsidRPr="00CE081D">
              <w:rPr>
                <w:rFonts w:ascii="Tahoma" w:hAnsi="Tahoma" w:cs="Tahoma"/>
              </w:rPr>
              <w:t>0</w:t>
            </w:r>
          </w:p>
        </w:tc>
      </w:tr>
      <w:tr w:rsidR="00010107" w:rsidRPr="00CE081D" w14:paraId="40E6723A" w14:textId="77777777" w:rsidTr="006525F1">
        <w:trPr>
          <w:cantSplit/>
          <w:trHeight w:val="72"/>
          <w:tblHeader/>
        </w:trPr>
        <w:tc>
          <w:tcPr>
            <w:tcW w:w="671" w:type="pct"/>
            <w:shd w:val="clear" w:color="auto" w:fill="D9D9D9" w:themeFill="background1" w:themeFillShade="D9"/>
            <w:vAlign w:val="center"/>
          </w:tcPr>
          <w:p w14:paraId="5CB2CA55" w14:textId="77777777" w:rsidR="00010107" w:rsidRPr="00CE081D" w:rsidRDefault="00010107" w:rsidP="006525F1">
            <w:pPr>
              <w:rPr>
                <w:rFonts w:ascii="Tahoma" w:hAnsi="Tahoma" w:cs="Tahoma"/>
                <w:b/>
                <w:iCs/>
              </w:rPr>
            </w:pPr>
            <w:r w:rsidRPr="00CE081D">
              <w:rPr>
                <w:rFonts w:ascii="Tahoma" w:hAnsi="Tahoma" w:cs="Tahoma"/>
                <w:b/>
                <w:iCs/>
              </w:rPr>
              <w:t>Trigger</w:t>
            </w:r>
          </w:p>
        </w:tc>
        <w:tc>
          <w:tcPr>
            <w:tcW w:w="4329" w:type="pct"/>
            <w:vAlign w:val="center"/>
          </w:tcPr>
          <w:p w14:paraId="52091138" w14:textId="29251BFA" w:rsidR="00010107" w:rsidRPr="00CE081D" w:rsidRDefault="00010107" w:rsidP="006525F1">
            <w:pPr>
              <w:spacing w:after="60"/>
              <w:contextualSpacing/>
              <w:rPr>
                <w:rFonts w:ascii="Tahoma" w:hAnsi="Tahoma" w:cs="Tahoma"/>
              </w:rPr>
            </w:pPr>
            <w:r w:rsidRPr="00CE081D">
              <w:rPr>
                <w:rFonts w:ascii="Tahoma" w:hAnsi="Tahoma" w:cs="Tahoma"/>
              </w:rPr>
              <w:t>Hold tap push any notification message</w:t>
            </w:r>
          </w:p>
        </w:tc>
      </w:tr>
      <w:tr w:rsidR="00010107" w:rsidRPr="00CE081D" w14:paraId="2600CDC2" w14:textId="77777777" w:rsidTr="006525F1">
        <w:trPr>
          <w:cantSplit/>
          <w:trHeight w:val="72"/>
          <w:tblHeader/>
        </w:trPr>
        <w:tc>
          <w:tcPr>
            <w:tcW w:w="671" w:type="pct"/>
            <w:shd w:val="clear" w:color="auto" w:fill="D9D9D9" w:themeFill="background1" w:themeFillShade="D9"/>
            <w:vAlign w:val="center"/>
          </w:tcPr>
          <w:p w14:paraId="63B8EF96" w14:textId="77777777" w:rsidR="00010107" w:rsidRPr="00CE081D" w:rsidRDefault="00010107" w:rsidP="006525F1">
            <w:pPr>
              <w:rPr>
                <w:rFonts w:ascii="Tahoma" w:hAnsi="Tahoma" w:cs="Tahoma"/>
                <w:b/>
                <w:iCs/>
              </w:rPr>
            </w:pPr>
            <w:r w:rsidRPr="00CE081D">
              <w:rPr>
                <w:rFonts w:ascii="Tahoma" w:hAnsi="Tahoma" w:cs="Tahoma"/>
                <w:b/>
                <w:iCs/>
              </w:rPr>
              <w:t>Normal Scenarios</w:t>
            </w:r>
          </w:p>
        </w:tc>
        <w:tc>
          <w:tcPr>
            <w:tcW w:w="4329" w:type="pct"/>
            <w:vAlign w:val="center"/>
          </w:tcPr>
          <w:p w14:paraId="602C7E94" w14:textId="2F0E6B79" w:rsidR="00010107" w:rsidRPr="00CE081D" w:rsidRDefault="00010107" w:rsidP="00010107">
            <w:pPr>
              <w:pStyle w:val="UseCase1"/>
              <w:ind w:left="23"/>
              <w:rPr>
                <w:rFonts w:ascii="Tahoma" w:hAnsi="Tahoma" w:cs="Tahoma"/>
                <w:b w:val="0"/>
                <w:sz w:val="20"/>
                <w:szCs w:val="20"/>
              </w:rPr>
            </w:pPr>
            <w:r w:rsidRPr="00CE081D">
              <w:rPr>
                <w:rFonts w:ascii="Tahoma" w:hAnsi="Tahoma" w:cs="Tahoma"/>
                <w:b w:val="0"/>
                <w:sz w:val="20"/>
                <w:szCs w:val="20"/>
              </w:rPr>
              <w:t>Notification list will change to edit mode</w:t>
            </w:r>
          </w:p>
        </w:tc>
      </w:tr>
      <w:tr w:rsidR="00010107" w:rsidRPr="00CE081D" w14:paraId="762BF808" w14:textId="77777777" w:rsidTr="006525F1">
        <w:trPr>
          <w:cantSplit/>
          <w:trHeight w:val="480"/>
          <w:tblHeader/>
        </w:trPr>
        <w:tc>
          <w:tcPr>
            <w:tcW w:w="671" w:type="pct"/>
            <w:shd w:val="clear" w:color="auto" w:fill="D9D9D9" w:themeFill="background1" w:themeFillShade="D9"/>
            <w:vAlign w:val="center"/>
          </w:tcPr>
          <w:p w14:paraId="07E244BA" w14:textId="77777777" w:rsidR="00010107" w:rsidRPr="00CE081D" w:rsidRDefault="00010107" w:rsidP="006525F1">
            <w:pPr>
              <w:rPr>
                <w:rFonts w:ascii="Tahoma" w:hAnsi="Tahoma" w:cs="Tahoma"/>
                <w:b/>
                <w:iCs/>
              </w:rPr>
            </w:pPr>
            <w:r w:rsidRPr="00CE081D">
              <w:rPr>
                <w:rFonts w:ascii="Tahoma" w:hAnsi="Tahoma" w:cs="Tahoma"/>
                <w:b/>
                <w:iCs/>
              </w:rPr>
              <w:t>UI Validation</w:t>
            </w:r>
          </w:p>
        </w:tc>
        <w:tc>
          <w:tcPr>
            <w:tcW w:w="4329" w:type="pct"/>
            <w:vAlign w:val="center"/>
          </w:tcPr>
          <w:p w14:paraId="0E733E5C" w14:textId="77777777" w:rsidR="00010107" w:rsidRPr="00CE081D" w:rsidRDefault="00010107" w:rsidP="006525F1">
            <w:pPr>
              <w:spacing w:after="60"/>
              <w:contextualSpacing/>
              <w:rPr>
                <w:rFonts w:ascii="Tahoma" w:hAnsi="Tahoma" w:cs="Tahoma"/>
              </w:rPr>
            </w:pPr>
            <w:r w:rsidRPr="00CE081D">
              <w:rPr>
                <w:rFonts w:ascii="Tahoma" w:hAnsi="Tahoma" w:cs="Tahoma"/>
              </w:rPr>
              <w:t>-</w:t>
            </w:r>
          </w:p>
        </w:tc>
      </w:tr>
      <w:tr w:rsidR="00010107" w:rsidRPr="00CE081D" w14:paraId="54A86C90" w14:textId="77777777" w:rsidTr="006525F1">
        <w:trPr>
          <w:cantSplit/>
          <w:trHeight w:val="72"/>
          <w:tblHeader/>
        </w:trPr>
        <w:tc>
          <w:tcPr>
            <w:tcW w:w="671" w:type="pct"/>
            <w:shd w:val="clear" w:color="auto" w:fill="D9D9D9" w:themeFill="background1" w:themeFillShade="D9"/>
            <w:vAlign w:val="center"/>
          </w:tcPr>
          <w:p w14:paraId="0FD735FB" w14:textId="77777777" w:rsidR="00010107" w:rsidRPr="00CE081D" w:rsidRDefault="00010107" w:rsidP="006525F1">
            <w:pPr>
              <w:rPr>
                <w:rFonts w:ascii="Tahoma" w:hAnsi="Tahoma" w:cs="Tahoma"/>
                <w:b/>
                <w:iCs/>
              </w:rPr>
            </w:pPr>
            <w:r w:rsidRPr="00CE081D">
              <w:rPr>
                <w:rFonts w:ascii="Tahoma" w:hAnsi="Tahoma" w:cs="Tahoma"/>
                <w:b/>
                <w:iCs/>
              </w:rPr>
              <w:t>Business Rules</w:t>
            </w:r>
          </w:p>
        </w:tc>
        <w:tc>
          <w:tcPr>
            <w:tcW w:w="4329" w:type="pct"/>
            <w:vAlign w:val="center"/>
          </w:tcPr>
          <w:p w14:paraId="4E3EA763" w14:textId="77777777" w:rsidR="00010107" w:rsidRPr="00CE081D" w:rsidRDefault="00010107" w:rsidP="006525F1">
            <w:pPr>
              <w:spacing w:after="60"/>
              <w:contextualSpacing/>
              <w:rPr>
                <w:rFonts w:ascii="Tahoma" w:hAnsi="Tahoma" w:cs="Tahoma"/>
              </w:rPr>
            </w:pPr>
            <w:r w:rsidRPr="00CE081D">
              <w:rPr>
                <w:rFonts w:ascii="Tahoma" w:hAnsi="Tahoma" w:cs="Tahoma"/>
              </w:rPr>
              <w:t>-</w:t>
            </w:r>
          </w:p>
        </w:tc>
      </w:tr>
      <w:tr w:rsidR="00010107" w:rsidRPr="00CE081D" w14:paraId="11D831AF" w14:textId="77777777" w:rsidTr="006525F1">
        <w:trPr>
          <w:cantSplit/>
          <w:trHeight w:val="72"/>
          <w:tblHeader/>
        </w:trPr>
        <w:tc>
          <w:tcPr>
            <w:tcW w:w="671" w:type="pct"/>
            <w:shd w:val="clear" w:color="auto" w:fill="D9D9D9" w:themeFill="background1" w:themeFillShade="D9"/>
            <w:vAlign w:val="center"/>
          </w:tcPr>
          <w:p w14:paraId="5C59A3DB" w14:textId="77777777" w:rsidR="00010107" w:rsidRPr="00CE081D" w:rsidRDefault="00010107" w:rsidP="006525F1">
            <w:pPr>
              <w:rPr>
                <w:rFonts w:ascii="Tahoma" w:hAnsi="Tahoma" w:cs="Tahoma"/>
                <w:b/>
                <w:iCs/>
              </w:rPr>
            </w:pPr>
            <w:r w:rsidRPr="00CE081D">
              <w:rPr>
                <w:rFonts w:ascii="Tahoma" w:hAnsi="Tahoma" w:cs="Tahoma"/>
                <w:b/>
                <w:iCs/>
              </w:rPr>
              <w:t>Success Result</w:t>
            </w:r>
          </w:p>
        </w:tc>
        <w:tc>
          <w:tcPr>
            <w:tcW w:w="4329" w:type="pct"/>
            <w:vAlign w:val="center"/>
          </w:tcPr>
          <w:p w14:paraId="75EFF6B3" w14:textId="52B6D32E" w:rsidR="00010107" w:rsidRPr="00CE081D" w:rsidRDefault="00837F2E" w:rsidP="00010107">
            <w:pPr>
              <w:spacing w:after="60"/>
              <w:contextualSpacing/>
              <w:rPr>
                <w:rFonts w:ascii="Tahoma" w:hAnsi="Tahoma" w:cs="Tahoma"/>
              </w:rPr>
            </w:pPr>
            <w:r w:rsidRPr="00CE081D">
              <w:rPr>
                <w:rFonts w:ascii="Tahoma" w:hAnsi="Tahoma" w:cs="Tahoma"/>
              </w:rPr>
              <w:t>-</w:t>
            </w:r>
          </w:p>
        </w:tc>
      </w:tr>
      <w:tr w:rsidR="00010107" w:rsidRPr="00CE081D" w14:paraId="6F8D94DB" w14:textId="77777777" w:rsidTr="006525F1">
        <w:trPr>
          <w:cantSplit/>
          <w:trHeight w:val="522"/>
          <w:tblHeader/>
        </w:trPr>
        <w:tc>
          <w:tcPr>
            <w:tcW w:w="671" w:type="pct"/>
            <w:shd w:val="clear" w:color="auto" w:fill="D9D9D9" w:themeFill="background1" w:themeFillShade="D9"/>
            <w:vAlign w:val="center"/>
          </w:tcPr>
          <w:p w14:paraId="2DF6B568" w14:textId="77777777" w:rsidR="00010107" w:rsidRPr="00CE081D" w:rsidRDefault="00010107" w:rsidP="006525F1">
            <w:pPr>
              <w:rPr>
                <w:rFonts w:ascii="Tahoma" w:hAnsi="Tahoma" w:cs="Tahoma"/>
                <w:b/>
                <w:iCs/>
              </w:rPr>
            </w:pPr>
            <w:r w:rsidRPr="00CE081D">
              <w:rPr>
                <w:rFonts w:ascii="Tahoma" w:hAnsi="Tahoma" w:cs="Tahoma"/>
                <w:b/>
                <w:iCs/>
              </w:rPr>
              <w:t>Minimal Result</w:t>
            </w:r>
          </w:p>
        </w:tc>
        <w:tc>
          <w:tcPr>
            <w:tcW w:w="4329" w:type="pct"/>
            <w:vAlign w:val="center"/>
          </w:tcPr>
          <w:p w14:paraId="6C9A1E69" w14:textId="77777777" w:rsidR="00010107" w:rsidRPr="00CE081D" w:rsidRDefault="00010107" w:rsidP="006525F1">
            <w:pPr>
              <w:spacing w:after="60"/>
              <w:contextualSpacing/>
              <w:rPr>
                <w:rFonts w:ascii="Tahoma" w:hAnsi="Tahoma" w:cs="Tahoma"/>
              </w:rPr>
            </w:pPr>
            <w:r w:rsidRPr="00CE081D">
              <w:rPr>
                <w:rFonts w:ascii="Tahoma" w:hAnsi="Tahoma" w:cs="Tahoma"/>
              </w:rPr>
              <w:t>-</w:t>
            </w:r>
          </w:p>
        </w:tc>
      </w:tr>
      <w:tr w:rsidR="00010107" w:rsidRPr="00CE081D" w14:paraId="42C2D49A" w14:textId="77777777" w:rsidTr="006525F1">
        <w:trPr>
          <w:cantSplit/>
          <w:trHeight w:val="72"/>
          <w:tblHeader/>
        </w:trPr>
        <w:tc>
          <w:tcPr>
            <w:tcW w:w="671" w:type="pct"/>
            <w:shd w:val="clear" w:color="auto" w:fill="D9D9D9" w:themeFill="background1" w:themeFillShade="D9"/>
            <w:vAlign w:val="center"/>
          </w:tcPr>
          <w:p w14:paraId="2594995C" w14:textId="77777777" w:rsidR="00010107" w:rsidRPr="00CE081D" w:rsidRDefault="00010107" w:rsidP="006525F1">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50CC2561" w14:textId="77777777" w:rsidR="00010107" w:rsidRPr="00CE081D" w:rsidRDefault="00010107" w:rsidP="006525F1">
            <w:pPr>
              <w:spacing w:after="60"/>
              <w:contextualSpacing/>
              <w:rPr>
                <w:rFonts w:ascii="Tahoma" w:hAnsi="Tahoma" w:cs="Tahoma"/>
              </w:rPr>
            </w:pPr>
            <w:r w:rsidRPr="00CE081D">
              <w:rPr>
                <w:rFonts w:ascii="Tahoma" w:hAnsi="Tahoma" w:cs="Tahoma"/>
              </w:rPr>
              <w:t>-</w:t>
            </w:r>
          </w:p>
        </w:tc>
      </w:tr>
      <w:tr w:rsidR="00010107" w:rsidRPr="00CE081D" w14:paraId="2D3D3169" w14:textId="77777777" w:rsidTr="006525F1">
        <w:trPr>
          <w:cantSplit/>
          <w:trHeight w:val="72"/>
          <w:tblHeader/>
        </w:trPr>
        <w:tc>
          <w:tcPr>
            <w:tcW w:w="671" w:type="pct"/>
            <w:shd w:val="clear" w:color="auto" w:fill="D9D9D9" w:themeFill="background1" w:themeFillShade="D9"/>
            <w:vAlign w:val="center"/>
          </w:tcPr>
          <w:p w14:paraId="4762F408" w14:textId="77777777" w:rsidR="00010107" w:rsidRPr="00CE081D" w:rsidRDefault="00010107" w:rsidP="006525F1">
            <w:pPr>
              <w:rPr>
                <w:rFonts w:ascii="Tahoma" w:hAnsi="Tahoma" w:cs="Tahoma"/>
                <w:b/>
                <w:iCs/>
              </w:rPr>
            </w:pPr>
            <w:r w:rsidRPr="00CE081D">
              <w:rPr>
                <w:rFonts w:ascii="Tahoma" w:hAnsi="Tahoma" w:cs="Tahoma"/>
                <w:b/>
                <w:iCs/>
              </w:rPr>
              <w:lastRenderedPageBreak/>
              <w:t>UI Image</w:t>
            </w:r>
          </w:p>
        </w:tc>
        <w:tc>
          <w:tcPr>
            <w:tcW w:w="4329" w:type="pct"/>
            <w:vAlign w:val="center"/>
          </w:tcPr>
          <w:p w14:paraId="3A38B9D0" w14:textId="6414C3D9" w:rsidR="00010107" w:rsidRPr="00CE081D" w:rsidRDefault="00837F2E" w:rsidP="00837F2E">
            <w:pPr>
              <w:spacing w:after="60"/>
              <w:contextualSpacing/>
              <w:jc w:val="center"/>
              <w:rPr>
                <w:rFonts w:ascii="Tahoma" w:hAnsi="Tahoma" w:cs="Tahoma"/>
              </w:rPr>
            </w:pPr>
            <w:r w:rsidRPr="00CE081D">
              <w:rPr>
                <w:rFonts w:ascii="Tahoma" w:hAnsi="Tahoma" w:cs="Tahoma"/>
                <w:noProof/>
              </w:rPr>
              <w:drawing>
                <wp:inline distT="0" distB="0" distL="0" distR="0" wp14:anchorId="0BAA5AD7" wp14:editId="059E52A8">
                  <wp:extent cx="2025000" cy="3600000"/>
                  <wp:effectExtent l="0" t="0" r="762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25000" cy="3600000"/>
                          </a:xfrm>
                          <a:prstGeom prst="rect">
                            <a:avLst/>
                          </a:prstGeom>
                        </pic:spPr>
                      </pic:pic>
                    </a:graphicData>
                  </a:graphic>
                </wp:inline>
              </w:drawing>
            </w:r>
          </w:p>
        </w:tc>
      </w:tr>
      <w:tr w:rsidR="00010107" w:rsidRPr="00CE081D" w14:paraId="791F3F47" w14:textId="77777777" w:rsidTr="006525F1">
        <w:trPr>
          <w:cantSplit/>
          <w:trHeight w:val="72"/>
          <w:tblHeader/>
        </w:trPr>
        <w:tc>
          <w:tcPr>
            <w:tcW w:w="671" w:type="pct"/>
            <w:shd w:val="clear" w:color="auto" w:fill="D9D9D9" w:themeFill="background1" w:themeFillShade="D9"/>
            <w:vAlign w:val="center"/>
          </w:tcPr>
          <w:p w14:paraId="1F9D629C" w14:textId="77777777" w:rsidR="00010107" w:rsidRPr="00CE081D" w:rsidRDefault="00010107" w:rsidP="006525F1">
            <w:pPr>
              <w:rPr>
                <w:rFonts w:ascii="Tahoma" w:hAnsi="Tahoma" w:cs="Tahoma"/>
                <w:b/>
                <w:iCs/>
              </w:rPr>
            </w:pPr>
            <w:r w:rsidRPr="00CE081D">
              <w:rPr>
                <w:rFonts w:ascii="Tahoma" w:hAnsi="Tahoma" w:cs="Tahoma"/>
                <w:b/>
                <w:iCs/>
              </w:rPr>
              <w:t>Frequency of Usage</w:t>
            </w:r>
          </w:p>
        </w:tc>
        <w:tc>
          <w:tcPr>
            <w:tcW w:w="4329" w:type="pct"/>
            <w:vAlign w:val="center"/>
          </w:tcPr>
          <w:p w14:paraId="73DCCFDD" w14:textId="3A0A4597" w:rsidR="00010107" w:rsidRPr="00CE081D" w:rsidRDefault="00837F2E" w:rsidP="006525F1">
            <w:pPr>
              <w:spacing w:after="60"/>
              <w:contextualSpacing/>
              <w:rPr>
                <w:rFonts w:ascii="Tahoma" w:hAnsi="Tahoma" w:cs="Tahoma"/>
              </w:rPr>
            </w:pPr>
            <w:r w:rsidRPr="00CE081D">
              <w:rPr>
                <w:rFonts w:ascii="Tahoma" w:hAnsi="Tahoma" w:cs="Tahoma"/>
              </w:rPr>
              <w:t>Rarely</w:t>
            </w:r>
          </w:p>
        </w:tc>
      </w:tr>
      <w:tr w:rsidR="00010107" w:rsidRPr="00CE081D" w14:paraId="100D39A5" w14:textId="77777777" w:rsidTr="006525F1">
        <w:trPr>
          <w:cantSplit/>
          <w:trHeight w:val="453"/>
          <w:tblHeader/>
        </w:trPr>
        <w:tc>
          <w:tcPr>
            <w:tcW w:w="671" w:type="pct"/>
            <w:shd w:val="clear" w:color="auto" w:fill="D9D9D9" w:themeFill="background1" w:themeFillShade="D9"/>
            <w:vAlign w:val="center"/>
          </w:tcPr>
          <w:p w14:paraId="3ECB7982" w14:textId="77777777" w:rsidR="00010107" w:rsidRPr="00CE081D" w:rsidRDefault="00010107" w:rsidP="006525F1">
            <w:pPr>
              <w:rPr>
                <w:rFonts w:ascii="Tahoma" w:hAnsi="Tahoma" w:cs="Tahoma"/>
                <w:b/>
                <w:iCs/>
              </w:rPr>
            </w:pPr>
            <w:r w:rsidRPr="00CE081D">
              <w:rPr>
                <w:rFonts w:ascii="Tahoma" w:hAnsi="Tahoma" w:cs="Tahoma"/>
                <w:b/>
                <w:iCs/>
              </w:rPr>
              <w:t>Notes</w:t>
            </w:r>
          </w:p>
        </w:tc>
        <w:tc>
          <w:tcPr>
            <w:tcW w:w="4329" w:type="pct"/>
            <w:vAlign w:val="center"/>
          </w:tcPr>
          <w:p w14:paraId="1F014DAA" w14:textId="77777777" w:rsidR="00010107" w:rsidRPr="00CE081D" w:rsidRDefault="00010107" w:rsidP="006525F1">
            <w:pPr>
              <w:spacing w:after="60"/>
              <w:contextualSpacing/>
              <w:rPr>
                <w:rFonts w:ascii="Tahoma" w:hAnsi="Tahoma" w:cs="Tahoma"/>
              </w:rPr>
            </w:pPr>
            <w:r w:rsidRPr="00CE081D">
              <w:rPr>
                <w:rFonts w:ascii="Tahoma" w:hAnsi="Tahoma" w:cs="Tahoma"/>
              </w:rPr>
              <w:t>-</w:t>
            </w:r>
          </w:p>
        </w:tc>
      </w:tr>
    </w:tbl>
    <w:p w14:paraId="66691BF9" w14:textId="77777777" w:rsidR="00010107" w:rsidRPr="00CE081D" w:rsidRDefault="00010107" w:rsidP="00010107">
      <w:pPr>
        <w:rPr>
          <w:rFonts w:ascii="Tahoma" w:hAnsi="Tahoma" w:cs="Tahoma"/>
        </w:rPr>
      </w:pPr>
    </w:p>
    <w:p w14:paraId="6962FFAA" w14:textId="77777777" w:rsidR="00010107" w:rsidRPr="00CE081D" w:rsidRDefault="00010107" w:rsidP="00010107">
      <w:pPr>
        <w:rPr>
          <w:rFonts w:ascii="Tahoma" w:hAnsi="Tahoma" w:cs="Tahoma"/>
        </w:rPr>
      </w:pPr>
    </w:p>
    <w:p w14:paraId="371C9343" w14:textId="2AF78D87" w:rsidR="00837F2E" w:rsidRPr="00CE081D" w:rsidRDefault="00837F2E" w:rsidP="00837F2E">
      <w:pPr>
        <w:pStyle w:val="Heading3"/>
        <w:rPr>
          <w:rFonts w:ascii="Tahoma" w:hAnsi="Tahoma" w:cs="Tahoma"/>
        </w:rPr>
      </w:pPr>
      <w:bookmarkStart w:id="117" w:name="_Toc465763597"/>
      <w:r w:rsidRPr="00CE081D">
        <w:rPr>
          <w:rFonts w:ascii="Tahoma" w:hAnsi="Tahoma" w:cs="Tahoma"/>
        </w:rPr>
        <w:t>Delete Selected Notification</w:t>
      </w:r>
      <w:bookmarkEnd w:id="117"/>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837F2E" w:rsidRPr="00CE081D" w14:paraId="7FB0AA8D" w14:textId="77777777" w:rsidTr="006525F1">
        <w:trPr>
          <w:cantSplit/>
          <w:trHeight w:val="72"/>
          <w:tblHeader/>
        </w:trPr>
        <w:tc>
          <w:tcPr>
            <w:tcW w:w="671" w:type="pct"/>
            <w:shd w:val="clear" w:color="auto" w:fill="D9D9D9" w:themeFill="background1" w:themeFillShade="D9"/>
            <w:vAlign w:val="center"/>
          </w:tcPr>
          <w:p w14:paraId="5E4A5046" w14:textId="77777777" w:rsidR="00837F2E" w:rsidRPr="00CE081D" w:rsidRDefault="00837F2E" w:rsidP="006525F1">
            <w:pPr>
              <w:rPr>
                <w:rFonts w:ascii="Tahoma" w:hAnsi="Tahoma" w:cs="Tahoma"/>
                <w:b/>
                <w:iCs/>
              </w:rPr>
            </w:pPr>
            <w:r w:rsidRPr="00CE081D">
              <w:rPr>
                <w:rFonts w:ascii="Tahoma" w:hAnsi="Tahoma" w:cs="Tahoma"/>
                <w:b/>
              </w:rPr>
              <w:t>UC ID</w:t>
            </w:r>
          </w:p>
        </w:tc>
        <w:tc>
          <w:tcPr>
            <w:tcW w:w="4329" w:type="pct"/>
            <w:vAlign w:val="center"/>
          </w:tcPr>
          <w:p w14:paraId="63F66C96" w14:textId="19ED607A" w:rsidR="00837F2E" w:rsidRPr="00CE081D" w:rsidRDefault="00837F2E" w:rsidP="006525F1">
            <w:pPr>
              <w:spacing w:after="60"/>
              <w:contextualSpacing/>
              <w:rPr>
                <w:rFonts w:ascii="Tahoma" w:hAnsi="Tahoma" w:cs="Tahoma"/>
                <w:iCs/>
              </w:rPr>
            </w:pPr>
            <w:r w:rsidRPr="00CE081D">
              <w:rPr>
                <w:rFonts w:ascii="Tahoma" w:hAnsi="Tahoma" w:cs="Tahoma"/>
                <w:iCs/>
              </w:rPr>
              <w:t>UC-3</w:t>
            </w:r>
            <w:r w:rsidR="00B53C7F" w:rsidRPr="00CE081D">
              <w:rPr>
                <w:rFonts w:ascii="Tahoma" w:hAnsi="Tahoma" w:cs="Tahoma"/>
                <w:iCs/>
              </w:rPr>
              <w:t>3</w:t>
            </w:r>
          </w:p>
        </w:tc>
      </w:tr>
      <w:tr w:rsidR="00837F2E" w:rsidRPr="00CE081D" w14:paraId="39C71C3B" w14:textId="77777777" w:rsidTr="006525F1">
        <w:trPr>
          <w:cantSplit/>
          <w:trHeight w:val="72"/>
          <w:tblHeader/>
        </w:trPr>
        <w:tc>
          <w:tcPr>
            <w:tcW w:w="671" w:type="pct"/>
            <w:shd w:val="clear" w:color="auto" w:fill="D9D9D9" w:themeFill="background1" w:themeFillShade="D9"/>
            <w:vAlign w:val="center"/>
          </w:tcPr>
          <w:p w14:paraId="378BF14A" w14:textId="77777777" w:rsidR="00837F2E" w:rsidRPr="00CE081D" w:rsidRDefault="00837F2E" w:rsidP="006525F1">
            <w:pPr>
              <w:rPr>
                <w:rFonts w:ascii="Tahoma" w:hAnsi="Tahoma" w:cs="Tahoma"/>
                <w:b/>
                <w:iCs/>
              </w:rPr>
            </w:pPr>
            <w:r w:rsidRPr="00CE081D">
              <w:rPr>
                <w:rFonts w:ascii="Tahoma" w:hAnsi="Tahoma" w:cs="Tahoma"/>
                <w:b/>
                <w:iCs/>
              </w:rPr>
              <w:t>Description</w:t>
            </w:r>
          </w:p>
        </w:tc>
        <w:tc>
          <w:tcPr>
            <w:tcW w:w="4329" w:type="pct"/>
            <w:vAlign w:val="center"/>
          </w:tcPr>
          <w:p w14:paraId="0EB46659" w14:textId="6D8E8736" w:rsidR="00837F2E" w:rsidRPr="00CE081D" w:rsidRDefault="00837F2E" w:rsidP="00837F2E">
            <w:pPr>
              <w:spacing w:after="60"/>
              <w:contextualSpacing/>
              <w:rPr>
                <w:rFonts w:ascii="Tahoma" w:hAnsi="Tahoma" w:cs="Tahoma"/>
              </w:rPr>
            </w:pPr>
            <w:r w:rsidRPr="00CE081D">
              <w:rPr>
                <w:rFonts w:ascii="Tahoma" w:hAnsi="Tahoma" w:cs="Tahoma"/>
              </w:rPr>
              <w:t>Use Case for deleting push notification message</w:t>
            </w:r>
          </w:p>
        </w:tc>
      </w:tr>
      <w:tr w:rsidR="00837F2E" w:rsidRPr="00CE081D" w14:paraId="17DDE69C" w14:textId="77777777" w:rsidTr="006525F1">
        <w:trPr>
          <w:cantSplit/>
          <w:trHeight w:val="257"/>
          <w:tblHeader/>
        </w:trPr>
        <w:tc>
          <w:tcPr>
            <w:tcW w:w="671" w:type="pct"/>
            <w:shd w:val="clear" w:color="auto" w:fill="D9D9D9" w:themeFill="background1" w:themeFillShade="D9"/>
            <w:vAlign w:val="center"/>
          </w:tcPr>
          <w:p w14:paraId="2692CA3E" w14:textId="77777777" w:rsidR="00837F2E" w:rsidRPr="00CE081D" w:rsidRDefault="00837F2E" w:rsidP="006525F1">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686578F3" w14:textId="2F1288B9" w:rsidR="00837F2E" w:rsidRPr="00CE081D" w:rsidRDefault="00837F2E" w:rsidP="006525F1">
            <w:pPr>
              <w:spacing w:after="60"/>
              <w:contextualSpacing/>
              <w:rPr>
                <w:rFonts w:ascii="Tahoma" w:hAnsi="Tahoma" w:cs="Tahoma"/>
              </w:rPr>
            </w:pPr>
            <w:r w:rsidRPr="00CE081D">
              <w:rPr>
                <w:rFonts w:ascii="Tahoma" w:hAnsi="Tahoma" w:cs="Tahoma"/>
              </w:rPr>
              <w:t>FR-5</w:t>
            </w:r>
            <w:r w:rsidR="000F0024" w:rsidRPr="00CE081D">
              <w:rPr>
                <w:rFonts w:ascii="Tahoma" w:hAnsi="Tahoma" w:cs="Tahoma"/>
              </w:rPr>
              <w:t xml:space="preserve"> - The app shall implement push notification message</w:t>
            </w:r>
          </w:p>
        </w:tc>
      </w:tr>
      <w:tr w:rsidR="00837F2E" w:rsidRPr="00CE081D" w14:paraId="43EFD493" w14:textId="77777777" w:rsidTr="006525F1">
        <w:trPr>
          <w:cantSplit/>
          <w:trHeight w:val="72"/>
          <w:tblHeader/>
        </w:trPr>
        <w:tc>
          <w:tcPr>
            <w:tcW w:w="671" w:type="pct"/>
            <w:shd w:val="clear" w:color="auto" w:fill="D9D9D9" w:themeFill="background1" w:themeFillShade="D9"/>
            <w:vAlign w:val="center"/>
          </w:tcPr>
          <w:p w14:paraId="36E4AA77" w14:textId="77777777" w:rsidR="00837F2E" w:rsidRPr="00CE081D" w:rsidRDefault="00837F2E" w:rsidP="006525F1">
            <w:pPr>
              <w:rPr>
                <w:rFonts w:ascii="Tahoma" w:hAnsi="Tahoma" w:cs="Tahoma"/>
                <w:b/>
                <w:iCs/>
              </w:rPr>
            </w:pPr>
            <w:r w:rsidRPr="00CE081D">
              <w:rPr>
                <w:rFonts w:ascii="Tahoma" w:hAnsi="Tahoma" w:cs="Tahoma"/>
                <w:b/>
                <w:iCs/>
              </w:rPr>
              <w:t>Actor</w:t>
            </w:r>
          </w:p>
        </w:tc>
        <w:tc>
          <w:tcPr>
            <w:tcW w:w="4329" w:type="pct"/>
            <w:vAlign w:val="center"/>
          </w:tcPr>
          <w:p w14:paraId="7D6C6F1E" w14:textId="77777777" w:rsidR="00837F2E" w:rsidRPr="00CE081D" w:rsidRDefault="00837F2E" w:rsidP="006525F1">
            <w:pPr>
              <w:spacing w:after="60"/>
              <w:contextualSpacing/>
              <w:rPr>
                <w:rFonts w:ascii="Tahoma" w:hAnsi="Tahoma" w:cs="Tahoma"/>
              </w:rPr>
            </w:pPr>
            <w:r w:rsidRPr="00CE081D">
              <w:rPr>
                <w:rFonts w:ascii="Tahoma" w:hAnsi="Tahoma" w:cs="Tahoma"/>
              </w:rPr>
              <w:t>User</w:t>
            </w:r>
          </w:p>
        </w:tc>
      </w:tr>
      <w:tr w:rsidR="00837F2E" w:rsidRPr="00CE081D" w14:paraId="5644FCCC" w14:textId="77777777" w:rsidTr="006525F1">
        <w:trPr>
          <w:cantSplit/>
          <w:trHeight w:val="550"/>
          <w:tblHeader/>
        </w:trPr>
        <w:tc>
          <w:tcPr>
            <w:tcW w:w="671" w:type="pct"/>
            <w:shd w:val="clear" w:color="auto" w:fill="D9D9D9" w:themeFill="background1" w:themeFillShade="D9"/>
            <w:vAlign w:val="center"/>
          </w:tcPr>
          <w:p w14:paraId="62BADCD9" w14:textId="77777777" w:rsidR="00837F2E" w:rsidRPr="00CE081D" w:rsidRDefault="00837F2E" w:rsidP="006525F1">
            <w:pPr>
              <w:rPr>
                <w:rFonts w:ascii="Tahoma" w:hAnsi="Tahoma" w:cs="Tahoma"/>
                <w:b/>
                <w:iCs/>
              </w:rPr>
            </w:pPr>
            <w:r w:rsidRPr="00CE081D">
              <w:rPr>
                <w:rFonts w:ascii="Tahoma" w:hAnsi="Tahoma" w:cs="Tahoma"/>
                <w:b/>
                <w:iCs/>
              </w:rPr>
              <w:t>Pre-Condition</w:t>
            </w:r>
          </w:p>
        </w:tc>
        <w:tc>
          <w:tcPr>
            <w:tcW w:w="4329" w:type="pct"/>
            <w:vAlign w:val="center"/>
          </w:tcPr>
          <w:p w14:paraId="7B316FCA" w14:textId="4E10C330" w:rsidR="00837F2E" w:rsidRPr="00CE081D" w:rsidRDefault="00837F2E" w:rsidP="006525F1">
            <w:pPr>
              <w:pStyle w:val="ListParagraph"/>
              <w:numPr>
                <w:ilvl w:val="0"/>
                <w:numId w:val="55"/>
              </w:numPr>
              <w:spacing w:after="60"/>
              <w:ind w:left="383"/>
              <w:contextualSpacing/>
              <w:rPr>
                <w:rFonts w:ascii="Tahoma" w:hAnsi="Tahoma" w:cs="Tahoma"/>
              </w:rPr>
            </w:pPr>
            <w:r w:rsidRPr="00CE081D">
              <w:rPr>
                <w:rFonts w:ascii="Tahoma" w:hAnsi="Tahoma" w:cs="Tahoma"/>
              </w:rPr>
              <w:t>User has pass</w:t>
            </w:r>
            <w:r w:rsidR="00B53C7F" w:rsidRPr="00CE081D">
              <w:rPr>
                <w:rFonts w:ascii="Tahoma" w:hAnsi="Tahoma" w:cs="Tahoma"/>
              </w:rPr>
              <w:t>ed UC-32</w:t>
            </w:r>
          </w:p>
          <w:p w14:paraId="35B75BAE" w14:textId="329A8A5A" w:rsidR="00837F2E" w:rsidRPr="00CE081D" w:rsidRDefault="00837F2E" w:rsidP="006525F1">
            <w:pPr>
              <w:pStyle w:val="ListParagraph"/>
              <w:numPr>
                <w:ilvl w:val="0"/>
                <w:numId w:val="55"/>
              </w:numPr>
              <w:spacing w:after="60"/>
              <w:ind w:left="383"/>
              <w:contextualSpacing/>
              <w:rPr>
                <w:rFonts w:ascii="Tahoma" w:hAnsi="Tahoma" w:cs="Tahoma"/>
              </w:rPr>
            </w:pPr>
            <w:r w:rsidRPr="00CE081D">
              <w:rPr>
                <w:rFonts w:ascii="Tahoma" w:hAnsi="Tahoma" w:cs="Tahoma"/>
              </w:rPr>
              <w:t>User select any notification message</w:t>
            </w:r>
          </w:p>
        </w:tc>
      </w:tr>
      <w:tr w:rsidR="00837F2E" w:rsidRPr="00CE081D" w14:paraId="662271E1" w14:textId="77777777" w:rsidTr="006525F1">
        <w:trPr>
          <w:cantSplit/>
          <w:trHeight w:val="72"/>
          <w:tblHeader/>
        </w:trPr>
        <w:tc>
          <w:tcPr>
            <w:tcW w:w="671" w:type="pct"/>
            <w:shd w:val="clear" w:color="auto" w:fill="D9D9D9" w:themeFill="background1" w:themeFillShade="D9"/>
            <w:vAlign w:val="center"/>
          </w:tcPr>
          <w:p w14:paraId="2FA30F1A" w14:textId="25AE8F10" w:rsidR="00837F2E" w:rsidRPr="00CE081D" w:rsidRDefault="00837F2E" w:rsidP="006525F1">
            <w:pPr>
              <w:rPr>
                <w:rFonts w:ascii="Tahoma" w:hAnsi="Tahoma" w:cs="Tahoma"/>
                <w:b/>
                <w:iCs/>
              </w:rPr>
            </w:pPr>
            <w:r w:rsidRPr="00CE081D">
              <w:rPr>
                <w:rFonts w:ascii="Tahoma" w:hAnsi="Tahoma" w:cs="Tahoma"/>
                <w:b/>
                <w:iCs/>
              </w:rPr>
              <w:t>Trigger</w:t>
            </w:r>
          </w:p>
        </w:tc>
        <w:tc>
          <w:tcPr>
            <w:tcW w:w="4329" w:type="pct"/>
            <w:vAlign w:val="center"/>
          </w:tcPr>
          <w:p w14:paraId="1D872EFD" w14:textId="55388F04" w:rsidR="00837F2E" w:rsidRPr="00CE081D" w:rsidRDefault="00837F2E" w:rsidP="006525F1">
            <w:pPr>
              <w:spacing w:after="60"/>
              <w:contextualSpacing/>
              <w:rPr>
                <w:rFonts w:ascii="Tahoma" w:hAnsi="Tahoma" w:cs="Tahoma"/>
              </w:rPr>
            </w:pPr>
            <w:r w:rsidRPr="00CE081D">
              <w:rPr>
                <w:rFonts w:ascii="Tahoma" w:hAnsi="Tahoma" w:cs="Tahoma"/>
              </w:rPr>
              <w:t>Tap bin icon</w:t>
            </w:r>
          </w:p>
        </w:tc>
      </w:tr>
      <w:tr w:rsidR="00837F2E" w:rsidRPr="00CE081D" w14:paraId="417D9EB4" w14:textId="77777777" w:rsidTr="006525F1">
        <w:trPr>
          <w:cantSplit/>
          <w:trHeight w:val="72"/>
          <w:tblHeader/>
        </w:trPr>
        <w:tc>
          <w:tcPr>
            <w:tcW w:w="671" w:type="pct"/>
            <w:shd w:val="clear" w:color="auto" w:fill="D9D9D9" w:themeFill="background1" w:themeFillShade="D9"/>
            <w:vAlign w:val="center"/>
          </w:tcPr>
          <w:p w14:paraId="5277BA00" w14:textId="77777777" w:rsidR="00837F2E" w:rsidRPr="00CE081D" w:rsidRDefault="00837F2E" w:rsidP="006525F1">
            <w:pPr>
              <w:rPr>
                <w:rFonts w:ascii="Tahoma" w:hAnsi="Tahoma" w:cs="Tahoma"/>
                <w:b/>
                <w:iCs/>
              </w:rPr>
            </w:pPr>
            <w:r w:rsidRPr="00CE081D">
              <w:rPr>
                <w:rFonts w:ascii="Tahoma" w:hAnsi="Tahoma" w:cs="Tahoma"/>
                <w:b/>
                <w:iCs/>
              </w:rPr>
              <w:t>Normal Scenarios</w:t>
            </w:r>
          </w:p>
        </w:tc>
        <w:tc>
          <w:tcPr>
            <w:tcW w:w="4329" w:type="pct"/>
            <w:vAlign w:val="center"/>
          </w:tcPr>
          <w:p w14:paraId="42EAB70F" w14:textId="1E466A2C" w:rsidR="00837F2E" w:rsidRPr="00CE081D" w:rsidRDefault="00837F2E" w:rsidP="00837F2E">
            <w:pPr>
              <w:pStyle w:val="UseCase1"/>
              <w:ind w:left="23"/>
              <w:rPr>
                <w:rFonts w:ascii="Tahoma" w:hAnsi="Tahoma" w:cs="Tahoma"/>
                <w:b w:val="0"/>
                <w:sz w:val="20"/>
                <w:szCs w:val="20"/>
              </w:rPr>
            </w:pPr>
            <w:proofErr w:type="spellStart"/>
            <w:r w:rsidRPr="00CE081D">
              <w:rPr>
                <w:rFonts w:ascii="Tahoma" w:hAnsi="Tahoma" w:cs="Tahoma"/>
                <w:b w:val="0"/>
                <w:sz w:val="20"/>
                <w:szCs w:val="20"/>
              </w:rPr>
              <w:t>Appplication</w:t>
            </w:r>
            <w:proofErr w:type="spellEnd"/>
            <w:r w:rsidRPr="00CE081D">
              <w:rPr>
                <w:rFonts w:ascii="Tahoma" w:hAnsi="Tahoma" w:cs="Tahoma"/>
                <w:b w:val="0"/>
                <w:sz w:val="20"/>
                <w:szCs w:val="20"/>
              </w:rPr>
              <w:t xml:space="preserve"> delete selected notification message</w:t>
            </w:r>
          </w:p>
        </w:tc>
      </w:tr>
      <w:tr w:rsidR="00837F2E" w:rsidRPr="00CE081D" w14:paraId="34E87D3B" w14:textId="77777777" w:rsidTr="006525F1">
        <w:trPr>
          <w:cantSplit/>
          <w:trHeight w:val="480"/>
          <w:tblHeader/>
        </w:trPr>
        <w:tc>
          <w:tcPr>
            <w:tcW w:w="671" w:type="pct"/>
            <w:shd w:val="clear" w:color="auto" w:fill="D9D9D9" w:themeFill="background1" w:themeFillShade="D9"/>
            <w:vAlign w:val="center"/>
          </w:tcPr>
          <w:p w14:paraId="0B3E3A95" w14:textId="77777777" w:rsidR="00837F2E" w:rsidRPr="00CE081D" w:rsidRDefault="00837F2E" w:rsidP="006525F1">
            <w:pPr>
              <w:rPr>
                <w:rFonts w:ascii="Tahoma" w:hAnsi="Tahoma" w:cs="Tahoma"/>
                <w:b/>
                <w:iCs/>
              </w:rPr>
            </w:pPr>
            <w:r w:rsidRPr="00CE081D">
              <w:rPr>
                <w:rFonts w:ascii="Tahoma" w:hAnsi="Tahoma" w:cs="Tahoma"/>
                <w:b/>
                <w:iCs/>
              </w:rPr>
              <w:t>UI Validation</w:t>
            </w:r>
          </w:p>
        </w:tc>
        <w:tc>
          <w:tcPr>
            <w:tcW w:w="4329" w:type="pct"/>
            <w:vAlign w:val="center"/>
          </w:tcPr>
          <w:p w14:paraId="6D5A1BC6" w14:textId="0404150B" w:rsidR="00837F2E" w:rsidRPr="00CE081D" w:rsidRDefault="00837F2E" w:rsidP="006525F1">
            <w:pPr>
              <w:spacing w:after="60"/>
              <w:contextualSpacing/>
              <w:rPr>
                <w:rFonts w:ascii="Tahoma" w:hAnsi="Tahoma" w:cs="Tahoma"/>
              </w:rPr>
            </w:pPr>
            <w:r w:rsidRPr="00CE081D">
              <w:rPr>
                <w:rFonts w:ascii="Tahoma" w:hAnsi="Tahoma" w:cs="Tahoma"/>
              </w:rPr>
              <w:t xml:space="preserve">Make sure user </w:t>
            </w:r>
            <w:proofErr w:type="spellStart"/>
            <w:r w:rsidRPr="00CE081D">
              <w:rPr>
                <w:rFonts w:ascii="Tahoma" w:hAnsi="Tahoma" w:cs="Tahoma"/>
              </w:rPr>
              <w:t>selecte</w:t>
            </w:r>
            <w:proofErr w:type="spellEnd"/>
            <w:r w:rsidRPr="00CE081D">
              <w:rPr>
                <w:rFonts w:ascii="Tahoma" w:hAnsi="Tahoma" w:cs="Tahoma"/>
              </w:rPr>
              <w:t xml:space="preserve"> at least one notification message</w:t>
            </w:r>
          </w:p>
        </w:tc>
      </w:tr>
      <w:tr w:rsidR="00837F2E" w:rsidRPr="00CE081D" w14:paraId="5E8F62D5" w14:textId="77777777" w:rsidTr="006525F1">
        <w:trPr>
          <w:cantSplit/>
          <w:trHeight w:val="72"/>
          <w:tblHeader/>
        </w:trPr>
        <w:tc>
          <w:tcPr>
            <w:tcW w:w="671" w:type="pct"/>
            <w:shd w:val="clear" w:color="auto" w:fill="D9D9D9" w:themeFill="background1" w:themeFillShade="D9"/>
            <w:vAlign w:val="center"/>
          </w:tcPr>
          <w:p w14:paraId="5619157A" w14:textId="77777777" w:rsidR="00837F2E" w:rsidRPr="00CE081D" w:rsidRDefault="00837F2E" w:rsidP="006525F1">
            <w:pPr>
              <w:rPr>
                <w:rFonts w:ascii="Tahoma" w:hAnsi="Tahoma" w:cs="Tahoma"/>
                <w:b/>
                <w:iCs/>
              </w:rPr>
            </w:pPr>
            <w:r w:rsidRPr="00CE081D">
              <w:rPr>
                <w:rFonts w:ascii="Tahoma" w:hAnsi="Tahoma" w:cs="Tahoma"/>
                <w:b/>
                <w:iCs/>
              </w:rPr>
              <w:t>Business Rules</w:t>
            </w:r>
          </w:p>
        </w:tc>
        <w:tc>
          <w:tcPr>
            <w:tcW w:w="4329" w:type="pct"/>
            <w:vAlign w:val="center"/>
          </w:tcPr>
          <w:p w14:paraId="1B59C962" w14:textId="77777777" w:rsidR="00837F2E" w:rsidRPr="00CE081D" w:rsidRDefault="00837F2E" w:rsidP="006525F1">
            <w:pPr>
              <w:spacing w:after="60"/>
              <w:contextualSpacing/>
              <w:rPr>
                <w:rFonts w:ascii="Tahoma" w:hAnsi="Tahoma" w:cs="Tahoma"/>
              </w:rPr>
            </w:pPr>
            <w:r w:rsidRPr="00CE081D">
              <w:rPr>
                <w:rFonts w:ascii="Tahoma" w:hAnsi="Tahoma" w:cs="Tahoma"/>
              </w:rPr>
              <w:t>-</w:t>
            </w:r>
          </w:p>
        </w:tc>
      </w:tr>
      <w:tr w:rsidR="00837F2E" w:rsidRPr="00CE081D" w14:paraId="09E7F5CD" w14:textId="77777777" w:rsidTr="006525F1">
        <w:trPr>
          <w:cantSplit/>
          <w:trHeight w:val="72"/>
          <w:tblHeader/>
        </w:trPr>
        <w:tc>
          <w:tcPr>
            <w:tcW w:w="671" w:type="pct"/>
            <w:shd w:val="clear" w:color="auto" w:fill="D9D9D9" w:themeFill="background1" w:themeFillShade="D9"/>
            <w:vAlign w:val="center"/>
          </w:tcPr>
          <w:p w14:paraId="3DCF61FE" w14:textId="77777777" w:rsidR="00837F2E" w:rsidRPr="00CE081D" w:rsidRDefault="00837F2E" w:rsidP="006525F1">
            <w:pPr>
              <w:rPr>
                <w:rFonts w:ascii="Tahoma" w:hAnsi="Tahoma" w:cs="Tahoma"/>
                <w:b/>
                <w:iCs/>
              </w:rPr>
            </w:pPr>
            <w:r w:rsidRPr="00CE081D">
              <w:rPr>
                <w:rFonts w:ascii="Tahoma" w:hAnsi="Tahoma" w:cs="Tahoma"/>
                <w:b/>
                <w:iCs/>
              </w:rPr>
              <w:t>Success Result</w:t>
            </w:r>
          </w:p>
        </w:tc>
        <w:tc>
          <w:tcPr>
            <w:tcW w:w="4329" w:type="pct"/>
            <w:vAlign w:val="center"/>
          </w:tcPr>
          <w:p w14:paraId="3E2D51B7" w14:textId="77777777" w:rsidR="00837F2E" w:rsidRPr="00CE081D" w:rsidRDefault="00837F2E" w:rsidP="00837F2E">
            <w:pPr>
              <w:pStyle w:val="ListParagraph"/>
              <w:numPr>
                <w:ilvl w:val="0"/>
                <w:numId w:val="56"/>
              </w:numPr>
              <w:spacing w:after="60"/>
              <w:ind w:left="383"/>
              <w:contextualSpacing/>
              <w:rPr>
                <w:rFonts w:ascii="Tahoma" w:hAnsi="Tahoma" w:cs="Tahoma"/>
              </w:rPr>
            </w:pPr>
            <w:r w:rsidRPr="00CE081D">
              <w:rPr>
                <w:rFonts w:ascii="Tahoma" w:hAnsi="Tahoma" w:cs="Tahoma"/>
              </w:rPr>
              <w:t>Selected notification removed</w:t>
            </w:r>
          </w:p>
          <w:p w14:paraId="57EF143B" w14:textId="2874A2FB" w:rsidR="00837F2E" w:rsidRPr="00CE081D" w:rsidRDefault="00837F2E" w:rsidP="00837F2E">
            <w:pPr>
              <w:pStyle w:val="ListParagraph"/>
              <w:numPr>
                <w:ilvl w:val="0"/>
                <w:numId w:val="56"/>
              </w:numPr>
              <w:spacing w:after="60"/>
              <w:ind w:left="383"/>
              <w:contextualSpacing/>
              <w:rPr>
                <w:rFonts w:ascii="Tahoma" w:hAnsi="Tahoma" w:cs="Tahoma"/>
              </w:rPr>
            </w:pPr>
            <w:r w:rsidRPr="00CE081D">
              <w:rPr>
                <w:rFonts w:ascii="Tahoma" w:hAnsi="Tahoma" w:cs="Tahoma"/>
              </w:rPr>
              <w:t>Application dismiss from edit mode</w:t>
            </w:r>
          </w:p>
        </w:tc>
      </w:tr>
      <w:tr w:rsidR="00837F2E" w:rsidRPr="00CE081D" w14:paraId="471BE763" w14:textId="77777777" w:rsidTr="006525F1">
        <w:trPr>
          <w:cantSplit/>
          <w:trHeight w:val="522"/>
          <w:tblHeader/>
        </w:trPr>
        <w:tc>
          <w:tcPr>
            <w:tcW w:w="671" w:type="pct"/>
            <w:shd w:val="clear" w:color="auto" w:fill="D9D9D9" w:themeFill="background1" w:themeFillShade="D9"/>
            <w:vAlign w:val="center"/>
          </w:tcPr>
          <w:p w14:paraId="22CD6F33" w14:textId="6BA4B304" w:rsidR="00837F2E" w:rsidRPr="00CE081D" w:rsidRDefault="00837F2E" w:rsidP="006525F1">
            <w:pPr>
              <w:rPr>
                <w:rFonts w:ascii="Tahoma" w:hAnsi="Tahoma" w:cs="Tahoma"/>
                <w:b/>
                <w:iCs/>
              </w:rPr>
            </w:pPr>
            <w:r w:rsidRPr="00CE081D">
              <w:rPr>
                <w:rFonts w:ascii="Tahoma" w:hAnsi="Tahoma" w:cs="Tahoma"/>
                <w:b/>
                <w:iCs/>
              </w:rPr>
              <w:t>Minimal Result</w:t>
            </w:r>
          </w:p>
        </w:tc>
        <w:tc>
          <w:tcPr>
            <w:tcW w:w="4329" w:type="pct"/>
            <w:vAlign w:val="center"/>
          </w:tcPr>
          <w:p w14:paraId="3E2FB412" w14:textId="65E2FBB7" w:rsidR="00837F2E" w:rsidRPr="00CE081D" w:rsidRDefault="00837F2E" w:rsidP="00837F2E">
            <w:pPr>
              <w:spacing w:after="60"/>
              <w:contextualSpacing/>
              <w:rPr>
                <w:rFonts w:ascii="Tahoma" w:hAnsi="Tahoma" w:cs="Tahoma"/>
              </w:rPr>
            </w:pPr>
            <w:r w:rsidRPr="00CE081D">
              <w:rPr>
                <w:rFonts w:ascii="Tahoma" w:hAnsi="Tahoma" w:cs="Tahoma"/>
              </w:rPr>
              <w:t>Show alert that said no message was selected</w:t>
            </w:r>
          </w:p>
        </w:tc>
      </w:tr>
      <w:tr w:rsidR="00837F2E" w:rsidRPr="00CE081D" w14:paraId="2DB21D2A" w14:textId="77777777" w:rsidTr="006525F1">
        <w:trPr>
          <w:cantSplit/>
          <w:trHeight w:val="72"/>
          <w:tblHeader/>
        </w:trPr>
        <w:tc>
          <w:tcPr>
            <w:tcW w:w="671" w:type="pct"/>
            <w:shd w:val="clear" w:color="auto" w:fill="D9D9D9" w:themeFill="background1" w:themeFillShade="D9"/>
            <w:vAlign w:val="center"/>
          </w:tcPr>
          <w:p w14:paraId="14889A6F" w14:textId="77777777" w:rsidR="00837F2E" w:rsidRPr="00CE081D" w:rsidRDefault="00837F2E" w:rsidP="006525F1">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57994327" w14:textId="77777777" w:rsidR="00837F2E" w:rsidRPr="00CE081D" w:rsidRDefault="00837F2E" w:rsidP="006525F1">
            <w:pPr>
              <w:spacing w:after="60"/>
              <w:contextualSpacing/>
              <w:rPr>
                <w:rFonts w:ascii="Tahoma" w:hAnsi="Tahoma" w:cs="Tahoma"/>
              </w:rPr>
            </w:pPr>
            <w:r w:rsidRPr="00CE081D">
              <w:rPr>
                <w:rFonts w:ascii="Tahoma" w:hAnsi="Tahoma" w:cs="Tahoma"/>
              </w:rPr>
              <w:t>-</w:t>
            </w:r>
          </w:p>
        </w:tc>
      </w:tr>
      <w:tr w:rsidR="00837F2E" w:rsidRPr="00CE081D" w14:paraId="4D873F2F" w14:textId="77777777" w:rsidTr="006525F1">
        <w:trPr>
          <w:cantSplit/>
          <w:trHeight w:val="72"/>
          <w:tblHeader/>
        </w:trPr>
        <w:tc>
          <w:tcPr>
            <w:tcW w:w="671" w:type="pct"/>
            <w:shd w:val="clear" w:color="auto" w:fill="D9D9D9" w:themeFill="background1" w:themeFillShade="D9"/>
            <w:vAlign w:val="center"/>
          </w:tcPr>
          <w:p w14:paraId="2515A09D" w14:textId="77777777" w:rsidR="00837F2E" w:rsidRPr="00CE081D" w:rsidRDefault="00837F2E" w:rsidP="006525F1">
            <w:pPr>
              <w:rPr>
                <w:rFonts w:ascii="Tahoma" w:hAnsi="Tahoma" w:cs="Tahoma"/>
                <w:b/>
                <w:iCs/>
              </w:rPr>
            </w:pPr>
            <w:r w:rsidRPr="00CE081D">
              <w:rPr>
                <w:rFonts w:ascii="Tahoma" w:hAnsi="Tahoma" w:cs="Tahoma"/>
                <w:b/>
                <w:iCs/>
              </w:rPr>
              <w:t>UI Image</w:t>
            </w:r>
          </w:p>
        </w:tc>
        <w:tc>
          <w:tcPr>
            <w:tcW w:w="4329" w:type="pct"/>
            <w:vAlign w:val="center"/>
          </w:tcPr>
          <w:p w14:paraId="49BF5E08" w14:textId="77777777" w:rsidR="00837F2E" w:rsidRPr="00CE081D" w:rsidRDefault="00837F2E" w:rsidP="006525F1">
            <w:pPr>
              <w:spacing w:after="60"/>
              <w:contextualSpacing/>
              <w:rPr>
                <w:rFonts w:ascii="Tahoma" w:hAnsi="Tahoma" w:cs="Tahoma"/>
              </w:rPr>
            </w:pPr>
            <w:r w:rsidRPr="00CE081D">
              <w:rPr>
                <w:rFonts w:ascii="Tahoma" w:hAnsi="Tahoma" w:cs="Tahoma"/>
              </w:rPr>
              <w:t xml:space="preserve">-       </w:t>
            </w:r>
          </w:p>
        </w:tc>
      </w:tr>
      <w:tr w:rsidR="00837F2E" w:rsidRPr="00CE081D" w14:paraId="645F72FD" w14:textId="77777777" w:rsidTr="006525F1">
        <w:trPr>
          <w:cantSplit/>
          <w:trHeight w:val="72"/>
          <w:tblHeader/>
        </w:trPr>
        <w:tc>
          <w:tcPr>
            <w:tcW w:w="671" w:type="pct"/>
            <w:shd w:val="clear" w:color="auto" w:fill="D9D9D9" w:themeFill="background1" w:themeFillShade="D9"/>
            <w:vAlign w:val="center"/>
          </w:tcPr>
          <w:p w14:paraId="588FC597" w14:textId="77777777" w:rsidR="00837F2E" w:rsidRPr="00CE081D" w:rsidRDefault="00837F2E" w:rsidP="006525F1">
            <w:pPr>
              <w:rPr>
                <w:rFonts w:ascii="Tahoma" w:hAnsi="Tahoma" w:cs="Tahoma"/>
                <w:b/>
                <w:iCs/>
              </w:rPr>
            </w:pPr>
            <w:r w:rsidRPr="00CE081D">
              <w:rPr>
                <w:rFonts w:ascii="Tahoma" w:hAnsi="Tahoma" w:cs="Tahoma"/>
                <w:b/>
                <w:iCs/>
              </w:rPr>
              <w:lastRenderedPageBreak/>
              <w:t>Frequency of Usage</w:t>
            </w:r>
          </w:p>
        </w:tc>
        <w:tc>
          <w:tcPr>
            <w:tcW w:w="4329" w:type="pct"/>
            <w:vAlign w:val="center"/>
          </w:tcPr>
          <w:p w14:paraId="1E9C11B1" w14:textId="2323D960" w:rsidR="00837F2E" w:rsidRPr="00CE081D" w:rsidRDefault="00837F2E" w:rsidP="006525F1">
            <w:pPr>
              <w:spacing w:after="60"/>
              <w:contextualSpacing/>
              <w:rPr>
                <w:rFonts w:ascii="Tahoma" w:hAnsi="Tahoma" w:cs="Tahoma"/>
              </w:rPr>
            </w:pPr>
            <w:r w:rsidRPr="00CE081D">
              <w:rPr>
                <w:rFonts w:ascii="Tahoma" w:hAnsi="Tahoma" w:cs="Tahoma"/>
              </w:rPr>
              <w:t>Rarely</w:t>
            </w:r>
          </w:p>
        </w:tc>
      </w:tr>
      <w:tr w:rsidR="00837F2E" w:rsidRPr="00CE081D" w14:paraId="77F1C689" w14:textId="77777777" w:rsidTr="006525F1">
        <w:trPr>
          <w:cantSplit/>
          <w:trHeight w:val="453"/>
          <w:tblHeader/>
        </w:trPr>
        <w:tc>
          <w:tcPr>
            <w:tcW w:w="671" w:type="pct"/>
            <w:shd w:val="clear" w:color="auto" w:fill="D9D9D9" w:themeFill="background1" w:themeFillShade="D9"/>
            <w:vAlign w:val="center"/>
          </w:tcPr>
          <w:p w14:paraId="3CCB3CE3" w14:textId="77777777" w:rsidR="00837F2E" w:rsidRPr="00CE081D" w:rsidRDefault="00837F2E" w:rsidP="006525F1">
            <w:pPr>
              <w:rPr>
                <w:rFonts w:ascii="Tahoma" w:hAnsi="Tahoma" w:cs="Tahoma"/>
                <w:b/>
                <w:iCs/>
              </w:rPr>
            </w:pPr>
            <w:r w:rsidRPr="00CE081D">
              <w:rPr>
                <w:rFonts w:ascii="Tahoma" w:hAnsi="Tahoma" w:cs="Tahoma"/>
                <w:b/>
                <w:iCs/>
              </w:rPr>
              <w:t>Notes</w:t>
            </w:r>
          </w:p>
        </w:tc>
        <w:tc>
          <w:tcPr>
            <w:tcW w:w="4329" w:type="pct"/>
            <w:vAlign w:val="center"/>
          </w:tcPr>
          <w:p w14:paraId="5BEB964C" w14:textId="77777777" w:rsidR="00837F2E" w:rsidRPr="00CE081D" w:rsidRDefault="00837F2E" w:rsidP="006525F1">
            <w:pPr>
              <w:spacing w:after="60"/>
              <w:contextualSpacing/>
              <w:rPr>
                <w:rFonts w:ascii="Tahoma" w:hAnsi="Tahoma" w:cs="Tahoma"/>
              </w:rPr>
            </w:pPr>
            <w:r w:rsidRPr="00CE081D">
              <w:rPr>
                <w:rFonts w:ascii="Tahoma" w:hAnsi="Tahoma" w:cs="Tahoma"/>
              </w:rPr>
              <w:t>-</w:t>
            </w:r>
          </w:p>
        </w:tc>
      </w:tr>
    </w:tbl>
    <w:p w14:paraId="115A6950" w14:textId="77777777" w:rsidR="00837F2E" w:rsidRPr="00CE081D" w:rsidRDefault="00837F2E" w:rsidP="00837F2E">
      <w:pPr>
        <w:rPr>
          <w:rFonts w:ascii="Tahoma" w:hAnsi="Tahoma" w:cs="Tahoma"/>
        </w:rPr>
      </w:pPr>
    </w:p>
    <w:p w14:paraId="4F521BF6" w14:textId="4B83034E" w:rsidR="00837F2E" w:rsidRPr="00CE081D" w:rsidRDefault="00837F2E" w:rsidP="00837F2E">
      <w:pPr>
        <w:pStyle w:val="Heading3"/>
        <w:rPr>
          <w:rFonts w:ascii="Tahoma" w:hAnsi="Tahoma" w:cs="Tahoma"/>
        </w:rPr>
      </w:pPr>
      <w:bookmarkStart w:id="118" w:name="_Toc465763598"/>
      <w:r w:rsidRPr="00CE081D">
        <w:rPr>
          <w:rFonts w:ascii="Tahoma" w:hAnsi="Tahoma" w:cs="Tahoma"/>
        </w:rPr>
        <w:t>Mark as Read Selected Notification</w:t>
      </w:r>
      <w:bookmarkEnd w:id="118"/>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837F2E" w:rsidRPr="00CE081D" w14:paraId="70F5E39B" w14:textId="77777777" w:rsidTr="006525F1">
        <w:trPr>
          <w:cantSplit/>
          <w:trHeight w:val="72"/>
          <w:tblHeader/>
        </w:trPr>
        <w:tc>
          <w:tcPr>
            <w:tcW w:w="671" w:type="pct"/>
            <w:shd w:val="clear" w:color="auto" w:fill="D9D9D9" w:themeFill="background1" w:themeFillShade="D9"/>
            <w:vAlign w:val="center"/>
          </w:tcPr>
          <w:p w14:paraId="1C078203" w14:textId="77777777" w:rsidR="00837F2E" w:rsidRPr="00CE081D" w:rsidRDefault="00837F2E" w:rsidP="006525F1">
            <w:pPr>
              <w:rPr>
                <w:rFonts w:ascii="Tahoma" w:hAnsi="Tahoma" w:cs="Tahoma"/>
                <w:b/>
                <w:iCs/>
              </w:rPr>
            </w:pPr>
            <w:r w:rsidRPr="00CE081D">
              <w:rPr>
                <w:rFonts w:ascii="Tahoma" w:hAnsi="Tahoma" w:cs="Tahoma"/>
                <w:b/>
              </w:rPr>
              <w:t>UC ID</w:t>
            </w:r>
          </w:p>
        </w:tc>
        <w:tc>
          <w:tcPr>
            <w:tcW w:w="4329" w:type="pct"/>
            <w:vAlign w:val="center"/>
          </w:tcPr>
          <w:p w14:paraId="6713782A" w14:textId="15C23135" w:rsidR="00837F2E" w:rsidRPr="00CE081D" w:rsidRDefault="00837F2E" w:rsidP="006525F1">
            <w:pPr>
              <w:spacing w:after="60"/>
              <w:contextualSpacing/>
              <w:rPr>
                <w:rFonts w:ascii="Tahoma" w:hAnsi="Tahoma" w:cs="Tahoma"/>
                <w:iCs/>
              </w:rPr>
            </w:pPr>
            <w:r w:rsidRPr="00CE081D">
              <w:rPr>
                <w:rFonts w:ascii="Tahoma" w:hAnsi="Tahoma" w:cs="Tahoma"/>
                <w:iCs/>
              </w:rPr>
              <w:t>UC-3</w:t>
            </w:r>
            <w:r w:rsidR="00B53C7F" w:rsidRPr="00CE081D">
              <w:rPr>
                <w:rFonts w:ascii="Tahoma" w:hAnsi="Tahoma" w:cs="Tahoma"/>
                <w:iCs/>
              </w:rPr>
              <w:t>4</w:t>
            </w:r>
          </w:p>
        </w:tc>
      </w:tr>
      <w:tr w:rsidR="00837F2E" w:rsidRPr="00CE081D" w14:paraId="2D897D50" w14:textId="77777777" w:rsidTr="006525F1">
        <w:trPr>
          <w:cantSplit/>
          <w:trHeight w:val="72"/>
          <w:tblHeader/>
        </w:trPr>
        <w:tc>
          <w:tcPr>
            <w:tcW w:w="671" w:type="pct"/>
            <w:shd w:val="clear" w:color="auto" w:fill="D9D9D9" w:themeFill="background1" w:themeFillShade="D9"/>
            <w:vAlign w:val="center"/>
          </w:tcPr>
          <w:p w14:paraId="2429B748" w14:textId="77777777" w:rsidR="00837F2E" w:rsidRPr="00CE081D" w:rsidRDefault="00837F2E" w:rsidP="006525F1">
            <w:pPr>
              <w:rPr>
                <w:rFonts w:ascii="Tahoma" w:hAnsi="Tahoma" w:cs="Tahoma"/>
                <w:b/>
                <w:iCs/>
              </w:rPr>
            </w:pPr>
            <w:r w:rsidRPr="00CE081D">
              <w:rPr>
                <w:rFonts w:ascii="Tahoma" w:hAnsi="Tahoma" w:cs="Tahoma"/>
                <w:b/>
                <w:iCs/>
              </w:rPr>
              <w:t>Description</w:t>
            </w:r>
          </w:p>
        </w:tc>
        <w:tc>
          <w:tcPr>
            <w:tcW w:w="4329" w:type="pct"/>
            <w:vAlign w:val="center"/>
          </w:tcPr>
          <w:p w14:paraId="6F69164D" w14:textId="65CB210C" w:rsidR="00837F2E" w:rsidRPr="00CE081D" w:rsidRDefault="00837F2E" w:rsidP="00837F2E">
            <w:pPr>
              <w:spacing w:after="60"/>
              <w:contextualSpacing/>
              <w:rPr>
                <w:rFonts w:ascii="Tahoma" w:hAnsi="Tahoma" w:cs="Tahoma"/>
              </w:rPr>
            </w:pPr>
            <w:r w:rsidRPr="00CE081D">
              <w:rPr>
                <w:rFonts w:ascii="Tahoma" w:hAnsi="Tahoma" w:cs="Tahoma"/>
              </w:rPr>
              <w:t>Use Case for mark as read push notification message</w:t>
            </w:r>
          </w:p>
        </w:tc>
      </w:tr>
      <w:tr w:rsidR="00837F2E" w:rsidRPr="00CE081D" w14:paraId="03AA72DD" w14:textId="77777777" w:rsidTr="006525F1">
        <w:trPr>
          <w:cantSplit/>
          <w:trHeight w:val="257"/>
          <w:tblHeader/>
        </w:trPr>
        <w:tc>
          <w:tcPr>
            <w:tcW w:w="671" w:type="pct"/>
            <w:shd w:val="clear" w:color="auto" w:fill="D9D9D9" w:themeFill="background1" w:themeFillShade="D9"/>
            <w:vAlign w:val="center"/>
          </w:tcPr>
          <w:p w14:paraId="0E992AED" w14:textId="77777777" w:rsidR="00837F2E" w:rsidRPr="00CE081D" w:rsidRDefault="00837F2E" w:rsidP="006525F1">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251076CE" w14:textId="1A6D6EB7" w:rsidR="00837F2E" w:rsidRPr="00CE081D" w:rsidRDefault="00837F2E" w:rsidP="006525F1">
            <w:pPr>
              <w:spacing w:after="60"/>
              <w:contextualSpacing/>
              <w:rPr>
                <w:rFonts w:ascii="Tahoma" w:hAnsi="Tahoma" w:cs="Tahoma"/>
              </w:rPr>
            </w:pPr>
            <w:r w:rsidRPr="00CE081D">
              <w:rPr>
                <w:rFonts w:ascii="Tahoma" w:hAnsi="Tahoma" w:cs="Tahoma"/>
              </w:rPr>
              <w:t>FR-5</w:t>
            </w:r>
            <w:r w:rsidR="000F0024" w:rsidRPr="00CE081D">
              <w:rPr>
                <w:rFonts w:ascii="Tahoma" w:hAnsi="Tahoma" w:cs="Tahoma"/>
              </w:rPr>
              <w:t xml:space="preserve"> - The app shall implement push notification message</w:t>
            </w:r>
          </w:p>
        </w:tc>
      </w:tr>
      <w:tr w:rsidR="00837F2E" w:rsidRPr="00CE081D" w14:paraId="5252940E" w14:textId="77777777" w:rsidTr="006525F1">
        <w:trPr>
          <w:cantSplit/>
          <w:trHeight w:val="72"/>
          <w:tblHeader/>
        </w:trPr>
        <w:tc>
          <w:tcPr>
            <w:tcW w:w="671" w:type="pct"/>
            <w:shd w:val="clear" w:color="auto" w:fill="D9D9D9" w:themeFill="background1" w:themeFillShade="D9"/>
            <w:vAlign w:val="center"/>
          </w:tcPr>
          <w:p w14:paraId="3D053A56" w14:textId="77777777" w:rsidR="00837F2E" w:rsidRPr="00CE081D" w:rsidRDefault="00837F2E" w:rsidP="006525F1">
            <w:pPr>
              <w:rPr>
                <w:rFonts w:ascii="Tahoma" w:hAnsi="Tahoma" w:cs="Tahoma"/>
                <w:b/>
                <w:iCs/>
              </w:rPr>
            </w:pPr>
            <w:r w:rsidRPr="00CE081D">
              <w:rPr>
                <w:rFonts w:ascii="Tahoma" w:hAnsi="Tahoma" w:cs="Tahoma"/>
                <w:b/>
                <w:iCs/>
              </w:rPr>
              <w:t>Actor</w:t>
            </w:r>
          </w:p>
        </w:tc>
        <w:tc>
          <w:tcPr>
            <w:tcW w:w="4329" w:type="pct"/>
            <w:vAlign w:val="center"/>
          </w:tcPr>
          <w:p w14:paraId="0C9BDBF9" w14:textId="77777777" w:rsidR="00837F2E" w:rsidRPr="00CE081D" w:rsidRDefault="00837F2E" w:rsidP="006525F1">
            <w:pPr>
              <w:spacing w:after="60"/>
              <w:contextualSpacing/>
              <w:rPr>
                <w:rFonts w:ascii="Tahoma" w:hAnsi="Tahoma" w:cs="Tahoma"/>
              </w:rPr>
            </w:pPr>
            <w:r w:rsidRPr="00CE081D">
              <w:rPr>
                <w:rFonts w:ascii="Tahoma" w:hAnsi="Tahoma" w:cs="Tahoma"/>
              </w:rPr>
              <w:t>User</w:t>
            </w:r>
          </w:p>
        </w:tc>
      </w:tr>
      <w:tr w:rsidR="00837F2E" w:rsidRPr="00CE081D" w14:paraId="2FA90B5B" w14:textId="77777777" w:rsidTr="006525F1">
        <w:trPr>
          <w:cantSplit/>
          <w:trHeight w:val="550"/>
          <w:tblHeader/>
        </w:trPr>
        <w:tc>
          <w:tcPr>
            <w:tcW w:w="671" w:type="pct"/>
            <w:shd w:val="clear" w:color="auto" w:fill="D9D9D9" w:themeFill="background1" w:themeFillShade="D9"/>
            <w:vAlign w:val="center"/>
          </w:tcPr>
          <w:p w14:paraId="4506CA8E" w14:textId="77777777" w:rsidR="00837F2E" w:rsidRPr="00CE081D" w:rsidRDefault="00837F2E" w:rsidP="006525F1">
            <w:pPr>
              <w:rPr>
                <w:rFonts w:ascii="Tahoma" w:hAnsi="Tahoma" w:cs="Tahoma"/>
                <w:b/>
                <w:iCs/>
              </w:rPr>
            </w:pPr>
            <w:r w:rsidRPr="00CE081D">
              <w:rPr>
                <w:rFonts w:ascii="Tahoma" w:hAnsi="Tahoma" w:cs="Tahoma"/>
                <w:b/>
                <w:iCs/>
              </w:rPr>
              <w:t>Pre-Condition</w:t>
            </w:r>
          </w:p>
        </w:tc>
        <w:tc>
          <w:tcPr>
            <w:tcW w:w="4329" w:type="pct"/>
            <w:vAlign w:val="center"/>
          </w:tcPr>
          <w:p w14:paraId="309591E3" w14:textId="03CB6E70" w:rsidR="00837F2E" w:rsidRPr="00CE081D" w:rsidRDefault="00B53C7F" w:rsidP="006525F1">
            <w:pPr>
              <w:pStyle w:val="ListParagraph"/>
              <w:numPr>
                <w:ilvl w:val="0"/>
                <w:numId w:val="55"/>
              </w:numPr>
              <w:spacing w:after="60"/>
              <w:ind w:left="383"/>
              <w:contextualSpacing/>
              <w:rPr>
                <w:rFonts w:ascii="Tahoma" w:hAnsi="Tahoma" w:cs="Tahoma"/>
              </w:rPr>
            </w:pPr>
            <w:r w:rsidRPr="00CE081D">
              <w:rPr>
                <w:rFonts w:ascii="Tahoma" w:hAnsi="Tahoma" w:cs="Tahoma"/>
              </w:rPr>
              <w:t>User has passed UC-32</w:t>
            </w:r>
          </w:p>
          <w:p w14:paraId="750A854F" w14:textId="77777777" w:rsidR="00837F2E" w:rsidRPr="00CE081D" w:rsidRDefault="00837F2E" w:rsidP="006525F1">
            <w:pPr>
              <w:pStyle w:val="ListParagraph"/>
              <w:numPr>
                <w:ilvl w:val="0"/>
                <w:numId w:val="55"/>
              </w:numPr>
              <w:spacing w:after="60"/>
              <w:ind w:left="383"/>
              <w:contextualSpacing/>
              <w:rPr>
                <w:rFonts w:ascii="Tahoma" w:hAnsi="Tahoma" w:cs="Tahoma"/>
              </w:rPr>
            </w:pPr>
            <w:r w:rsidRPr="00CE081D">
              <w:rPr>
                <w:rFonts w:ascii="Tahoma" w:hAnsi="Tahoma" w:cs="Tahoma"/>
              </w:rPr>
              <w:t>User select any notification message</w:t>
            </w:r>
          </w:p>
        </w:tc>
      </w:tr>
      <w:tr w:rsidR="00837F2E" w:rsidRPr="00CE081D" w14:paraId="1705F1A5" w14:textId="77777777" w:rsidTr="006525F1">
        <w:trPr>
          <w:cantSplit/>
          <w:trHeight w:val="72"/>
          <w:tblHeader/>
        </w:trPr>
        <w:tc>
          <w:tcPr>
            <w:tcW w:w="671" w:type="pct"/>
            <w:shd w:val="clear" w:color="auto" w:fill="D9D9D9" w:themeFill="background1" w:themeFillShade="D9"/>
            <w:vAlign w:val="center"/>
          </w:tcPr>
          <w:p w14:paraId="03256C04" w14:textId="77777777" w:rsidR="00837F2E" w:rsidRPr="00CE081D" w:rsidRDefault="00837F2E" w:rsidP="006525F1">
            <w:pPr>
              <w:rPr>
                <w:rFonts w:ascii="Tahoma" w:hAnsi="Tahoma" w:cs="Tahoma"/>
                <w:b/>
                <w:iCs/>
              </w:rPr>
            </w:pPr>
            <w:r w:rsidRPr="00CE081D">
              <w:rPr>
                <w:rFonts w:ascii="Tahoma" w:hAnsi="Tahoma" w:cs="Tahoma"/>
                <w:b/>
                <w:iCs/>
              </w:rPr>
              <w:t>Trigger</w:t>
            </w:r>
          </w:p>
        </w:tc>
        <w:tc>
          <w:tcPr>
            <w:tcW w:w="4329" w:type="pct"/>
            <w:vAlign w:val="center"/>
          </w:tcPr>
          <w:p w14:paraId="4DAD93A5" w14:textId="224BA604" w:rsidR="00837F2E" w:rsidRPr="00CE081D" w:rsidRDefault="00837F2E" w:rsidP="00837F2E">
            <w:pPr>
              <w:spacing w:after="60"/>
              <w:contextualSpacing/>
              <w:rPr>
                <w:rFonts w:ascii="Tahoma" w:hAnsi="Tahoma" w:cs="Tahoma"/>
              </w:rPr>
            </w:pPr>
            <w:r w:rsidRPr="00CE081D">
              <w:rPr>
                <w:rFonts w:ascii="Tahoma" w:hAnsi="Tahoma" w:cs="Tahoma"/>
              </w:rPr>
              <w:t>Tap envelope icon</w:t>
            </w:r>
          </w:p>
        </w:tc>
      </w:tr>
      <w:tr w:rsidR="00837F2E" w:rsidRPr="00CE081D" w14:paraId="34222534" w14:textId="77777777" w:rsidTr="006525F1">
        <w:trPr>
          <w:cantSplit/>
          <w:trHeight w:val="72"/>
          <w:tblHeader/>
        </w:trPr>
        <w:tc>
          <w:tcPr>
            <w:tcW w:w="671" w:type="pct"/>
            <w:shd w:val="clear" w:color="auto" w:fill="D9D9D9" w:themeFill="background1" w:themeFillShade="D9"/>
            <w:vAlign w:val="center"/>
          </w:tcPr>
          <w:p w14:paraId="5A14031C" w14:textId="77777777" w:rsidR="00837F2E" w:rsidRPr="00CE081D" w:rsidRDefault="00837F2E" w:rsidP="006525F1">
            <w:pPr>
              <w:rPr>
                <w:rFonts w:ascii="Tahoma" w:hAnsi="Tahoma" w:cs="Tahoma"/>
                <w:b/>
                <w:iCs/>
              </w:rPr>
            </w:pPr>
            <w:r w:rsidRPr="00CE081D">
              <w:rPr>
                <w:rFonts w:ascii="Tahoma" w:hAnsi="Tahoma" w:cs="Tahoma"/>
                <w:b/>
                <w:iCs/>
              </w:rPr>
              <w:t>Normal Scenarios</w:t>
            </w:r>
          </w:p>
        </w:tc>
        <w:tc>
          <w:tcPr>
            <w:tcW w:w="4329" w:type="pct"/>
            <w:vAlign w:val="center"/>
          </w:tcPr>
          <w:p w14:paraId="4CC81D8A" w14:textId="295AACD3" w:rsidR="00837F2E" w:rsidRPr="00CE081D" w:rsidRDefault="00A862A2" w:rsidP="00837F2E">
            <w:pPr>
              <w:pStyle w:val="UseCase1"/>
              <w:ind w:left="23"/>
              <w:rPr>
                <w:rFonts w:ascii="Tahoma" w:hAnsi="Tahoma" w:cs="Tahoma"/>
                <w:b w:val="0"/>
                <w:sz w:val="20"/>
                <w:szCs w:val="20"/>
              </w:rPr>
            </w:pPr>
            <w:r w:rsidRPr="00CE081D">
              <w:rPr>
                <w:rFonts w:ascii="Tahoma" w:hAnsi="Tahoma" w:cs="Tahoma"/>
                <w:b w:val="0"/>
                <w:sz w:val="20"/>
                <w:szCs w:val="20"/>
              </w:rPr>
              <w:t>Ap</w:t>
            </w:r>
            <w:r w:rsidR="00837F2E" w:rsidRPr="00CE081D">
              <w:rPr>
                <w:rFonts w:ascii="Tahoma" w:hAnsi="Tahoma" w:cs="Tahoma"/>
                <w:b w:val="0"/>
                <w:sz w:val="20"/>
                <w:szCs w:val="20"/>
              </w:rPr>
              <w:t>plication mark as read selected notification message</w:t>
            </w:r>
          </w:p>
        </w:tc>
      </w:tr>
      <w:tr w:rsidR="00837F2E" w:rsidRPr="00CE081D" w14:paraId="1BD1AF36" w14:textId="77777777" w:rsidTr="006525F1">
        <w:trPr>
          <w:cantSplit/>
          <w:trHeight w:val="480"/>
          <w:tblHeader/>
        </w:trPr>
        <w:tc>
          <w:tcPr>
            <w:tcW w:w="671" w:type="pct"/>
            <w:shd w:val="clear" w:color="auto" w:fill="D9D9D9" w:themeFill="background1" w:themeFillShade="D9"/>
            <w:vAlign w:val="center"/>
          </w:tcPr>
          <w:p w14:paraId="1CFA0F37" w14:textId="77777777" w:rsidR="00837F2E" w:rsidRPr="00CE081D" w:rsidRDefault="00837F2E" w:rsidP="006525F1">
            <w:pPr>
              <w:rPr>
                <w:rFonts w:ascii="Tahoma" w:hAnsi="Tahoma" w:cs="Tahoma"/>
                <w:b/>
                <w:iCs/>
              </w:rPr>
            </w:pPr>
            <w:r w:rsidRPr="00CE081D">
              <w:rPr>
                <w:rFonts w:ascii="Tahoma" w:hAnsi="Tahoma" w:cs="Tahoma"/>
                <w:b/>
                <w:iCs/>
              </w:rPr>
              <w:t>UI Validation</w:t>
            </w:r>
          </w:p>
        </w:tc>
        <w:tc>
          <w:tcPr>
            <w:tcW w:w="4329" w:type="pct"/>
            <w:vAlign w:val="center"/>
          </w:tcPr>
          <w:p w14:paraId="402663DB" w14:textId="77777777" w:rsidR="00837F2E" w:rsidRPr="00CE081D" w:rsidRDefault="00837F2E" w:rsidP="006525F1">
            <w:pPr>
              <w:spacing w:after="60"/>
              <w:contextualSpacing/>
              <w:rPr>
                <w:rFonts w:ascii="Tahoma" w:hAnsi="Tahoma" w:cs="Tahoma"/>
              </w:rPr>
            </w:pPr>
            <w:r w:rsidRPr="00CE081D">
              <w:rPr>
                <w:rFonts w:ascii="Tahoma" w:hAnsi="Tahoma" w:cs="Tahoma"/>
              </w:rPr>
              <w:t xml:space="preserve">Make sure user </w:t>
            </w:r>
            <w:proofErr w:type="spellStart"/>
            <w:r w:rsidRPr="00CE081D">
              <w:rPr>
                <w:rFonts w:ascii="Tahoma" w:hAnsi="Tahoma" w:cs="Tahoma"/>
              </w:rPr>
              <w:t>selecte</w:t>
            </w:r>
            <w:proofErr w:type="spellEnd"/>
            <w:r w:rsidRPr="00CE081D">
              <w:rPr>
                <w:rFonts w:ascii="Tahoma" w:hAnsi="Tahoma" w:cs="Tahoma"/>
              </w:rPr>
              <w:t xml:space="preserve"> at least one notification message</w:t>
            </w:r>
          </w:p>
        </w:tc>
      </w:tr>
      <w:tr w:rsidR="00837F2E" w:rsidRPr="00CE081D" w14:paraId="7E30AA43" w14:textId="77777777" w:rsidTr="006525F1">
        <w:trPr>
          <w:cantSplit/>
          <w:trHeight w:val="72"/>
          <w:tblHeader/>
        </w:trPr>
        <w:tc>
          <w:tcPr>
            <w:tcW w:w="671" w:type="pct"/>
            <w:shd w:val="clear" w:color="auto" w:fill="D9D9D9" w:themeFill="background1" w:themeFillShade="D9"/>
            <w:vAlign w:val="center"/>
          </w:tcPr>
          <w:p w14:paraId="563B7E9C" w14:textId="77777777" w:rsidR="00837F2E" w:rsidRPr="00CE081D" w:rsidRDefault="00837F2E" w:rsidP="006525F1">
            <w:pPr>
              <w:rPr>
                <w:rFonts w:ascii="Tahoma" w:hAnsi="Tahoma" w:cs="Tahoma"/>
                <w:b/>
                <w:iCs/>
              </w:rPr>
            </w:pPr>
            <w:r w:rsidRPr="00CE081D">
              <w:rPr>
                <w:rFonts w:ascii="Tahoma" w:hAnsi="Tahoma" w:cs="Tahoma"/>
                <w:b/>
                <w:iCs/>
              </w:rPr>
              <w:t>Business Rules</w:t>
            </w:r>
          </w:p>
        </w:tc>
        <w:tc>
          <w:tcPr>
            <w:tcW w:w="4329" w:type="pct"/>
            <w:vAlign w:val="center"/>
          </w:tcPr>
          <w:p w14:paraId="43751843" w14:textId="77777777" w:rsidR="00837F2E" w:rsidRPr="00CE081D" w:rsidRDefault="00837F2E" w:rsidP="006525F1">
            <w:pPr>
              <w:spacing w:after="60"/>
              <w:contextualSpacing/>
              <w:rPr>
                <w:rFonts w:ascii="Tahoma" w:hAnsi="Tahoma" w:cs="Tahoma"/>
              </w:rPr>
            </w:pPr>
            <w:r w:rsidRPr="00CE081D">
              <w:rPr>
                <w:rFonts w:ascii="Tahoma" w:hAnsi="Tahoma" w:cs="Tahoma"/>
              </w:rPr>
              <w:t>-</w:t>
            </w:r>
          </w:p>
        </w:tc>
      </w:tr>
      <w:tr w:rsidR="00837F2E" w:rsidRPr="00CE081D" w14:paraId="5C454F67" w14:textId="77777777" w:rsidTr="006525F1">
        <w:trPr>
          <w:cantSplit/>
          <w:trHeight w:val="72"/>
          <w:tblHeader/>
        </w:trPr>
        <w:tc>
          <w:tcPr>
            <w:tcW w:w="671" w:type="pct"/>
            <w:shd w:val="clear" w:color="auto" w:fill="D9D9D9" w:themeFill="background1" w:themeFillShade="D9"/>
            <w:vAlign w:val="center"/>
          </w:tcPr>
          <w:p w14:paraId="2C00CA12" w14:textId="77777777" w:rsidR="00837F2E" w:rsidRPr="00CE081D" w:rsidRDefault="00837F2E" w:rsidP="006525F1">
            <w:pPr>
              <w:rPr>
                <w:rFonts w:ascii="Tahoma" w:hAnsi="Tahoma" w:cs="Tahoma"/>
                <w:b/>
                <w:iCs/>
              </w:rPr>
            </w:pPr>
            <w:r w:rsidRPr="00CE081D">
              <w:rPr>
                <w:rFonts w:ascii="Tahoma" w:hAnsi="Tahoma" w:cs="Tahoma"/>
                <w:b/>
                <w:iCs/>
              </w:rPr>
              <w:t>Success Result</w:t>
            </w:r>
          </w:p>
        </w:tc>
        <w:tc>
          <w:tcPr>
            <w:tcW w:w="4329" w:type="pct"/>
            <w:vAlign w:val="center"/>
          </w:tcPr>
          <w:p w14:paraId="3554E696" w14:textId="6752AFDE" w:rsidR="00837F2E" w:rsidRPr="00CE081D" w:rsidRDefault="00837F2E" w:rsidP="006525F1">
            <w:pPr>
              <w:pStyle w:val="ListParagraph"/>
              <w:numPr>
                <w:ilvl w:val="0"/>
                <w:numId w:val="56"/>
              </w:numPr>
              <w:spacing w:after="60"/>
              <w:ind w:left="383"/>
              <w:contextualSpacing/>
              <w:rPr>
                <w:rFonts w:ascii="Tahoma" w:hAnsi="Tahoma" w:cs="Tahoma"/>
              </w:rPr>
            </w:pPr>
            <w:r w:rsidRPr="00CE081D">
              <w:rPr>
                <w:rFonts w:ascii="Tahoma" w:hAnsi="Tahoma" w:cs="Tahoma"/>
              </w:rPr>
              <w:t>Selected notification marked as read</w:t>
            </w:r>
          </w:p>
          <w:p w14:paraId="151EDE5D" w14:textId="77777777" w:rsidR="00837F2E" w:rsidRPr="00CE081D" w:rsidRDefault="00837F2E" w:rsidP="006525F1">
            <w:pPr>
              <w:pStyle w:val="ListParagraph"/>
              <w:numPr>
                <w:ilvl w:val="0"/>
                <w:numId w:val="56"/>
              </w:numPr>
              <w:spacing w:after="60"/>
              <w:ind w:left="383"/>
              <w:contextualSpacing/>
              <w:rPr>
                <w:rFonts w:ascii="Tahoma" w:hAnsi="Tahoma" w:cs="Tahoma"/>
              </w:rPr>
            </w:pPr>
            <w:r w:rsidRPr="00CE081D">
              <w:rPr>
                <w:rFonts w:ascii="Tahoma" w:hAnsi="Tahoma" w:cs="Tahoma"/>
              </w:rPr>
              <w:t>Application dismiss from edit mode</w:t>
            </w:r>
          </w:p>
        </w:tc>
      </w:tr>
      <w:tr w:rsidR="00837F2E" w:rsidRPr="00CE081D" w14:paraId="596EB289" w14:textId="77777777" w:rsidTr="006525F1">
        <w:trPr>
          <w:cantSplit/>
          <w:trHeight w:val="522"/>
          <w:tblHeader/>
        </w:trPr>
        <w:tc>
          <w:tcPr>
            <w:tcW w:w="671" w:type="pct"/>
            <w:shd w:val="clear" w:color="auto" w:fill="D9D9D9" w:themeFill="background1" w:themeFillShade="D9"/>
            <w:vAlign w:val="center"/>
          </w:tcPr>
          <w:p w14:paraId="6A041668" w14:textId="77777777" w:rsidR="00837F2E" w:rsidRPr="00CE081D" w:rsidRDefault="00837F2E" w:rsidP="006525F1">
            <w:pPr>
              <w:rPr>
                <w:rFonts w:ascii="Tahoma" w:hAnsi="Tahoma" w:cs="Tahoma"/>
                <w:b/>
                <w:iCs/>
              </w:rPr>
            </w:pPr>
            <w:r w:rsidRPr="00CE081D">
              <w:rPr>
                <w:rFonts w:ascii="Tahoma" w:hAnsi="Tahoma" w:cs="Tahoma"/>
                <w:b/>
                <w:iCs/>
              </w:rPr>
              <w:t>Minimal Result</w:t>
            </w:r>
          </w:p>
        </w:tc>
        <w:tc>
          <w:tcPr>
            <w:tcW w:w="4329" w:type="pct"/>
            <w:vAlign w:val="center"/>
          </w:tcPr>
          <w:p w14:paraId="39DC7484" w14:textId="77777777" w:rsidR="00837F2E" w:rsidRPr="00CE081D" w:rsidRDefault="00837F2E" w:rsidP="006525F1">
            <w:pPr>
              <w:spacing w:after="60"/>
              <w:contextualSpacing/>
              <w:rPr>
                <w:rFonts w:ascii="Tahoma" w:hAnsi="Tahoma" w:cs="Tahoma"/>
              </w:rPr>
            </w:pPr>
            <w:r w:rsidRPr="00CE081D">
              <w:rPr>
                <w:rFonts w:ascii="Tahoma" w:hAnsi="Tahoma" w:cs="Tahoma"/>
              </w:rPr>
              <w:t>Show alert that said no message was selected</w:t>
            </w:r>
          </w:p>
        </w:tc>
      </w:tr>
      <w:tr w:rsidR="00837F2E" w:rsidRPr="00CE081D" w14:paraId="5A922C74" w14:textId="77777777" w:rsidTr="006525F1">
        <w:trPr>
          <w:cantSplit/>
          <w:trHeight w:val="72"/>
          <w:tblHeader/>
        </w:trPr>
        <w:tc>
          <w:tcPr>
            <w:tcW w:w="671" w:type="pct"/>
            <w:shd w:val="clear" w:color="auto" w:fill="D9D9D9" w:themeFill="background1" w:themeFillShade="D9"/>
            <w:vAlign w:val="center"/>
          </w:tcPr>
          <w:p w14:paraId="06C40FA9" w14:textId="77777777" w:rsidR="00837F2E" w:rsidRPr="00CE081D" w:rsidRDefault="00837F2E" w:rsidP="006525F1">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2A996A5D" w14:textId="77777777" w:rsidR="00837F2E" w:rsidRPr="00CE081D" w:rsidRDefault="00837F2E" w:rsidP="006525F1">
            <w:pPr>
              <w:spacing w:after="60"/>
              <w:contextualSpacing/>
              <w:rPr>
                <w:rFonts w:ascii="Tahoma" w:hAnsi="Tahoma" w:cs="Tahoma"/>
              </w:rPr>
            </w:pPr>
            <w:r w:rsidRPr="00CE081D">
              <w:rPr>
                <w:rFonts w:ascii="Tahoma" w:hAnsi="Tahoma" w:cs="Tahoma"/>
              </w:rPr>
              <w:t>-</w:t>
            </w:r>
          </w:p>
        </w:tc>
      </w:tr>
      <w:tr w:rsidR="00837F2E" w:rsidRPr="00CE081D" w14:paraId="5EFB615F" w14:textId="77777777" w:rsidTr="006525F1">
        <w:trPr>
          <w:cantSplit/>
          <w:trHeight w:val="72"/>
          <w:tblHeader/>
        </w:trPr>
        <w:tc>
          <w:tcPr>
            <w:tcW w:w="671" w:type="pct"/>
            <w:shd w:val="clear" w:color="auto" w:fill="D9D9D9" w:themeFill="background1" w:themeFillShade="D9"/>
            <w:vAlign w:val="center"/>
          </w:tcPr>
          <w:p w14:paraId="34C04099" w14:textId="77777777" w:rsidR="00837F2E" w:rsidRPr="00CE081D" w:rsidRDefault="00837F2E" w:rsidP="006525F1">
            <w:pPr>
              <w:rPr>
                <w:rFonts w:ascii="Tahoma" w:hAnsi="Tahoma" w:cs="Tahoma"/>
                <w:b/>
                <w:iCs/>
              </w:rPr>
            </w:pPr>
            <w:r w:rsidRPr="00CE081D">
              <w:rPr>
                <w:rFonts w:ascii="Tahoma" w:hAnsi="Tahoma" w:cs="Tahoma"/>
                <w:b/>
                <w:iCs/>
              </w:rPr>
              <w:t>UI Image</w:t>
            </w:r>
          </w:p>
        </w:tc>
        <w:tc>
          <w:tcPr>
            <w:tcW w:w="4329" w:type="pct"/>
            <w:vAlign w:val="center"/>
          </w:tcPr>
          <w:p w14:paraId="4E7AFAFB" w14:textId="77777777" w:rsidR="00837F2E" w:rsidRPr="00CE081D" w:rsidRDefault="00837F2E" w:rsidP="006525F1">
            <w:pPr>
              <w:spacing w:after="60"/>
              <w:contextualSpacing/>
              <w:rPr>
                <w:rFonts w:ascii="Tahoma" w:hAnsi="Tahoma" w:cs="Tahoma"/>
              </w:rPr>
            </w:pPr>
            <w:r w:rsidRPr="00CE081D">
              <w:rPr>
                <w:rFonts w:ascii="Tahoma" w:hAnsi="Tahoma" w:cs="Tahoma"/>
              </w:rPr>
              <w:t xml:space="preserve">-       </w:t>
            </w:r>
          </w:p>
        </w:tc>
      </w:tr>
      <w:tr w:rsidR="00837F2E" w:rsidRPr="00CE081D" w14:paraId="29F62AC5" w14:textId="77777777" w:rsidTr="006525F1">
        <w:trPr>
          <w:cantSplit/>
          <w:trHeight w:val="72"/>
          <w:tblHeader/>
        </w:trPr>
        <w:tc>
          <w:tcPr>
            <w:tcW w:w="671" w:type="pct"/>
            <w:shd w:val="clear" w:color="auto" w:fill="D9D9D9" w:themeFill="background1" w:themeFillShade="D9"/>
            <w:vAlign w:val="center"/>
          </w:tcPr>
          <w:p w14:paraId="6CD372D1" w14:textId="77777777" w:rsidR="00837F2E" w:rsidRPr="00CE081D" w:rsidRDefault="00837F2E" w:rsidP="006525F1">
            <w:pPr>
              <w:rPr>
                <w:rFonts w:ascii="Tahoma" w:hAnsi="Tahoma" w:cs="Tahoma"/>
                <w:b/>
                <w:iCs/>
              </w:rPr>
            </w:pPr>
            <w:r w:rsidRPr="00CE081D">
              <w:rPr>
                <w:rFonts w:ascii="Tahoma" w:hAnsi="Tahoma" w:cs="Tahoma"/>
                <w:b/>
                <w:iCs/>
              </w:rPr>
              <w:t>Frequency of Usage</w:t>
            </w:r>
          </w:p>
        </w:tc>
        <w:tc>
          <w:tcPr>
            <w:tcW w:w="4329" w:type="pct"/>
            <w:vAlign w:val="center"/>
          </w:tcPr>
          <w:p w14:paraId="06E8BF0E" w14:textId="77777777" w:rsidR="00837F2E" w:rsidRPr="00CE081D" w:rsidRDefault="00837F2E" w:rsidP="006525F1">
            <w:pPr>
              <w:spacing w:after="60"/>
              <w:contextualSpacing/>
              <w:rPr>
                <w:rFonts w:ascii="Tahoma" w:hAnsi="Tahoma" w:cs="Tahoma"/>
              </w:rPr>
            </w:pPr>
            <w:r w:rsidRPr="00CE081D">
              <w:rPr>
                <w:rFonts w:ascii="Tahoma" w:hAnsi="Tahoma" w:cs="Tahoma"/>
              </w:rPr>
              <w:t>Rarely</w:t>
            </w:r>
          </w:p>
        </w:tc>
      </w:tr>
      <w:tr w:rsidR="00837F2E" w:rsidRPr="00CE081D" w14:paraId="1DC09C70" w14:textId="77777777" w:rsidTr="006525F1">
        <w:trPr>
          <w:cantSplit/>
          <w:trHeight w:val="453"/>
          <w:tblHeader/>
        </w:trPr>
        <w:tc>
          <w:tcPr>
            <w:tcW w:w="671" w:type="pct"/>
            <w:shd w:val="clear" w:color="auto" w:fill="D9D9D9" w:themeFill="background1" w:themeFillShade="D9"/>
            <w:vAlign w:val="center"/>
          </w:tcPr>
          <w:p w14:paraId="63D38142" w14:textId="77777777" w:rsidR="00837F2E" w:rsidRPr="00CE081D" w:rsidRDefault="00837F2E" w:rsidP="006525F1">
            <w:pPr>
              <w:rPr>
                <w:rFonts w:ascii="Tahoma" w:hAnsi="Tahoma" w:cs="Tahoma"/>
                <w:b/>
                <w:iCs/>
              </w:rPr>
            </w:pPr>
            <w:r w:rsidRPr="00CE081D">
              <w:rPr>
                <w:rFonts w:ascii="Tahoma" w:hAnsi="Tahoma" w:cs="Tahoma"/>
                <w:b/>
                <w:iCs/>
              </w:rPr>
              <w:t>Notes</w:t>
            </w:r>
          </w:p>
        </w:tc>
        <w:tc>
          <w:tcPr>
            <w:tcW w:w="4329" w:type="pct"/>
            <w:vAlign w:val="center"/>
          </w:tcPr>
          <w:p w14:paraId="4412BBEF" w14:textId="77777777" w:rsidR="00837F2E" w:rsidRPr="00CE081D" w:rsidRDefault="00837F2E" w:rsidP="006525F1">
            <w:pPr>
              <w:spacing w:after="60"/>
              <w:contextualSpacing/>
              <w:rPr>
                <w:rFonts w:ascii="Tahoma" w:hAnsi="Tahoma" w:cs="Tahoma"/>
              </w:rPr>
            </w:pPr>
            <w:r w:rsidRPr="00CE081D">
              <w:rPr>
                <w:rFonts w:ascii="Tahoma" w:hAnsi="Tahoma" w:cs="Tahoma"/>
              </w:rPr>
              <w:t>-</w:t>
            </w:r>
          </w:p>
        </w:tc>
      </w:tr>
    </w:tbl>
    <w:p w14:paraId="7BF70A46" w14:textId="77777777" w:rsidR="00837F2E" w:rsidRPr="00CE081D" w:rsidRDefault="00837F2E" w:rsidP="00837F2E">
      <w:pPr>
        <w:rPr>
          <w:rFonts w:ascii="Tahoma" w:hAnsi="Tahoma" w:cs="Tahoma"/>
        </w:rPr>
      </w:pPr>
    </w:p>
    <w:p w14:paraId="5486D922" w14:textId="77777777" w:rsidR="00837F2E" w:rsidRPr="00CE081D" w:rsidRDefault="00837F2E" w:rsidP="00837F2E">
      <w:pPr>
        <w:rPr>
          <w:rFonts w:ascii="Tahoma" w:hAnsi="Tahoma" w:cs="Tahoma"/>
        </w:rPr>
      </w:pPr>
    </w:p>
    <w:p w14:paraId="36008C36" w14:textId="42BE3FB5" w:rsidR="00D913B2" w:rsidRPr="00CE081D" w:rsidRDefault="00D913B2" w:rsidP="00D913B2">
      <w:pPr>
        <w:pStyle w:val="Heading3"/>
        <w:rPr>
          <w:rFonts w:ascii="Tahoma" w:hAnsi="Tahoma" w:cs="Tahoma"/>
        </w:rPr>
      </w:pPr>
      <w:bookmarkStart w:id="119" w:name="_Toc465763599"/>
      <w:r w:rsidRPr="00CE081D">
        <w:rPr>
          <w:rFonts w:ascii="Tahoma" w:hAnsi="Tahoma" w:cs="Tahoma"/>
        </w:rPr>
        <w:t>Notification Action</w:t>
      </w:r>
      <w:bookmarkEnd w:id="119"/>
    </w:p>
    <w:tbl>
      <w:tblPr>
        <w:tblW w:w="51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8458"/>
      </w:tblGrid>
      <w:tr w:rsidR="00D913B2" w:rsidRPr="00CE081D" w14:paraId="69DED155" w14:textId="77777777" w:rsidTr="00C65D8C">
        <w:trPr>
          <w:cantSplit/>
          <w:trHeight w:val="72"/>
          <w:tblHeader/>
        </w:trPr>
        <w:tc>
          <w:tcPr>
            <w:tcW w:w="671" w:type="pct"/>
            <w:shd w:val="clear" w:color="auto" w:fill="D9D9D9" w:themeFill="background1" w:themeFillShade="D9"/>
            <w:vAlign w:val="center"/>
          </w:tcPr>
          <w:p w14:paraId="4E0FD3E6" w14:textId="77777777" w:rsidR="00D913B2" w:rsidRPr="00CE081D" w:rsidRDefault="00D913B2" w:rsidP="00C65D8C">
            <w:pPr>
              <w:rPr>
                <w:rFonts w:ascii="Tahoma" w:hAnsi="Tahoma" w:cs="Tahoma"/>
                <w:b/>
                <w:iCs/>
              </w:rPr>
            </w:pPr>
            <w:r w:rsidRPr="00CE081D">
              <w:rPr>
                <w:rFonts w:ascii="Tahoma" w:hAnsi="Tahoma" w:cs="Tahoma"/>
                <w:b/>
              </w:rPr>
              <w:t>UC ID</w:t>
            </w:r>
          </w:p>
        </w:tc>
        <w:tc>
          <w:tcPr>
            <w:tcW w:w="4329" w:type="pct"/>
            <w:vAlign w:val="center"/>
          </w:tcPr>
          <w:p w14:paraId="5041080E" w14:textId="1300BCD8" w:rsidR="00D913B2" w:rsidRPr="00CE081D" w:rsidRDefault="00D913B2" w:rsidP="00C65D8C">
            <w:pPr>
              <w:spacing w:after="60"/>
              <w:contextualSpacing/>
              <w:rPr>
                <w:rFonts w:ascii="Tahoma" w:hAnsi="Tahoma" w:cs="Tahoma"/>
                <w:iCs/>
              </w:rPr>
            </w:pPr>
            <w:r w:rsidRPr="00CE081D">
              <w:rPr>
                <w:rFonts w:ascii="Tahoma" w:hAnsi="Tahoma" w:cs="Tahoma"/>
                <w:iCs/>
              </w:rPr>
              <w:t>UC-3</w:t>
            </w:r>
            <w:r w:rsidR="00B53C7F" w:rsidRPr="00CE081D">
              <w:rPr>
                <w:rFonts w:ascii="Tahoma" w:hAnsi="Tahoma" w:cs="Tahoma"/>
                <w:iCs/>
              </w:rPr>
              <w:t>5</w:t>
            </w:r>
          </w:p>
        </w:tc>
      </w:tr>
      <w:tr w:rsidR="00D913B2" w:rsidRPr="00CE081D" w14:paraId="69BF9046" w14:textId="77777777" w:rsidTr="00C65D8C">
        <w:trPr>
          <w:cantSplit/>
          <w:trHeight w:val="72"/>
          <w:tblHeader/>
        </w:trPr>
        <w:tc>
          <w:tcPr>
            <w:tcW w:w="671" w:type="pct"/>
            <w:shd w:val="clear" w:color="auto" w:fill="D9D9D9" w:themeFill="background1" w:themeFillShade="D9"/>
            <w:vAlign w:val="center"/>
          </w:tcPr>
          <w:p w14:paraId="24119853" w14:textId="77777777" w:rsidR="00D913B2" w:rsidRPr="00CE081D" w:rsidRDefault="00D913B2" w:rsidP="00C65D8C">
            <w:pPr>
              <w:rPr>
                <w:rFonts w:ascii="Tahoma" w:hAnsi="Tahoma" w:cs="Tahoma"/>
                <w:b/>
                <w:iCs/>
              </w:rPr>
            </w:pPr>
            <w:r w:rsidRPr="00CE081D">
              <w:rPr>
                <w:rFonts w:ascii="Tahoma" w:hAnsi="Tahoma" w:cs="Tahoma"/>
                <w:b/>
                <w:iCs/>
              </w:rPr>
              <w:t>Description</w:t>
            </w:r>
          </w:p>
        </w:tc>
        <w:tc>
          <w:tcPr>
            <w:tcW w:w="4329" w:type="pct"/>
            <w:vAlign w:val="center"/>
          </w:tcPr>
          <w:p w14:paraId="520D77F3" w14:textId="43BB2DD0" w:rsidR="00D913B2" w:rsidRPr="00CE081D" w:rsidRDefault="00D913B2" w:rsidP="00D913B2">
            <w:pPr>
              <w:spacing w:after="60"/>
              <w:contextualSpacing/>
              <w:rPr>
                <w:rFonts w:ascii="Tahoma" w:hAnsi="Tahoma" w:cs="Tahoma"/>
              </w:rPr>
            </w:pPr>
            <w:r w:rsidRPr="00CE081D">
              <w:rPr>
                <w:rFonts w:ascii="Tahoma" w:hAnsi="Tahoma" w:cs="Tahoma"/>
              </w:rPr>
              <w:t>Use Case for handling action from push notification</w:t>
            </w:r>
          </w:p>
        </w:tc>
      </w:tr>
      <w:tr w:rsidR="00D913B2" w:rsidRPr="00CE081D" w14:paraId="2337E5C6" w14:textId="77777777" w:rsidTr="00C65D8C">
        <w:trPr>
          <w:cantSplit/>
          <w:trHeight w:val="257"/>
          <w:tblHeader/>
        </w:trPr>
        <w:tc>
          <w:tcPr>
            <w:tcW w:w="671" w:type="pct"/>
            <w:shd w:val="clear" w:color="auto" w:fill="D9D9D9" w:themeFill="background1" w:themeFillShade="D9"/>
            <w:vAlign w:val="center"/>
          </w:tcPr>
          <w:p w14:paraId="750EB5F4" w14:textId="77777777" w:rsidR="00D913B2" w:rsidRPr="00CE081D" w:rsidRDefault="00D913B2" w:rsidP="00C65D8C">
            <w:pPr>
              <w:rPr>
                <w:rFonts w:ascii="Tahoma" w:hAnsi="Tahoma" w:cs="Tahoma"/>
                <w:b/>
                <w:iCs/>
              </w:rPr>
            </w:pPr>
            <w:r w:rsidRPr="00CE081D">
              <w:rPr>
                <w:rFonts w:ascii="Tahoma" w:hAnsi="Tahoma" w:cs="Tahoma"/>
                <w:b/>
                <w:iCs/>
              </w:rPr>
              <w:t xml:space="preserve">FR </w:t>
            </w:r>
            <w:proofErr w:type="spellStart"/>
            <w:r w:rsidRPr="00CE081D">
              <w:rPr>
                <w:rFonts w:ascii="Tahoma" w:hAnsi="Tahoma" w:cs="Tahoma"/>
                <w:b/>
                <w:iCs/>
              </w:rPr>
              <w:t>Reff</w:t>
            </w:r>
            <w:proofErr w:type="spellEnd"/>
          </w:p>
        </w:tc>
        <w:tc>
          <w:tcPr>
            <w:tcW w:w="4329" w:type="pct"/>
            <w:vAlign w:val="center"/>
          </w:tcPr>
          <w:p w14:paraId="50673A64" w14:textId="0BB95013" w:rsidR="00D913B2" w:rsidRPr="00CE081D" w:rsidRDefault="00D913B2" w:rsidP="00C65D8C">
            <w:pPr>
              <w:spacing w:after="60"/>
              <w:contextualSpacing/>
              <w:rPr>
                <w:rFonts w:ascii="Tahoma" w:hAnsi="Tahoma" w:cs="Tahoma"/>
              </w:rPr>
            </w:pPr>
            <w:r w:rsidRPr="00CE081D">
              <w:rPr>
                <w:rFonts w:ascii="Tahoma" w:hAnsi="Tahoma" w:cs="Tahoma"/>
              </w:rPr>
              <w:t>FR-5</w:t>
            </w:r>
            <w:r w:rsidR="000F0024" w:rsidRPr="00CE081D">
              <w:rPr>
                <w:rFonts w:ascii="Tahoma" w:hAnsi="Tahoma" w:cs="Tahoma"/>
              </w:rPr>
              <w:t xml:space="preserve"> - The app shall implement push notification message</w:t>
            </w:r>
          </w:p>
        </w:tc>
      </w:tr>
      <w:tr w:rsidR="00D913B2" w:rsidRPr="00CE081D" w14:paraId="298D55F4" w14:textId="77777777" w:rsidTr="00C65D8C">
        <w:trPr>
          <w:cantSplit/>
          <w:trHeight w:val="72"/>
          <w:tblHeader/>
        </w:trPr>
        <w:tc>
          <w:tcPr>
            <w:tcW w:w="671" w:type="pct"/>
            <w:shd w:val="clear" w:color="auto" w:fill="D9D9D9" w:themeFill="background1" w:themeFillShade="D9"/>
            <w:vAlign w:val="center"/>
          </w:tcPr>
          <w:p w14:paraId="32768F6F" w14:textId="77777777" w:rsidR="00D913B2" w:rsidRPr="00CE081D" w:rsidRDefault="00D913B2" w:rsidP="00C65D8C">
            <w:pPr>
              <w:rPr>
                <w:rFonts w:ascii="Tahoma" w:hAnsi="Tahoma" w:cs="Tahoma"/>
                <w:b/>
                <w:iCs/>
              </w:rPr>
            </w:pPr>
            <w:r w:rsidRPr="00CE081D">
              <w:rPr>
                <w:rFonts w:ascii="Tahoma" w:hAnsi="Tahoma" w:cs="Tahoma"/>
                <w:b/>
                <w:iCs/>
              </w:rPr>
              <w:t>Actor</w:t>
            </w:r>
          </w:p>
        </w:tc>
        <w:tc>
          <w:tcPr>
            <w:tcW w:w="4329" w:type="pct"/>
            <w:vAlign w:val="center"/>
          </w:tcPr>
          <w:p w14:paraId="09695923" w14:textId="77777777" w:rsidR="00D913B2" w:rsidRPr="00CE081D" w:rsidRDefault="00D913B2" w:rsidP="00C65D8C">
            <w:pPr>
              <w:spacing w:after="60"/>
              <w:contextualSpacing/>
              <w:rPr>
                <w:rFonts w:ascii="Tahoma" w:hAnsi="Tahoma" w:cs="Tahoma"/>
              </w:rPr>
            </w:pPr>
            <w:r w:rsidRPr="00CE081D">
              <w:rPr>
                <w:rFonts w:ascii="Tahoma" w:hAnsi="Tahoma" w:cs="Tahoma"/>
              </w:rPr>
              <w:t>User</w:t>
            </w:r>
          </w:p>
        </w:tc>
      </w:tr>
      <w:tr w:rsidR="00D913B2" w:rsidRPr="00CE081D" w14:paraId="08AA9F81" w14:textId="77777777" w:rsidTr="00C65D8C">
        <w:trPr>
          <w:cantSplit/>
          <w:trHeight w:val="550"/>
          <w:tblHeader/>
        </w:trPr>
        <w:tc>
          <w:tcPr>
            <w:tcW w:w="671" w:type="pct"/>
            <w:shd w:val="clear" w:color="auto" w:fill="D9D9D9" w:themeFill="background1" w:themeFillShade="D9"/>
            <w:vAlign w:val="center"/>
          </w:tcPr>
          <w:p w14:paraId="2E273AFF" w14:textId="77777777" w:rsidR="00D913B2" w:rsidRPr="00CE081D" w:rsidRDefault="00D913B2" w:rsidP="00C65D8C">
            <w:pPr>
              <w:rPr>
                <w:rFonts w:ascii="Tahoma" w:hAnsi="Tahoma" w:cs="Tahoma"/>
                <w:b/>
                <w:iCs/>
              </w:rPr>
            </w:pPr>
            <w:r w:rsidRPr="00CE081D">
              <w:rPr>
                <w:rFonts w:ascii="Tahoma" w:hAnsi="Tahoma" w:cs="Tahoma"/>
                <w:b/>
                <w:iCs/>
              </w:rPr>
              <w:t>Pre-Condition</w:t>
            </w:r>
          </w:p>
        </w:tc>
        <w:tc>
          <w:tcPr>
            <w:tcW w:w="4329" w:type="pct"/>
            <w:vAlign w:val="center"/>
          </w:tcPr>
          <w:p w14:paraId="320F1BCF" w14:textId="72FB485D" w:rsidR="00D913B2" w:rsidRPr="00CE081D" w:rsidRDefault="00D913B2" w:rsidP="00D913B2">
            <w:pPr>
              <w:spacing w:after="60"/>
              <w:contextualSpacing/>
              <w:rPr>
                <w:rFonts w:ascii="Tahoma" w:hAnsi="Tahoma" w:cs="Tahoma"/>
              </w:rPr>
            </w:pPr>
            <w:r w:rsidRPr="00CE081D">
              <w:rPr>
                <w:rFonts w:ascii="Tahoma" w:hAnsi="Tahoma" w:cs="Tahoma"/>
              </w:rPr>
              <w:t>Push notification arrived</w:t>
            </w:r>
          </w:p>
        </w:tc>
      </w:tr>
      <w:tr w:rsidR="00D913B2" w:rsidRPr="00CE081D" w14:paraId="43E3AA75" w14:textId="77777777" w:rsidTr="00C65D8C">
        <w:trPr>
          <w:cantSplit/>
          <w:trHeight w:val="72"/>
          <w:tblHeader/>
        </w:trPr>
        <w:tc>
          <w:tcPr>
            <w:tcW w:w="671" w:type="pct"/>
            <w:shd w:val="clear" w:color="auto" w:fill="D9D9D9" w:themeFill="background1" w:themeFillShade="D9"/>
            <w:vAlign w:val="center"/>
          </w:tcPr>
          <w:p w14:paraId="14B5E066" w14:textId="77777777" w:rsidR="00D913B2" w:rsidRPr="00CE081D" w:rsidRDefault="00D913B2" w:rsidP="00C65D8C">
            <w:pPr>
              <w:rPr>
                <w:rFonts w:ascii="Tahoma" w:hAnsi="Tahoma" w:cs="Tahoma"/>
                <w:b/>
                <w:iCs/>
              </w:rPr>
            </w:pPr>
            <w:r w:rsidRPr="00CE081D">
              <w:rPr>
                <w:rFonts w:ascii="Tahoma" w:hAnsi="Tahoma" w:cs="Tahoma"/>
                <w:b/>
                <w:iCs/>
              </w:rPr>
              <w:t>Trigger</w:t>
            </w:r>
          </w:p>
        </w:tc>
        <w:tc>
          <w:tcPr>
            <w:tcW w:w="4329" w:type="pct"/>
            <w:vAlign w:val="center"/>
          </w:tcPr>
          <w:p w14:paraId="206E55F0" w14:textId="7622BFA7" w:rsidR="00D913B2" w:rsidRPr="00CE081D" w:rsidRDefault="00D913B2" w:rsidP="00D913B2">
            <w:pPr>
              <w:spacing w:after="60"/>
              <w:contextualSpacing/>
              <w:rPr>
                <w:rFonts w:ascii="Tahoma" w:hAnsi="Tahoma" w:cs="Tahoma"/>
              </w:rPr>
            </w:pPr>
            <w:r w:rsidRPr="00CE081D">
              <w:rPr>
                <w:rFonts w:ascii="Tahoma" w:hAnsi="Tahoma" w:cs="Tahoma"/>
              </w:rPr>
              <w:t>Tap push notification message</w:t>
            </w:r>
          </w:p>
        </w:tc>
      </w:tr>
      <w:tr w:rsidR="00D913B2" w:rsidRPr="00CE081D" w14:paraId="78C47F24" w14:textId="77777777" w:rsidTr="00C65D8C">
        <w:trPr>
          <w:cantSplit/>
          <w:trHeight w:val="72"/>
          <w:tblHeader/>
        </w:trPr>
        <w:tc>
          <w:tcPr>
            <w:tcW w:w="671" w:type="pct"/>
            <w:shd w:val="clear" w:color="auto" w:fill="D9D9D9" w:themeFill="background1" w:themeFillShade="D9"/>
            <w:vAlign w:val="center"/>
          </w:tcPr>
          <w:p w14:paraId="100F3548" w14:textId="77777777" w:rsidR="00D913B2" w:rsidRPr="00CE081D" w:rsidRDefault="00D913B2" w:rsidP="00C65D8C">
            <w:pPr>
              <w:rPr>
                <w:rFonts w:ascii="Tahoma" w:hAnsi="Tahoma" w:cs="Tahoma"/>
                <w:b/>
                <w:iCs/>
              </w:rPr>
            </w:pPr>
            <w:r w:rsidRPr="00CE081D">
              <w:rPr>
                <w:rFonts w:ascii="Tahoma" w:hAnsi="Tahoma" w:cs="Tahoma"/>
                <w:b/>
                <w:iCs/>
              </w:rPr>
              <w:t>Normal Scenarios</w:t>
            </w:r>
          </w:p>
        </w:tc>
        <w:tc>
          <w:tcPr>
            <w:tcW w:w="4329" w:type="pct"/>
            <w:vAlign w:val="center"/>
          </w:tcPr>
          <w:p w14:paraId="04D1917C" w14:textId="77777777" w:rsidR="00D913B2" w:rsidRPr="00CE081D" w:rsidRDefault="00D913B2" w:rsidP="00837F2E">
            <w:pPr>
              <w:pStyle w:val="UseCase1"/>
              <w:numPr>
                <w:ilvl w:val="0"/>
                <w:numId w:val="47"/>
              </w:numPr>
              <w:ind w:left="383"/>
              <w:rPr>
                <w:rFonts w:ascii="Tahoma" w:hAnsi="Tahoma" w:cs="Tahoma"/>
                <w:b w:val="0"/>
                <w:sz w:val="20"/>
                <w:szCs w:val="20"/>
              </w:rPr>
            </w:pPr>
            <w:r w:rsidRPr="00CE081D">
              <w:rPr>
                <w:rFonts w:ascii="Tahoma" w:hAnsi="Tahoma" w:cs="Tahoma"/>
                <w:b w:val="0"/>
                <w:sz w:val="20"/>
                <w:szCs w:val="20"/>
              </w:rPr>
              <w:t>Application search for project ID in push notification message</w:t>
            </w:r>
          </w:p>
          <w:p w14:paraId="4F5E8942" w14:textId="4BC87034" w:rsidR="00D913B2" w:rsidRPr="00CE081D" w:rsidRDefault="00D913B2" w:rsidP="00837F2E">
            <w:pPr>
              <w:pStyle w:val="UseCase1"/>
              <w:numPr>
                <w:ilvl w:val="0"/>
                <w:numId w:val="47"/>
              </w:numPr>
              <w:ind w:left="383"/>
              <w:rPr>
                <w:rFonts w:ascii="Tahoma" w:hAnsi="Tahoma" w:cs="Tahoma"/>
                <w:b w:val="0"/>
                <w:sz w:val="20"/>
                <w:szCs w:val="20"/>
              </w:rPr>
            </w:pPr>
            <w:r w:rsidRPr="00CE081D">
              <w:rPr>
                <w:rFonts w:ascii="Tahoma" w:hAnsi="Tahoma" w:cs="Tahoma"/>
                <w:b w:val="0"/>
                <w:sz w:val="20"/>
                <w:szCs w:val="20"/>
              </w:rPr>
              <w:t>Application open project detail based on project ID that found in push message</w:t>
            </w:r>
          </w:p>
        </w:tc>
      </w:tr>
      <w:tr w:rsidR="00D913B2" w:rsidRPr="00CE081D" w14:paraId="34E1979E" w14:textId="77777777" w:rsidTr="00C65D8C">
        <w:trPr>
          <w:cantSplit/>
          <w:trHeight w:val="480"/>
          <w:tblHeader/>
        </w:trPr>
        <w:tc>
          <w:tcPr>
            <w:tcW w:w="671" w:type="pct"/>
            <w:shd w:val="clear" w:color="auto" w:fill="D9D9D9" w:themeFill="background1" w:themeFillShade="D9"/>
            <w:vAlign w:val="center"/>
          </w:tcPr>
          <w:p w14:paraId="254E83F0" w14:textId="76C702EF" w:rsidR="00D913B2" w:rsidRPr="00CE081D" w:rsidRDefault="00D913B2" w:rsidP="00C65D8C">
            <w:pPr>
              <w:rPr>
                <w:rFonts w:ascii="Tahoma" w:hAnsi="Tahoma" w:cs="Tahoma"/>
                <w:b/>
                <w:iCs/>
              </w:rPr>
            </w:pPr>
            <w:r w:rsidRPr="00CE081D">
              <w:rPr>
                <w:rFonts w:ascii="Tahoma" w:hAnsi="Tahoma" w:cs="Tahoma"/>
                <w:b/>
                <w:iCs/>
              </w:rPr>
              <w:t>UI Validation</w:t>
            </w:r>
          </w:p>
        </w:tc>
        <w:tc>
          <w:tcPr>
            <w:tcW w:w="4329" w:type="pct"/>
            <w:vAlign w:val="center"/>
          </w:tcPr>
          <w:p w14:paraId="50284B67" w14:textId="77777777" w:rsidR="00D913B2" w:rsidRPr="00CE081D" w:rsidRDefault="00D913B2" w:rsidP="00C65D8C">
            <w:pPr>
              <w:spacing w:after="60"/>
              <w:contextualSpacing/>
              <w:rPr>
                <w:rFonts w:ascii="Tahoma" w:hAnsi="Tahoma" w:cs="Tahoma"/>
              </w:rPr>
            </w:pPr>
            <w:r w:rsidRPr="00CE081D">
              <w:rPr>
                <w:rFonts w:ascii="Tahoma" w:hAnsi="Tahoma" w:cs="Tahoma"/>
              </w:rPr>
              <w:t>-</w:t>
            </w:r>
          </w:p>
        </w:tc>
      </w:tr>
      <w:tr w:rsidR="00D913B2" w:rsidRPr="00CE081D" w14:paraId="1B8AAE75" w14:textId="77777777" w:rsidTr="00C65D8C">
        <w:trPr>
          <w:cantSplit/>
          <w:trHeight w:val="72"/>
          <w:tblHeader/>
        </w:trPr>
        <w:tc>
          <w:tcPr>
            <w:tcW w:w="671" w:type="pct"/>
            <w:shd w:val="clear" w:color="auto" w:fill="D9D9D9" w:themeFill="background1" w:themeFillShade="D9"/>
            <w:vAlign w:val="center"/>
          </w:tcPr>
          <w:p w14:paraId="4D826323" w14:textId="77777777" w:rsidR="00D913B2" w:rsidRPr="00CE081D" w:rsidRDefault="00D913B2" w:rsidP="00C65D8C">
            <w:pPr>
              <w:rPr>
                <w:rFonts w:ascii="Tahoma" w:hAnsi="Tahoma" w:cs="Tahoma"/>
                <w:b/>
                <w:iCs/>
              </w:rPr>
            </w:pPr>
            <w:r w:rsidRPr="00CE081D">
              <w:rPr>
                <w:rFonts w:ascii="Tahoma" w:hAnsi="Tahoma" w:cs="Tahoma"/>
                <w:b/>
                <w:iCs/>
              </w:rPr>
              <w:t>Business Rules</w:t>
            </w:r>
          </w:p>
        </w:tc>
        <w:tc>
          <w:tcPr>
            <w:tcW w:w="4329" w:type="pct"/>
            <w:vAlign w:val="center"/>
          </w:tcPr>
          <w:p w14:paraId="1E220E48" w14:textId="77777777" w:rsidR="00D913B2" w:rsidRPr="00CE081D" w:rsidRDefault="00D913B2" w:rsidP="00C65D8C">
            <w:pPr>
              <w:spacing w:after="60"/>
              <w:contextualSpacing/>
              <w:rPr>
                <w:rFonts w:ascii="Tahoma" w:hAnsi="Tahoma" w:cs="Tahoma"/>
              </w:rPr>
            </w:pPr>
            <w:r w:rsidRPr="00CE081D">
              <w:rPr>
                <w:rFonts w:ascii="Tahoma" w:hAnsi="Tahoma" w:cs="Tahoma"/>
              </w:rPr>
              <w:t>-</w:t>
            </w:r>
          </w:p>
        </w:tc>
      </w:tr>
      <w:tr w:rsidR="00D913B2" w:rsidRPr="00CE081D" w14:paraId="0676D65C" w14:textId="77777777" w:rsidTr="00C65D8C">
        <w:trPr>
          <w:cantSplit/>
          <w:trHeight w:val="72"/>
          <w:tblHeader/>
        </w:trPr>
        <w:tc>
          <w:tcPr>
            <w:tcW w:w="671" w:type="pct"/>
            <w:shd w:val="clear" w:color="auto" w:fill="D9D9D9" w:themeFill="background1" w:themeFillShade="D9"/>
            <w:vAlign w:val="center"/>
          </w:tcPr>
          <w:p w14:paraId="3253913A" w14:textId="77777777" w:rsidR="00D913B2" w:rsidRPr="00CE081D" w:rsidRDefault="00D913B2" w:rsidP="00C65D8C">
            <w:pPr>
              <w:rPr>
                <w:rFonts w:ascii="Tahoma" w:hAnsi="Tahoma" w:cs="Tahoma"/>
                <w:b/>
                <w:iCs/>
              </w:rPr>
            </w:pPr>
            <w:r w:rsidRPr="00CE081D">
              <w:rPr>
                <w:rFonts w:ascii="Tahoma" w:hAnsi="Tahoma" w:cs="Tahoma"/>
                <w:b/>
                <w:iCs/>
              </w:rPr>
              <w:t>Success Result</w:t>
            </w:r>
          </w:p>
        </w:tc>
        <w:tc>
          <w:tcPr>
            <w:tcW w:w="4329" w:type="pct"/>
            <w:vAlign w:val="center"/>
          </w:tcPr>
          <w:p w14:paraId="4AF725ED" w14:textId="0BB1AB63" w:rsidR="00D913B2" w:rsidRPr="00CE081D" w:rsidRDefault="00D913B2" w:rsidP="00C65D8C">
            <w:pPr>
              <w:spacing w:after="60"/>
              <w:contextualSpacing/>
              <w:rPr>
                <w:rFonts w:ascii="Tahoma" w:hAnsi="Tahoma" w:cs="Tahoma"/>
              </w:rPr>
            </w:pPr>
            <w:r w:rsidRPr="00CE081D">
              <w:rPr>
                <w:rFonts w:ascii="Tahoma" w:hAnsi="Tahoma" w:cs="Tahoma"/>
              </w:rPr>
              <w:t>Project detail page will show</w:t>
            </w:r>
          </w:p>
        </w:tc>
      </w:tr>
      <w:tr w:rsidR="00D913B2" w:rsidRPr="00CE081D" w14:paraId="5E7DCA5C" w14:textId="77777777" w:rsidTr="00C65D8C">
        <w:trPr>
          <w:cantSplit/>
          <w:trHeight w:val="522"/>
          <w:tblHeader/>
        </w:trPr>
        <w:tc>
          <w:tcPr>
            <w:tcW w:w="671" w:type="pct"/>
            <w:shd w:val="clear" w:color="auto" w:fill="D9D9D9" w:themeFill="background1" w:themeFillShade="D9"/>
            <w:vAlign w:val="center"/>
          </w:tcPr>
          <w:p w14:paraId="180A320F" w14:textId="77777777" w:rsidR="00D913B2" w:rsidRPr="00CE081D" w:rsidRDefault="00D913B2" w:rsidP="00C65D8C">
            <w:pPr>
              <w:rPr>
                <w:rFonts w:ascii="Tahoma" w:hAnsi="Tahoma" w:cs="Tahoma"/>
                <w:b/>
                <w:iCs/>
              </w:rPr>
            </w:pPr>
            <w:r w:rsidRPr="00CE081D">
              <w:rPr>
                <w:rFonts w:ascii="Tahoma" w:hAnsi="Tahoma" w:cs="Tahoma"/>
                <w:b/>
                <w:iCs/>
              </w:rPr>
              <w:lastRenderedPageBreak/>
              <w:t>Minimal Result</w:t>
            </w:r>
          </w:p>
        </w:tc>
        <w:tc>
          <w:tcPr>
            <w:tcW w:w="4329" w:type="pct"/>
            <w:vAlign w:val="center"/>
          </w:tcPr>
          <w:p w14:paraId="5A2F2A7C" w14:textId="77777777" w:rsidR="00D913B2" w:rsidRPr="00CE081D" w:rsidRDefault="00D913B2" w:rsidP="00C65D8C">
            <w:pPr>
              <w:spacing w:after="60"/>
              <w:contextualSpacing/>
              <w:rPr>
                <w:rFonts w:ascii="Tahoma" w:hAnsi="Tahoma" w:cs="Tahoma"/>
              </w:rPr>
            </w:pPr>
            <w:r w:rsidRPr="00CE081D">
              <w:rPr>
                <w:rFonts w:ascii="Tahoma" w:hAnsi="Tahoma" w:cs="Tahoma"/>
              </w:rPr>
              <w:t>-</w:t>
            </w:r>
          </w:p>
        </w:tc>
      </w:tr>
      <w:tr w:rsidR="00D913B2" w:rsidRPr="00CE081D" w14:paraId="31468CFA" w14:textId="77777777" w:rsidTr="00C65D8C">
        <w:trPr>
          <w:cantSplit/>
          <w:trHeight w:val="72"/>
          <w:tblHeader/>
        </w:trPr>
        <w:tc>
          <w:tcPr>
            <w:tcW w:w="671" w:type="pct"/>
            <w:shd w:val="clear" w:color="auto" w:fill="D9D9D9" w:themeFill="background1" w:themeFillShade="D9"/>
            <w:vAlign w:val="center"/>
          </w:tcPr>
          <w:p w14:paraId="1AC91A2B" w14:textId="77777777" w:rsidR="00D913B2" w:rsidRPr="00CE081D" w:rsidRDefault="00D913B2" w:rsidP="00C65D8C">
            <w:pPr>
              <w:rPr>
                <w:rFonts w:ascii="Tahoma" w:hAnsi="Tahoma" w:cs="Tahoma"/>
                <w:b/>
                <w:iCs/>
              </w:rPr>
            </w:pPr>
            <w:proofErr w:type="spellStart"/>
            <w:r w:rsidRPr="00CE081D">
              <w:rPr>
                <w:rFonts w:ascii="Tahoma" w:hAnsi="Tahoma" w:cs="Tahoma"/>
                <w:b/>
                <w:iCs/>
              </w:rPr>
              <w:t>Extention</w:t>
            </w:r>
            <w:proofErr w:type="spellEnd"/>
          </w:p>
        </w:tc>
        <w:tc>
          <w:tcPr>
            <w:tcW w:w="4329" w:type="pct"/>
            <w:vAlign w:val="center"/>
          </w:tcPr>
          <w:p w14:paraId="2FFDA8EE" w14:textId="77777777" w:rsidR="00D913B2" w:rsidRPr="00CE081D" w:rsidRDefault="00D913B2" w:rsidP="00C65D8C">
            <w:pPr>
              <w:spacing w:after="60"/>
              <w:contextualSpacing/>
              <w:rPr>
                <w:rFonts w:ascii="Tahoma" w:hAnsi="Tahoma" w:cs="Tahoma"/>
              </w:rPr>
            </w:pPr>
            <w:r w:rsidRPr="00CE081D">
              <w:rPr>
                <w:rFonts w:ascii="Tahoma" w:hAnsi="Tahoma" w:cs="Tahoma"/>
              </w:rPr>
              <w:t>-</w:t>
            </w:r>
          </w:p>
        </w:tc>
      </w:tr>
      <w:tr w:rsidR="00D913B2" w:rsidRPr="00CE081D" w14:paraId="474FF314" w14:textId="77777777" w:rsidTr="00C65D8C">
        <w:trPr>
          <w:cantSplit/>
          <w:trHeight w:val="72"/>
          <w:tblHeader/>
        </w:trPr>
        <w:tc>
          <w:tcPr>
            <w:tcW w:w="671" w:type="pct"/>
            <w:shd w:val="clear" w:color="auto" w:fill="D9D9D9" w:themeFill="background1" w:themeFillShade="D9"/>
            <w:vAlign w:val="center"/>
          </w:tcPr>
          <w:p w14:paraId="7A9B167A" w14:textId="77777777" w:rsidR="00D913B2" w:rsidRPr="00CE081D" w:rsidRDefault="00D913B2" w:rsidP="00C65D8C">
            <w:pPr>
              <w:rPr>
                <w:rFonts w:ascii="Tahoma" w:hAnsi="Tahoma" w:cs="Tahoma"/>
                <w:b/>
                <w:iCs/>
              </w:rPr>
            </w:pPr>
            <w:r w:rsidRPr="00CE081D">
              <w:rPr>
                <w:rFonts w:ascii="Tahoma" w:hAnsi="Tahoma" w:cs="Tahoma"/>
                <w:b/>
                <w:iCs/>
              </w:rPr>
              <w:t>UI Image</w:t>
            </w:r>
          </w:p>
        </w:tc>
        <w:tc>
          <w:tcPr>
            <w:tcW w:w="4329" w:type="pct"/>
            <w:vAlign w:val="center"/>
          </w:tcPr>
          <w:p w14:paraId="2ABA4759" w14:textId="77777777" w:rsidR="00D913B2" w:rsidRPr="00CE081D" w:rsidRDefault="00D913B2" w:rsidP="00C65D8C">
            <w:pPr>
              <w:spacing w:after="60"/>
              <w:contextualSpacing/>
              <w:rPr>
                <w:rFonts w:ascii="Tahoma" w:hAnsi="Tahoma" w:cs="Tahoma"/>
              </w:rPr>
            </w:pPr>
            <w:r w:rsidRPr="00CE081D">
              <w:rPr>
                <w:rFonts w:ascii="Tahoma" w:hAnsi="Tahoma" w:cs="Tahoma"/>
              </w:rPr>
              <w:t xml:space="preserve">-       </w:t>
            </w:r>
          </w:p>
        </w:tc>
      </w:tr>
      <w:tr w:rsidR="00D913B2" w:rsidRPr="00CE081D" w14:paraId="6809AD8F" w14:textId="77777777" w:rsidTr="00C65D8C">
        <w:trPr>
          <w:cantSplit/>
          <w:trHeight w:val="72"/>
          <w:tblHeader/>
        </w:trPr>
        <w:tc>
          <w:tcPr>
            <w:tcW w:w="671" w:type="pct"/>
            <w:shd w:val="clear" w:color="auto" w:fill="D9D9D9" w:themeFill="background1" w:themeFillShade="D9"/>
            <w:vAlign w:val="center"/>
          </w:tcPr>
          <w:p w14:paraId="612D269F" w14:textId="77777777" w:rsidR="00D913B2" w:rsidRPr="00CE081D" w:rsidRDefault="00D913B2" w:rsidP="00C65D8C">
            <w:pPr>
              <w:rPr>
                <w:rFonts w:ascii="Tahoma" w:hAnsi="Tahoma" w:cs="Tahoma"/>
                <w:b/>
                <w:iCs/>
              </w:rPr>
            </w:pPr>
            <w:r w:rsidRPr="00CE081D">
              <w:rPr>
                <w:rFonts w:ascii="Tahoma" w:hAnsi="Tahoma" w:cs="Tahoma"/>
                <w:b/>
                <w:iCs/>
              </w:rPr>
              <w:t>Frequency of Usage</w:t>
            </w:r>
          </w:p>
        </w:tc>
        <w:tc>
          <w:tcPr>
            <w:tcW w:w="4329" w:type="pct"/>
            <w:vAlign w:val="center"/>
          </w:tcPr>
          <w:p w14:paraId="1C2F923B" w14:textId="77777777" w:rsidR="00D913B2" w:rsidRPr="00CE081D" w:rsidRDefault="00D913B2" w:rsidP="00C65D8C">
            <w:pPr>
              <w:spacing w:after="60"/>
              <w:contextualSpacing/>
              <w:rPr>
                <w:rFonts w:ascii="Tahoma" w:hAnsi="Tahoma" w:cs="Tahoma"/>
              </w:rPr>
            </w:pPr>
            <w:r w:rsidRPr="00CE081D">
              <w:rPr>
                <w:rFonts w:ascii="Tahoma" w:hAnsi="Tahoma" w:cs="Tahoma"/>
              </w:rPr>
              <w:t>Often</w:t>
            </w:r>
          </w:p>
        </w:tc>
      </w:tr>
      <w:tr w:rsidR="00D913B2" w:rsidRPr="00CE081D" w14:paraId="3FD13EDD" w14:textId="77777777" w:rsidTr="00C65D8C">
        <w:trPr>
          <w:cantSplit/>
          <w:trHeight w:val="453"/>
          <w:tblHeader/>
        </w:trPr>
        <w:tc>
          <w:tcPr>
            <w:tcW w:w="671" w:type="pct"/>
            <w:shd w:val="clear" w:color="auto" w:fill="D9D9D9" w:themeFill="background1" w:themeFillShade="D9"/>
            <w:vAlign w:val="center"/>
          </w:tcPr>
          <w:p w14:paraId="565435C4" w14:textId="77777777" w:rsidR="00D913B2" w:rsidRPr="00CE081D" w:rsidRDefault="00D913B2" w:rsidP="00C65D8C">
            <w:pPr>
              <w:rPr>
                <w:rFonts w:ascii="Tahoma" w:hAnsi="Tahoma" w:cs="Tahoma"/>
                <w:b/>
                <w:iCs/>
              </w:rPr>
            </w:pPr>
            <w:r w:rsidRPr="00CE081D">
              <w:rPr>
                <w:rFonts w:ascii="Tahoma" w:hAnsi="Tahoma" w:cs="Tahoma"/>
                <w:b/>
                <w:iCs/>
              </w:rPr>
              <w:t>Notes</w:t>
            </w:r>
          </w:p>
        </w:tc>
        <w:tc>
          <w:tcPr>
            <w:tcW w:w="4329" w:type="pct"/>
            <w:vAlign w:val="center"/>
          </w:tcPr>
          <w:p w14:paraId="779F92D7" w14:textId="77777777" w:rsidR="00D913B2" w:rsidRPr="00CE081D" w:rsidRDefault="00D913B2" w:rsidP="00C65D8C">
            <w:pPr>
              <w:spacing w:after="60"/>
              <w:contextualSpacing/>
              <w:rPr>
                <w:rFonts w:ascii="Tahoma" w:hAnsi="Tahoma" w:cs="Tahoma"/>
              </w:rPr>
            </w:pPr>
            <w:r w:rsidRPr="00CE081D">
              <w:rPr>
                <w:rFonts w:ascii="Tahoma" w:hAnsi="Tahoma" w:cs="Tahoma"/>
              </w:rPr>
              <w:t>-</w:t>
            </w:r>
          </w:p>
        </w:tc>
      </w:tr>
    </w:tbl>
    <w:p w14:paraId="59656865" w14:textId="77777777" w:rsidR="00D913B2" w:rsidRPr="00CE081D" w:rsidRDefault="00D913B2" w:rsidP="00D913B2">
      <w:pPr>
        <w:rPr>
          <w:rFonts w:ascii="Tahoma" w:hAnsi="Tahoma" w:cs="Tahoma"/>
        </w:rPr>
      </w:pPr>
    </w:p>
    <w:p w14:paraId="0BDB814F" w14:textId="77777777" w:rsidR="00782DA3" w:rsidRPr="00CE081D" w:rsidRDefault="00782DA3" w:rsidP="00782DA3">
      <w:pPr>
        <w:rPr>
          <w:rFonts w:ascii="Tahoma" w:hAnsi="Tahoma" w:cs="Tahoma"/>
        </w:rPr>
      </w:pPr>
    </w:p>
    <w:p w14:paraId="5631FE09" w14:textId="77777777" w:rsidR="0017283D" w:rsidRPr="00CE081D" w:rsidRDefault="0017283D" w:rsidP="00782DA3">
      <w:pPr>
        <w:rPr>
          <w:rFonts w:ascii="Tahoma" w:hAnsi="Tahoma" w:cs="Tahoma"/>
        </w:rPr>
      </w:pPr>
    </w:p>
    <w:p w14:paraId="56EB7549" w14:textId="77777777" w:rsidR="0017283D" w:rsidRPr="00CE081D" w:rsidRDefault="0017283D" w:rsidP="00782DA3">
      <w:pPr>
        <w:rPr>
          <w:rFonts w:ascii="Tahoma" w:hAnsi="Tahoma" w:cs="Tahoma"/>
        </w:rPr>
      </w:pPr>
    </w:p>
    <w:p w14:paraId="21FF5F71" w14:textId="77777777" w:rsidR="0017283D" w:rsidRPr="00CE081D" w:rsidRDefault="0017283D" w:rsidP="00782DA3">
      <w:pPr>
        <w:rPr>
          <w:rFonts w:ascii="Tahoma" w:hAnsi="Tahoma" w:cs="Tahoma"/>
        </w:rPr>
      </w:pPr>
    </w:p>
    <w:p w14:paraId="5CFD376F" w14:textId="77777777" w:rsidR="0017283D" w:rsidRPr="00CE081D" w:rsidRDefault="0017283D" w:rsidP="00782DA3">
      <w:pPr>
        <w:rPr>
          <w:rFonts w:ascii="Tahoma" w:hAnsi="Tahoma" w:cs="Tahoma"/>
        </w:rPr>
      </w:pPr>
    </w:p>
    <w:p w14:paraId="79447ECE" w14:textId="77777777" w:rsidR="0017283D" w:rsidRPr="00CE081D" w:rsidRDefault="0017283D" w:rsidP="00782DA3">
      <w:pPr>
        <w:rPr>
          <w:rFonts w:ascii="Tahoma" w:hAnsi="Tahoma" w:cs="Tahoma"/>
        </w:rPr>
      </w:pPr>
    </w:p>
    <w:p w14:paraId="53C18ABD" w14:textId="77777777" w:rsidR="0017283D" w:rsidRPr="00CE081D" w:rsidRDefault="0017283D" w:rsidP="00782DA3">
      <w:pPr>
        <w:rPr>
          <w:rFonts w:ascii="Tahoma" w:hAnsi="Tahoma" w:cs="Tahoma"/>
        </w:rPr>
      </w:pPr>
    </w:p>
    <w:p w14:paraId="42F44FB3" w14:textId="77777777" w:rsidR="0017283D" w:rsidRPr="00CE081D" w:rsidRDefault="0017283D" w:rsidP="00782DA3">
      <w:pPr>
        <w:rPr>
          <w:rFonts w:ascii="Tahoma" w:hAnsi="Tahoma" w:cs="Tahoma"/>
        </w:rPr>
      </w:pPr>
    </w:p>
    <w:p w14:paraId="31A2541B" w14:textId="77777777" w:rsidR="0017283D" w:rsidRPr="00CE081D" w:rsidRDefault="0017283D" w:rsidP="00782DA3">
      <w:pPr>
        <w:rPr>
          <w:rFonts w:ascii="Tahoma" w:hAnsi="Tahoma" w:cs="Tahoma"/>
        </w:rPr>
      </w:pPr>
    </w:p>
    <w:p w14:paraId="3B814DA0" w14:textId="6A8BC758" w:rsidR="0017283D" w:rsidRPr="00CE081D" w:rsidRDefault="0017283D" w:rsidP="0017283D">
      <w:pPr>
        <w:pStyle w:val="Heading1"/>
        <w:ind w:left="851"/>
        <w:rPr>
          <w:rFonts w:ascii="Tahoma" w:hAnsi="Tahoma" w:cs="Tahoma"/>
        </w:rPr>
      </w:pPr>
      <w:bookmarkStart w:id="120" w:name="_Toc465763600"/>
      <w:r w:rsidRPr="00CE081D">
        <w:rPr>
          <w:rFonts w:ascii="Tahoma" w:hAnsi="Tahoma" w:cs="Tahoma"/>
        </w:rPr>
        <w:lastRenderedPageBreak/>
        <w:t>Design Database</w:t>
      </w:r>
      <w:bookmarkEnd w:id="120"/>
    </w:p>
    <w:p w14:paraId="7EFC7B67" w14:textId="0F6B5B1B" w:rsidR="00782DA3" w:rsidRPr="00CE081D" w:rsidRDefault="0017283D" w:rsidP="0017283D">
      <w:pPr>
        <w:pStyle w:val="Heading2"/>
        <w:ind w:left="1134"/>
        <w:rPr>
          <w:rFonts w:ascii="Tahoma" w:hAnsi="Tahoma" w:cs="Tahoma"/>
        </w:rPr>
      </w:pPr>
      <w:bookmarkStart w:id="121" w:name="_Toc465763601"/>
      <w:r w:rsidRPr="00CE081D">
        <w:rPr>
          <w:rFonts w:ascii="Tahoma" w:hAnsi="Tahoma" w:cs="Tahoma"/>
        </w:rPr>
        <w:t>Entity Relationship Diagram</w:t>
      </w:r>
      <w:bookmarkEnd w:id="121"/>
    </w:p>
    <w:p w14:paraId="3F218D7E" w14:textId="35C6D23C" w:rsidR="00D11C1C" w:rsidRPr="00CE081D" w:rsidRDefault="00D11C1C" w:rsidP="00D11C1C">
      <w:pPr>
        <w:pStyle w:val="Caption"/>
        <w:rPr>
          <w:rFonts w:ascii="Tahoma" w:hAnsi="Tahoma" w:cs="Tahoma"/>
          <w:sz w:val="18"/>
        </w:rPr>
      </w:pPr>
      <w:bookmarkStart w:id="122" w:name="_Toc466459276"/>
      <w:r w:rsidRPr="00CE081D">
        <w:rPr>
          <w:rFonts w:ascii="Tahoma" w:hAnsi="Tahoma" w:cs="Tahoma"/>
          <w:sz w:val="18"/>
        </w:rPr>
        <w:t xml:space="preserve">Figure </w:t>
      </w:r>
      <w:r w:rsidRPr="00CE081D">
        <w:rPr>
          <w:rFonts w:ascii="Tahoma" w:hAnsi="Tahoma" w:cs="Tahoma"/>
          <w:sz w:val="18"/>
        </w:rPr>
        <w:fldChar w:fldCharType="begin"/>
      </w:r>
      <w:r w:rsidRPr="00CE081D">
        <w:rPr>
          <w:rFonts w:ascii="Tahoma" w:hAnsi="Tahoma" w:cs="Tahoma"/>
          <w:sz w:val="18"/>
        </w:rPr>
        <w:instrText xml:space="preserve"> SEQ Figure \* MERGEFORMAT </w:instrText>
      </w:r>
      <w:r w:rsidRPr="00CE081D">
        <w:rPr>
          <w:rFonts w:ascii="Tahoma" w:hAnsi="Tahoma" w:cs="Tahoma"/>
          <w:sz w:val="18"/>
        </w:rPr>
        <w:fldChar w:fldCharType="separate"/>
      </w:r>
      <w:r w:rsidRPr="00CE081D">
        <w:rPr>
          <w:rFonts w:ascii="Tahoma" w:hAnsi="Tahoma" w:cs="Tahoma"/>
          <w:noProof/>
          <w:sz w:val="18"/>
        </w:rPr>
        <w:t>42</w:t>
      </w:r>
      <w:r w:rsidRPr="00CE081D">
        <w:rPr>
          <w:rFonts w:ascii="Tahoma" w:hAnsi="Tahoma" w:cs="Tahoma"/>
          <w:sz w:val="18"/>
        </w:rPr>
        <w:fldChar w:fldCharType="end"/>
      </w:r>
      <w:r w:rsidRPr="00CE081D">
        <w:rPr>
          <w:rFonts w:ascii="Tahoma" w:hAnsi="Tahoma" w:cs="Tahoma"/>
          <w:sz w:val="18"/>
        </w:rPr>
        <w:t xml:space="preserve"> Entity </w:t>
      </w:r>
      <w:proofErr w:type="spellStart"/>
      <w:r w:rsidRPr="00CE081D">
        <w:rPr>
          <w:rFonts w:ascii="Tahoma" w:hAnsi="Tahoma" w:cs="Tahoma"/>
          <w:sz w:val="18"/>
        </w:rPr>
        <w:t>Relationsip</w:t>
      </w:r>
      <w:proofErr w:type="spellEnd"/>
      <w:r w:rsidRPr="00CE081D">
        <w:rPr>
          <w:rFonts w:ascii="Tahoma" w:hAnsi="Tahoma" w:cs="Tahoma"/>
          <w:sz w:val="18"/>
        </w:rPr>
        <w:t xml:space="preserve"> Diagram</w:t>
      </w:r>
      <w:bookmarkEnd w:id="122"/>
    </w:p>
    <w:p w14:paraId="44189C86" w14:textId="77777777" w:rsidR="00DE375A" w:rsidRPr="00CE081D" w:rsidRDefault="00DE375A" w:rsidP="00DE375A">
      <w:pPr>
        <w:rPr>
          <w:rFonts w:ascii="Tahoma" w:hAnsi="Tahoma" w:cs="Tahoma"/>
        </w:rPr>
      </w:pPr>
    </w:p>
    <w:p w14:paraId="5D276C65" w14:textId="0890AC1A" w:rsidR="00375D06" w:rsidRPr="00CE081D" w:rsidRDefault="00C37E9F" w:rsidP="00375D06">
      <w:pPr>
        <w:rPr>
          <w:rFonts w:ascii="Tahoma" w:hAnsi="Tahoma" w:cs="Tahoma"/>
        </w:rPr>
      </w:pPr>
      <w:r w:rsidRPr="00CE081D">
        <w:rPr>
          <w:rFonts w:ascii="Tahoma" w:hAnsi="Tahoma" w:cs="Tahoma"/>
          <w:noProof/>
        </w:rPr>
        <w:drawing>
          <wp:inline distT="0" distB="0" distL="0" distR="0" wp14:anchorId="24A01723" wp14:editId="3DDAA8F6">
            <wp:extent cx="5943600" cy="537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5377180"/>
                    </a:xfrm>
                    <a:prstGeom prst="rect">
                      <a:avLst/>
                    </a:prstGeom>
                  </pic:spPr>
                </pic:pic>
              </a:graphicData>
            </a:graphic>
          </wp:inline>
        </w:drawing>
      </w:r>
    </w:p>
    <w:p w14:paraId="2D96B911" w14:textId="77777777" w:rsidR="00D11C1C" w:rsidRPr="00CE081D" w:rsidRDefault="00D11C1C" w:rsidP="00375D06">
      <w:pPr>
        <w:rPr>
          <w:rFonts w:ascii="Tahoma" w:hAnsi="Tahoma" w:cs="Tahoma"/>
        </w:rPr>
      </w:pPr>
    </w:p>
    <w:p w14:paraId="4D20EEE4" w14:textId="47D13B37" w:rsidR="00D11C1C" w:rsidRPr="00CE081D" w:rsidRDefault="00D11C1C" w:rsidP="00D11C1C">
      <w:pPr>
        <w:pStyle w:val="Heading3"/>
        <w:shd w:val="pct15" w:color="auto" w:fill="auto"/>
        <w:spacing w:after="60"/>
        <w:ind w:left="720" w:hanging="720"/>
        <w:rPr>
          <w:rFonts w:ascii="Tahoma" w:hAnsi="Tahoma" w:cs="Tahoma"/>
        </w:rPr>
      </w:pPr>
      <w:bookmarkStart w:id="123" w:name="_Toc465763602"/>
      <w:r w:rsidRPr="00CE081D">
        <w:rPr>
          <w:rFonts w:ascii="Tahoma" w:hAnsi="Tahoma" w:cs="Tahoma"/>
        </w:rPr>
        <w:t>Survey</w:t>
      </w:r>
      <w:bookmarkEnd w:id="123"/>
    </w:p>
    <w:p w14:paraId="037973A1" w14:textId="106DA660" w:rsidR="00D11C1C" w:rsidRPr="00CE081D" w:rsidRDefault="00D11C1C" w:rsidP="00D11C1C">
      <w:pPr>
        <w:pStyle w:val="Caption"/>
        <w:keepNext/>
        <w:rPr>
          <w:rFonts w:ascii="Tahoma" w:hAnsi="Tahoma" w:cs="Tahoma"/>
          <w:sz w:val="18"/>
          <w:szCs w:val="18"/>
        </w:rPr>
      </w:pPr>
      <w:bookmarkStart w:id="124" w:name="_Toc416880078"/>
      <w:bookmarkStart w:id="125" w:name="_Toc430099780"/>
      <w:bookmarkStart w:id="126" w:name="_Toc465952340"/>
      <w:proofErr w:type="spellStart"/>
      <w:r w:rsidRPr="00CE081D">
        <w:rPr>
          <w:rFonts w:ascii="Tahoma" w:hAnsi="Tahoma" w:cs="Tahoma"/>
          <w:sz w:val="18"/>
          <w:szCs w:val="18"/>
        </w:rPr>
        <w:t>Tabel</w:t>
      </w:r>
      <w:proofErr w:type="spellEnd"/>
      <w:r w:rsidRPr="00CE081D">
        <w:rPr>
          <w:rFonts w:ascii="Tahoma" w:hAnsi="Tahoma" w:cs="Tahoma"/>
          <w:sz w:val="18"/>
          <w:szCs w:val="18"/>
        </w:rPr>
        <w:t xml:space="preserve"> </w:t>
      </w:r>
      <w:r w:rsidRPr="00CE081D">
        <w:rPr>
          <w:rFonts w:ascii="Tahoma" w:hAnsi="Tahoma" w:cs="Tahoma"/>
          <w:sz w:val="18"/>
          <w:szCs w:val="18"/>
        </w:rPr>
        <w:fldChar w:fldCharType="begin"/>
      </w:r>
      <w:r w:rsidRPr="00CE081D">
        <w:rPr>
          <w:rFonts w:ascii="Tahoma" w:hAnsi="Tahoma" w:cs="Tahoma"/>
          <w:sz w:val="18"/>
          <w:szCs w:val="18"/>
        </w:rPr>
        <w:instrText xml:space="preserve"> SEQ Tabel \* ARABIC </w:instrText>
      </w:r>
      <w:r w:rsidRPr="00CE081D">
        <w:rPr>
          <w:rFonts w:ascii="Tahoma" w:hAnsi="Tahoma" w:cs="Tahoma"/>
          <w:sz w:val="18"/>
          <w:szCs w:val="18"/>
        </w:rPr>
        <w:fldChar w:fldCharType="separate"/>
      </w:r>
      <w:r w:rsidR="007371A6" w:rsidRPr="00CE081D">
        <w:rPr>
          <w:rFonts w:ascii="Tahoma" w:hAnsi="Tahoma" w:cs="Tahoma"/>
          <w:noProof/>
          <w:sz w:val="18"/>
          <w:szCs w:val="18"/>
        </w:rPr>
        <w:t>7</w:t>
      </w:r>
      <w:r w:rsidRPr="00CE081D">
        <w:rPr>
          <w:rFonts w:ascii="Tahoma" w:hAnsi="Tahoma" w:cs="Tahoma"/>
          <w:sz w:val="18"/>
          <w:szCs w:val="18"/>
        </w:rPr>
        <w:fldChar w:fldCharType="end"/>
      </w:r>
      <w:r w:rsidR="00156331" w:rsidRPr="00CE081D">
        <w:rPr>
          <w:rFonts w:ascii="Tahoma" w:hAnsi="Tahoma" w:cs="Tahoma"/>
          <w:sz w:val="18"/>
          <w:szCs w:val="18"/>
        </w:rPr>
        <w:t xml:space="preserve"> </w:t>
      </w:r>
      <w:r w:rsidRPr="00CE081D">
        <w:rPr>
          <w:rFonts w:ascii="Tahoma" w:hAnsi="Tahoma" w:cs="Tahoma"/>
          <w:sz w:val="18"/>
          <w:szCs w:val="18"/>
        </w:rPr>
        <w:t xml:space="preserve"> </w:t>
      </w:r>
      <w:bookmarkEnd w:id="124"/>
      <w:bookmarkEnd w:id="125"/>
      <w:r w:rsidRPr="00CE081D">
        <w:rPr>
          <w:rFonts w:ascii="Tahoma" w:hAnsi="Tahoma" w:cs="Tahoma"/>
          <w:sz w:val="18"/>
          <w:szCs w:val="18"/>
        </w:rPr>
        <w:t>Survey</w:t>
      </w:r>
      <w:r w:rsidR="00156331" w:rsidRPr="00CE081D">
        <w:rPr>
          <w:rFonts w:ascii="Tahoma" w:hAnsi="Tahoma" w:cs="Tahoma"/>
          <w:sz w:val="18"/>
          <w:szCs w:val="18"/>
        </w:rPr>
        <w:t xml:space="preserve"> Table</w:t>
      </w:r>
      <w:bookmarkEnd w:id="126"/>
    </w:p>
    <w:tbl>
      <w:tblPr>
        <w:tblW w:w="500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00" w:firstRow="0" w:lastRow="0" w:firstColumn="0" w:lastColumn="0" w:noHBand="0" w:noVBand="0"/>
      </w:tblPr>
      <w:tblGrid>
        <w:gridCol w:w="508"/>
        <w:gridCol w:w="1659"/>
        <w:gridCol w:w="3958"/>
        <w:gridCol w:w="789"/>
        <w:gridCol w:w="981"/>
        <w:gridCol w:w="929"/>
        <w:gridCol w:w="768"/>
      </w:tblGrid>
      <w:tr w:rsidR="00D11C1C" w:rsidRPr="00CE081D" w14:paraId="384DC5E1" w14:textId="77777777" w:rsidTr="00C65D8C">
        <w:trPr>
          <w:cantSplit/>
          <w:tblHeader/>
        </w:trPr>
        <w:tc>
          <w:tcPr>
            <w:tcW w:w="1133"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65558FF3" w14:textId="074D5B99" w:rsidR="00D11C1C" w:rsidRPr="00CE081D" w:rsidRDefault="00D11C1C" w:rsidP="00C65D8C">
            <w:pPr>
              <w:rPr>
                <w:rFonts w:ascii="Tahoma" w:hAnsi="Tahoma" w:cs="Tahoma"/>
              </w:rPr>
            </w:pPr>
            <w:r w:rsidRPr="00CE081D">
              <w:rPr>
                <w:rFonts w:ascii="Tahoma" w:hAnsi="Tahoma" w:cs="Tahoma"/>
                <w:b/>
                <w:bCs/>
                <w:noProof/>
              </w:rPr>
              <w:t>Table ID</w:t>
            </w:r>
          </w:p>
        </w:tc>
        <w:tc>
          <w:tcPr>
            <w:tcW w:w="3867"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1E803A6A" w14:textId="77777777" w:rsidR="00D11C1C" w:rsidRPr="00CE081D" w:rsidRDefault="00D11C1C" w:rsidP="00C65D8C">
            <w:pPr>
              <w:rPr>
                <w:rFonts w:ascii="Tahoma" w:hAnsi="Tahoma" w:cs="Tahoma"/>
              </w:rPr>
            </w:pPr>
            <w:r w:rsidRPr="00CE081D">
              <w:rPr>
                <w:rFonts w:ascii="Tahoma" w:hAnsi="Tahoma" w:cs="Tahoma"/>
              </w:rPr>
              <w:t>T-1</w:t>
            </w:r>
          </w:p>
        </w:tc>
      </w:tr>
      <w:tr w:rsidR="00D11C1C" w:rsidRPr="00CE081D" w14:paraId="0393646E" w14:textId="77777777" w:rsidTr="00C65D8C">
        <w:trPr>
          <w:cantSplit/>
          <w:tblHeader/>
        </w:trPr>
        <w:tc>
          <w:tcPr>
            <w:tcW w:w="1133"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1AAD2C9F" w14:textId="77777777" w:rsidR="00D11C1C" w:rsidRPr="00CE081D" w:rsidRDefault="00D11C1C" w:rsidP="00C65D8C">
            <w:pPr>
              <w:rPr>
                <w:rFonts w:ascii="Tahoma" w:hAnsi="Tahoma" w:cs="Tahoma"/>
              </w:rPr>
            </w:pPr>
            <w:r w:rsidRPr="00CE081D">
              <w:rPr>
                <w:rFonts w:ascii="Tahoma" w:hAnsi="Tahoma" w:cs="Tahoma"/>
                <w:b/>
                <w:bCs/>
                <w:noProof/>
              </w:rPr>
              <w:t>Table Description</w:t>
            </w:r>
          </w:p>
        </w:tc>
        <w:tc>
          <w:tcPr>
            <w:tcW w:w="3867"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0095881D" w14:textId="0B4315DD" w:rsidR="00D11C1C" w:rsidRPr="00CE081D" w:rsidRDefault="00D11C1C" w:rsidP="00D11C1C">
            <w:pPr>
              <w:rPr>
                <w:rFonts w:ascii="Tahoma" w:hAnsi="Tahoma" w:cs="Tahoma"/>
              </w:rPr>
            </w:pPr>
            <w:r w:rsidRPr="00CE081D">
              <w:rPr>
                <w:rFonts w:ascii="Tahoma" w:hAnsi="Tahoma" w:cs="Tahoma"/>
              </w:rPr>
              <w:t>Saving survey information</w:t>
            </w:r>
          </w:p>
        </w:tc>
      </w:tr>
      <w:tr w:rsidR="00D11C1C" w:rsidRPr="00CE081D" w14:paraId="4A196CF8" w14:textId="77777777" w:rsidTr="00C65D8C">
        <w:trPr>
          <w:cantSplit/>
          <w:tblHeader/>
        </w:trPr>
        <w:tc>
          <w:tcPr>
            <w:tcW w:w="25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488083AA" w14:textId="77777777" w:rsidR="00D11C1C" w:rsidRPr="00CE081D" w:rsidRDefault="00D11C1C" w:rsidP="00C65D8C">
            <w:pPr>
              <w:rPr>
                <w:rFonts w:ascii="Tahoma" w:hAnsi="Tahoma" w:cs="Tahoma"/>
              </w:rPr>
            </w:pPr>
            <w:r w:rsidRPr="00CE081D">
              <w:rPr>
                <w:rFonts w:ascii="Tahoma" w:hAnsi="Tahoma" w:cs="Tahoma"/>
                <w:b/>
                <w:bCs/>
                <w:noProof/>
              </w:rPr>
              <w:t>No</w:t>
            </w:r>
          </w:p>
        </w:tc>
        <w:tc>
          <w:tcPr>
            <w:tcW w:w="874"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0547DC79" w14:textId="77777777" w:rsidR="00D11C1C" w:rsidRPr="00CE081D" w:rsidRDefault="00D11C1C" w:rsidP="00C65D8C">
            <w:pPr>
              <w:rPr>
                <w:rFonts w:ascii="Tahoma" w:hAnsi="Tahoma" w:cs="Tahoma"/>
              </w:rPr>
            </w:pPr>
            <w:r w:rsidRPr="00CE081D">
              <w:rPr>
                <w:rFonts w:ascii="Tahoma" w:hAnsi="Tahoma" w:cs="Tahoma"/>
                <w:b/>
                <w:bCs/>
                <w:noProof/>
                <w:lang w:val="id-ID"/>
              </w:rPr>
              <w:t>Field Name</w:t>
            </w:r>
          </w:p>
        </w:tc>
        <w:tc>
          <w:tcPr>
            <w:tcW w:w="2072"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30E1BBAA" w14:textId="77777777" w:rsidR="00D11C1C" w:rsidRPr="00CE081D" w:rsidRDefault="00D11C1C" w:rsidP="00C65D8C">
            <w:pPr>
              <w:rPr>
                <w:rFonts w:ascii="Tahoma" w:hAnsi="Tahoma" w:cs="Tahoma"/>
              </w:rPr>
            </w:pPr>
            <w:r w:rsidRPr="00CE081D">
              <w:rPr>
                <w:rFonts w:ascii="Tahoma" w:hAnsi="Tahoma" w:cs="Tahoma"/>
                <w:b/>
                <w:bCs/>
                <w:noProof/>
                <w:lang w:val="id-ID"/>
              </w:rPr>
              <w:t>Field Description</w:t>
            </w:r>
          </w:p>
        </w:tc>
        <w:tc>
          <w:tcPr>
            <w:tcW w:w="398" w:type="pct"/>
            <w:tcBorders>
              <w:top w:val="single" w:sz="6" w:space="0" w:color="000000"/>
              <w:left w:val="single" w:sz="6" w:space="0" w:color="000000"/>
              <w:bottom w:val="single" w:sz="6" w:space="0" w:color="000000"/>
              <w:right w:val="single" w:sz="6" w:space="0" w:color="000000"/>
            </w:tcBorders>
            <w:shd w:val="clear" w:color="auto" w:fill="E5DFEC"/>
          </w:tcPr>
          <w:p w14:paraId="5EE93AF4" w14:textId="77777777" w:rsidR="00D11C1C" w:rsidRPr="00CE081D" w:rsidRDefault="00D11C1C" w:rsidP="00C65D8C">
            <w:pPr>
              <w:rPr>
                <w:rFonts w:ascii="Tahoma" w:hAnsi="Tahoma" w:cs="Tahoma"/>
                <w:b/>
                <w:bCs/>
                <w:noProof/>
              </w:rPr>
            </w:pPr>
            <w:r w:rsidRPr="00CE081D">
              <w:rPr>
                <w:rFonts w:ascii="Tahoma" w:hAnsi="Tahoma" w:cs="Tahoma"/>
                <w:b/>
                <w:bCs/>
                <w:noProof/>
              </w:rPr>
              <w:t>Allow Null?</w:t>
            </w:r>
          </w:p>
        </w:tc>
        <w:tc>
          <w:tcPr>
            <w:tcW w:w="520"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34878672" w14:textId="77777777" w:rsidR="00D11C1C" w:rsidRPr="00CE081D" w:rsidRDefault="00D11C1C" w:rsidP="00C65D8C">
            <w:pPr>
              <w:rPr>
                <w:rFonts w:ascii="Tahoma" w:hAnsi="Tahoma" w:cs="Tahoma"/>
              </w:rPr>
            </w:pPr>
            <w:r w:rsidRPr="00CE081D">
              <w:rPr>
                <w:rFonts w:ascii="Tahoma" w:hAnsi="Tahoma" w:cs="Tahoma"/>
                <w:b/>
                <w:bCs/>
                <w:noProof/>
              </w:rPr>
              <w:t xml:space="preserve">Data </w:t>
            </w:r>
            <w:r w:rsidRPr="00CE081D">
              <w:rPr>
                <w:rFonts w:ascii="Tahoma" w:hAnsi="Tahoma" w:cs="Tahoma"/>
                <w:b/>
                <w:bCs/>
                <w:noProof/>
                <w:lang w:val="id-ID"/>
              </w:rPr>
              <w:t>Type</w:t>
            </w:r>
          </w:p>
        </w:tc>
        <w:tc>
          <w:tcPr>
            <w:tcW w:w="468" w:type="pct"/>
            <w:tcBorders>
              <w:top w:val="single" w:sz="6" w:space="0" w:color="000000"/>
              <w:left w:val="single" w:sz="6" w:space="0" w:color="000000"/>
              <w:bottom w:val="single" w:sz="6" w:space="0" w:color="000000"/>
              <w:right w:val="single" w:sz="6" w:space="0" w:color="000000"/>
            </w:tcBorders>
            <w:shd w:val="clear" w:color="auto" w:fill="E5DFEC"/>
          </w:tcPr>
          <w:p w14:paraId="4E3D9B28" w14:textId="77777777" w:rsidR="00D11C1C" w:rsidRPr="00CE081D" w:rsidRDefault="00D11C1C" w:rsidP="00C65D8C">
            <w:pPr>
              <w:rPr>
                <w:rFonts w:ascii="Tahoma" w:hAnsi="Tahoma" w:cs="Tahoma"/>
                <w:b/>
                <w:bCs/>
                <w:noProof/>
              </w:rPr>
            </w:pPr>
            <w:r w:rsidRPr="00CE081D">
              <w:rPr>
                <w:rFonts w:ascii="Tahoma" w:hAnsi="Tahoma" w:cs="Tahoma"/>
                <w:b/>
                <w:bCs/>
                <w:noProof/>
              </w:rPr>
              <w:t>Data Length</w:t>
            </w:r>
          </w:p>
        </w:tc>
        <w:tc>
          <w:tcPr>
            <w:tcW w:w="40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2C761BE8" w14:textId="77777777" w:rsidR="00D11C1C" w:rsidRPr="00CE081D" w:rsidRDefault="00D11C1C" w:rsidP="00C65D8C">
            <w:pPr>
              <w:rPr>
                <w:rFonts w:ascii="Tahoma" w:hAnsi="Tahoma" w:cs="Tahoma"/>
              </w:rPr>
            </w:pPr>
            <w:r w:rsidRPr="00CE081D">
              <w:rPr>
                <w:rFonts w:ascii="Tahoma" w:hAnsi="Tahoma" w:cs="Tahoma"/>
                <w:b/>
                <w:bCs/>
                <w:noProof/>
                <w:lang w:val="id-ID"/>
              </w:rPr>
              <w:t xml:space="preserve"> PK / FK</w:t>
            </w:r>
          </w:p>
        </w:tc>
      </w:tr>
      <w:tr w:rsidR="00D11C1C" w:rsidRPr="00CE081D" w14:paraId="09697011" w14:textId="77777777" w:rsidTr="00C65D8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4C765031" w14:textId="77777777" w:rsidR="00D11C1C" w:rsidRPr="00CE081D" w:rsidRDefault="00D11C1C" w:rsidP="00C65D8C">
            <w:pPr>
              <w:rPr>
                <w:rFonts w:ascii="Tahoma" w:hAnsi="Tahoma" w:cs="Tahoma"/>
              </w:rPr>
            </w:pPr>
            <w:r w:rsidRPr="00CE081D">
              <w:rPr>
                <w:rFonts w:ascii="Tahoma" w:hAnsi="Tahoma" w:cs="Tahoma"/>
              </w:rPr>
              <w:lastRenderedPageBreak/>
              <w:t>1</w:t>
            </w:r>
          </w:p>
        </w:tc>
        <w:tc>
          <w:tcPr>
            <w:tcW w:w="874" w:type="pct"/>
            <w:tcBorders>
              <w:top w:val="single" w:sz="6" w:space="0" w:color="000000"/>
              <w:left w:val="single" w:sz="6" w:space="0" w:color="000000"/>
              <w:bottom w:val="single" w:sz="6" w:space="0" w:color="000000"/>
              <w:right w:val="single" w:sz="6" w:space="0" w:color="000000"/>
            </w:tcBorders>
            <w:vAlign w:val="center"/>
          </w:tcPr>
          <w:p w14:paraId="71EF496E" w14:textId="6C27217F" w:rsidR="00D11C1C" w:rsidRPr="00CE081D" w:rsidRDefault="00D11C1C" w:rsidP="00C65D8C">
            <w:pPr>
              <w:rPr>
                <w:rFonts w:ascii="Tahoma" w:hAnsi="Tahoma" w:cs="Tahoma"/>
              </w:rPr>
            </w:pPr>
            <w:proofErr w:type="spellStart"/>
            <w:r w:rsidRPr="00CE081D">
              <w:rPr>
                <w:rFonts w:ascii="Tahoma" w:hAnsi="Tahoma" w:cs="Tahoma"/>
              </w:rPr>
              <w:t>surveyCode</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03E0F4CE" w14:textId="18CE193D" w:rsidR="00D11C1C" w:rsidRPr="00CE081D" w:rsidRDefault="00156331" w:rsidP="00C65D8C">
            <w:pPr>
              <w:rPr>
                <w:rFonts w:ascii="Tahoma" w:hAnsi="Tahoma" w:cs="Tahoma"/>
              </w:rPr>
            </w:pPr>
            <w:r w:rsidRPr="00CE081D">
              <w:rPr>
                <w:rFonts w:ascii="Tahoma" w:hAnsi="Tahoma" w:cs="Tahoma"/>
              </w:rPr>
              <w:t>Survey Code</w:t>
            </w:r>
          </w:p>
        </w:tc>
        <w:tc>
          <w:tcPr>
            <w:tcW w:w="398" w:type="pct"/>
            <w:tcBorders>
              <w:top w:val="single" w:sz="6" w:space="0" w:color="000000"/>
              <w:left w:val="single" w:sz="6" w:space="0" w:color="000000"/>
              <w:bottom w:val="single" w:sz="6" w:space="0" w:color="000000"/>
              <w:right w:val="single" w:sz="6" w:space="0" w:color="000000"/>
            </w:tcBorders>
          </w:tcPr>
          <w:p w14:paraId="681C2F6B" w14:textId="77777777" w:rsidR="00D11C1C" w:rsidRPr="00CE081D" w:rsidRDefault="00D11C1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1C53F8A3" w14:textId="77777777" w:rsidR="00D11C1C" w:rsidRPr="00CE081D" w:rsidRDefault="00D11C1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5C7633BE" w14:textId="271F85CA" w:rsidR="00D11C1C" w:rsidRPr="00CE081D" w:rsidRDefault="00907DFD" w:rsidP="00C65D8C">
            <w:pPr>
              <w:rPr>
                <w:rFonts w:ascii="Tahoma" w:hAnsi="Tahoma" w:cs="Tahoma"/>
              </w:rPr>
            </w:pPr>
            <w:r w:rsidRPr="00CE081D">
              <w:rPr>
                <w:rFonts w:ascii="Tahoma" w:hAnsi="Tahoma" w:cs="Tahoma"/>
              </w:rPr>
              <w:t>20</w:t>
            </w:r>
          </w:p>
        </w:tc>
        <w:tc>
          <w:tcPr>
            <w:tcW w:w="409" w:type="pct"/>
            <w:tcBorders>
              <w:top w:val="single" w:sz="6" w:space="0" w:color="000000"/>
              <w:left w:val="single" w:sz="6" w:space="0" w:color="000000"/>
              <w:bottom w:val="single" w:sz="6" w:space="0" w:color="000000"/>
              <w:right w:val="single" w:sz="6" w:space="0" w:color="000000"/>
            </w:tcBorders>
            <w:vAlign w:val="center"/>
          </w:tcPr>
          <w:p w14:paraId="3DABF882" w14:textId="77777777" w:rsidR="00D11C1C" w:rsidRPr="00CE081D" w:rsidRDefault="00D11C1C" w:rsidP="00C65D8C">
            <w:pPr>
              <w:rPr>
                <w:rFonts w:ascii="Tahoma" w:hAnsi="Tahoma" w:cs="Tahoma"/>
              </w:rPr>
            </w:pPr>
            <w:r w:rsidRPr="00CE081D">
              <w:rPr>
                <w:rFonts w:ascii="Tahoma" w:hAnsi="Tahoma" w:cs="Tahoma"/>
              </w:rPr>
              <w:t>PK</w:t>
            </w:r>
          </w:p>
        </w:tc>
      </w:tr>
    </w:tbl>
    <w:p w14:paraId="35AAE658" w14:textId="4133FD76" w:rsidR="00156331" w:rsidRPr="00CE081D" w:rsidRDefault="00156331" w:rsidP="00156331">
      <w:pPr>
        <w:pStyle w:val="Heading3"/>
        <w:shd w:val="pct15" w:color="auto" w:fill="auto"/>
        <w:spacing w:after="60"/>
        <w:ind w:left="720" w:hanging="720"/>
        <w:rPr>
          <w:rFonts w:ascii="Tahoma" w:hAnsi="Tahoma" w:cs="Tahoma"/>
        </w:rPr>
      </w:pPr>
      <w:bookmarkStart w:id="127" w:name="_Toc465763603"/>
      <w:r w:rsidRPr="00CE081D">
        <w:rPr>
          <w:rFonts w:ascii="Tahoma" w:hAnsi="Tahoma" w:cs="Tahoma"/>
        </w:rPr>
        <w:t>Question Group</w:t>
      </w:r>
      <w:bookmarkEnd w:id="127"/>
    </w:p>
    <w:p w14:paraId="785385BF" w14:textId="571D6A87" w:rsidR="00156331" w:rsidRPr="00CE081D" w:rsidRDefault="00156331" w:rsidP="00156331">
      <w:pPr>
        <w:pStyle w:val="Caption"/>
        <w:keepNext/>
        <w:rPr>
          <w:rFonts w:ascii="Tahoma" w:hAnsi="Tahoma" w:cs="Tahoma"/>
          <w:sz w:val="18"/>
          <w:szCs w:val="18"/>
        </w:rPr>
      </w:pPr>
      <w:bookmarkStart w:id="128" w:name="_Toc465952341"/>
      <w:proofErr w:type="spellStart"/>
      <w:r w:rsidRPr="00CE081D">
        <w:rPr>
          <w:rFonts w:ascii="Tahoma" w:hAnsi="Tahoma" w:cs="Tahoma"/>
          <w:sz w:val="18"/>
          <w:szCs w:val="18"/>
        </w:rPr>
        <w:t>Tabel</w:t>
      </w:r>
      <w:proofErr w:type="spellEnd"/>
      <w:r w:rsidRPr="00CE081D">
        <w:rPr>
          <w:rFonts w:ascii="Tahoma" w:hAnsi="Tahoma" w:cs="Tahoma"/>
          <w:sz w:val="18"/>
          <w:szCs w:val="18"/>
        </w:rPr>
        <w:t xml:space="preserve"> </w:t>
      </w:r>
      <w:r w:rsidRPr="00CE081D">
        <w:rPr>
          <w:rFonts w:ascii="Tahoma" w:hAnsi="Tahoma" w:cs="Tahoma"/>
          <w:sz w:val="18"/>
          <w:szCs w:val="18"/>
        </w:rPr>
        <w:fldChar w:fldCharType="begin"/>
      </w:r>
      <w:r w:rsidRPr="00CE081D">
        <w:rPr>
          <w:rFonts w:ascii="Tahoma" w:hAnsi="Tahoma" w:cs="Tahoma"/>
          <w:sz w:val="18"/>
          <w:szCs w:val="18"/>
        </w:rPr>
        <w:instrText xml:space="preserve"> SEQ Tabel \* ARABIC </w:instrText>
      </w:r>
      <w:r w:rsidRPr="00CE081D">
        <w:rPr>
          <w:rFonts w:ascii="Tahoma" w:hAnsi="Tahoma" w:cs="Tahoma"/>
          <w:sz w:val="18"/>
          <w:szCs w:val="18"/>
        </w:rPr>
        <w:fldChar w:fldCharType="separate"/>
      </w:r>
      <w:r w:rsidR="007371A6" w:rsidRPr="00CE081D">
        <w:rPr>
          <w:rFonts w:ascii="Tahoma" w:hAnsi="Tahoma" w:cs="Tahoma"/>
          <w:noProof/>
          <w:sz w:val="18"/>
          <w:szCs w:val="18"/>
        </w:rPr>
        <w:t>8</w:t>
      </w:r>
      <w:r w:rsidRPr="00CE081D">
        <w:rPr>
          <w:rFonts w:ascii="Tahoma" w:hAnsi="Tahoma" w:cs="Tahoma"/>
          <w:sz w:val="18"/>
          <w:szCs w:val="18"/>
        </w:rPr>
        <w:fldChar w:fldCharType="end"/>
      </w:r>
      <w:r w:rsidRPr="00CE081D">
        <w:rPr>
          <w:rFonts w:ascii="Tahoma" w:hAnsi="Tahoma" w:cs="Tahoma"/>
          <w:sz w:val="18"/>
          <w:szCs w:val="18"/>
        </w:rPr>
        <w:t xml:space="preserve"> Question Group Table</w:t>
      </w:r>
      <w:bookmarkEnd w:id="128"/>
    </w:p>
    <w:tbl>
      <w:tblPr>
        <w:tblW w:w="500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00" w:firstRow="0" w:lastRow="0" w:firstColumn="0" w:lastColumn="0" w:noHBand="0" w:noVBand="0"/>
      </w:tblPr>
      <w:tblGrid>
        <w:gridCol w:w="508"/>
        <w:gridCol w:w="1727"/>
        <w:gridCol w:w="3941"/>
        <w:gridCol w:w="789"/>
        <w:gridCol w:w="963"/>
        <w:gridCol w:w="929"/>
        <w:gridCol w:w="735"/>
      </w:tblGrid>
      <w:tr w:rsidR="00156331" w:rsidRPr="00CE081D" w14:paraId="373149A6" w14:textId="77777777" w:rsidTr="00B40F99">
        <w:trPr>
          <w:cantSplit/>
          <w:tblHeader/>
        </w:trPr>
        <w:tc>
          <w:tcPr>
            <w:tcW w:w="1168"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373EF10A" w14:textId="028F6E6A" w:rsidR="00156331" w:rsidRPr="00CE081D" w:rsidRDefault="00156331" w:rsidP="00C65D8C">
            <w:pPr>
              <w:rPr>
                <w:rFonts w:ascii="Tahoma" w:hAnsi="Tahoma" w:cs="Tahoma"/>
              </w:rPr>
            </w:pPr>
            <w:r w:rsidRPr="00CE081D">
              <w:rPr>
                <w:rFonts w:ascii="Tahoma" w:hAnsi="Tahoma" w:cs="Tahoma"/>
                <w:b/>
                <w:bCs/>
                <w:noProof/>
              </w:rPr>
              <w:t>Table ID</w:t>
            </w:r>
          </w:p>
        </w:tc>
        <w:tc>
          <w:tcPr>
            <w:tcW w:w="3832"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04B1E1D5" w14:textId="2A5841CD" w:rsidR="00156331" w:rsidRPr="00CE081D" w:rsidRDefault="00156331" w:rsidP="00C65D8C">
            <w:pPr>
              <w:rPr>
                <w:rFonts w:ascii="Tahoma" w:hAnsi="Tahoma" w:cs="Tahoma"/>
              </w:rPr>
            </w:pPr>
            <w:r w:rsidRPr="00CE081D">
              <w:rPr>
                <w:rFonts w:ascii="Tahoma" w:hAnsi="Tahoma" w:cs="Tahoma"/>
              </w:rPr>
              <w:t>T-2</w:t>
            </w:r>
          </w:p>
        </w:tc>
      </w:tr>
      <w:tr w:rsidR="00156331" w:rsidRPr="00CE081D" w14:paraId="51F7FDC1" w14:textId="77777777" w:rsidTr="00B40F99">
        <w:trPr>
          <w:cantSplit/>
          <w:tblHeader/>
        </w:trPr>
        <w:tc>
          <w:tcPr>
            <w:tcW w:w="1168"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78E331A7" w14:textId="77777777" w:rsidR="00156331" w:rsidRPr="00CE081D" w:rsidRDefault="00156331" w:rsidP="00C65D8C">
            <w:pPr>
              <w:rPr>
                <w:rFonts w:ascii="Tahoma" w:hAnsi="Tahoma" w:cs="Tahoma"/>
              </w:rPr>
            </w:pPr>
            <w:r w:rsidRPr="00CE081D">
              <w:rPr>
                <w:rFonts w:ascii="Tahoma" w:hAnsi="Tahoma" w:cs="Tahoma"/>
                <w:b/>
                <w:bCs/>
                <w:noProof/>
              </w:rPr>
              <w:t>Table Description</w:t>
            </w:r>
          </w:p>
        </w:tc>
        <w:tc>
          <w:tcPr>
            <w:tcW w:w="3832"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3EF4D764" w14:textId="27C9BC6E" w:rsidR="00156331" w:rsidRPr="00CE081D" w:rsidRDefault="00156331" w:rsidP="00C65D8C">
            <w:pPr>
              <w:rPr>
                <w:rFonts w:ascii="Tahoma" w:hAnsi="Tahoma" w:cs="Tahoma"/>
              </w:rPr>
            </w:pPr>
            <w:r w:rsidRPr="00CE081D">
              <w:rPr>
                <w:rFonts w:ascii="Tahoma" w:hAnsi="Tahoma" w:cs="Tahoma"/>
              </w:rPr>
              <w:t>Saving group of question information</w:t>
            </w:r>
          </w:p>
        </w:tc>
      </w:tr>
      <w:tr w:rsidR="00156331" w:rsidRPr="00CE081D" w14:paraId="385F8681" w14:textId="77777777" w:rsidTr="00B40F99">
        <w:trPr>
          <w:cantSplit/>
          <w:tblHeader/>
        </w:trPr>
        <w:tc>
          <w:tcPr>
            <w:tcW w:w="25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31CEBA91" w14:textId="77777777" w:rsidR="00156331" w:rsidRPr="00CE081D" w:rsidRDefault="00156331" w:rsidP="00C65D8C">
            <w:pPr>
              <w:rPr>
                <w:rFonts w:ascii="Tahoma" w:hAnsi="Tahoma" w:cs="Tahoma"/>
              </w:rPr>
            </w:pPr>
            <w:r w:rsidRPr="00CE081D">
              <w:rPr>
                <w:rFonts w:ascii="Tahoma" w:hAnsi="Tahoma" w:cs="Tahoma"/>
                <w:b/>
                <w:bCs/>
                <w:noProof/>
              </w:rPr>
              <w:t>No</w:t>
            </w:r>
          </w:p>
        </w:tc>
        <w:tc>
          <w:tcPr>
            <w:tcW w:w="90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62D82444" w14:textId="77777777" w:rsidR="00156331" w:rsidRPr="00CE081D" w:rsidRDefault="00156331" w:rsidP="00C65D8C">
            <w:pPr>
              <w:rPr>
                <w:rFonts w:ascii="Tahoma" w:hAnsi="Tahoma" w:cs="Tahoma"/>
              </w:rPr>
            </w:pPr>
            <w:r w:rsidRPr="00CE081D">
              <w:rPr>
                <w:rFonts w:ascii="Tahoma" w:hAnsi="Tahoma" w:cs="Tahoma"/>
                <w:b/>
                <w:bCs/>
                <w:noProof/>
                <w:lang w:val="id-ID"/>
              </w:rPr>
              <w:t>Field Name</w:t>
            </w:r>
          </w:p>
        </w:tc>
        <w:tc>
          <w:tcPr>
            <w:tcW w:w="2063"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18F42B82" w14:textId="77777777" w:rsidR="00156331" w:rsidRPr="00CE081D" w:rsidRDefault="00156331" w:rsidP="00C65D8C">
            <w:pPr>
              <w:rPr>
                <w:rFonts w:ascii="Tahoma" w:hAnsi="Tahoma" w:cs="Tahoma"/>
              </w:rPr>
            </w:pPr>
            <w:r w:rsidRPr="00CE081D">
              <w:rPr>
                <w:rFonts w:ascii="Tahoma" w:hAnsi="Tahoma" w:cs="Tahoma"/>
                <w:b/>
                <w:bCs/>
                <w:noProof/>
                <w:lang w:val="id-ID"/>
              </w:rPr>
              <w:t>Field Description</w:t>
            </w:r>
          </w:p>
        </w:tc>
        <w:tc>
          <w:tcPr>
            <w:tcW w:w="398" w:type="pct"/>
            <w:tcBorders>
              <w:top w:val="single" w:sz="6" w:space="0" w:color="000000"/>
              <w:left w:val="single" w:sz="6" w:space="0" w:color="000000"/>
              <w:bottom w:val="single" w:sz="6" w:space="0" w:color="000000"/>
              <w:right w:val="single" w:sz="6" w:space="0" w:color="000000"/>
            </w:tcBorders>
            <w:shd w:val="clear" w:color="auto" w:fill="E5DFEC"/>
          </w:tcPr>
          <w:p w14:paraId="6A35D5CB" w14:textId="77777777" w:rsidR="00156331" w:rsidRPr="00CE081D" w:rsidRDefault="00156331" w:rsidP="00C65D8C">
            <w:pPr>
              <w:rPr>
                <w:rFonts w:ascii="Tahoma" w:hAnsi="Tahoma" w:cs="Tahoma"/>
                <w:b/>
                <w:bCs/>
                <w:noProof/>
              </w:rPr>
            </w:pPr>
            <w:r w:rsidRPr="00CE081D">
              <w:rPr>
                <w:rFonts w:ascii="Tahoma" w:hAnsi="Tahoma" w:cs="Tahoma"/>
                <w:b/>
                <w:bCs/>
                <w:noProof/>
              </w:rPr>
              <w:t>Allow Null?</w:t>
            </w:r>
          </w:p>
        </w:tc>
        <w:tc>
          <w:tcPr>
            <w:tcW w:w="511"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2E57B619" w14:textId="77777777" w:rsidR="00156331" w:rsidRPr="00CE081D" w:rsidRDefault="00156331" w:rsidP="00C65D8C">
            <w:pPr>
              <w:rPr>
                <w:rFonts w:ascii="Tahoma" w:hAnsi="Tahoma" w:cs="Tahoma"/>
              </w:rPr>
            </w:pPr>
            <w:r w:rsidRPr="00CE081D">
              <w:rPr>
                <w:rFonts w:ascii="Tahoma" w:hAnsi="Tahoma" w:cs="Tahoma"/>
                <w:b/>
                <w:bCs/>
                <w:noProof/>
              </w:rPr>
              <w:t xml:space="preserve">Data </w:t>
            </w:r>
            <w:r w:rsidRPr="00CE081D">
              <w:rPr>
                <w:rFonts w:ascii="Tahoma" w:hAnsi="Tahoma" w:cs="Tahoma"/>
                <w:b/>
                <w:bCs/>
                <w:noProof/>
                <w:lang w:val="id-ID"/>
              </w:rPr>
              <w:t>Type</w:t>
            </w:r>
          </w:p>
        </w:tc>
        <w:tc>
          <w:tcPr>
            <w:tcW w:w="468" w:type="pct"/>
            <w:tcBorders>
              <w:top w:val="single" w:sz="6" w:space="0" w:color="000000"/>
              <w:left w:val="single" w:sz="6" w:space="0" w:color="000000"/>
              <w:bottom w:val="single" w:sz="6" w:space="0" w:color="000000"/>
              <w:right w:val="single" w:sz="6" w:space="0" w:color="000000"/>
            </w:tcBorders>
            <w:shd w:val="clear" w:color="auto" w:fill="E5DFEC"/>
          </w:tcPr>
          <w:p w14:paraId="75F19F64" w14:textId="77777777" w:rsidR="00156331" w:rsidRPr="00CE081D" w:rsidRDefault="00156331" w:rsidP="00C65D8C">
            <w:pPr>
              <w:rPr>
                <w:rFonts w:ascii="Tahoma" w:hAnsi="Tahoma" w:cs="Tahoma"/>
                <w:b/>
                <w:bCs/>
                <w:noProof/>
              </w:rPr>
            </w:pPr>
            <w:r w:rsidRPr="00CE081D">
              <w:rPr>
                <w:rFonts w:ascii="Tahoma" w:hAnsi="Tahoma" w:cs="Tahoma"/>
                <w:b/>
                <w:bCs/>
                <w:noProof/>
              </w:rPr>
              <w:t>Data Length</w:t>
            </w:r>
          </w:p>
        </w:tc>
        <w:tc>
          <w:tcPr>
            <w:tcW w:w="392"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517CB604" w14:textId="77777777" w:rsidR="00156331" w:rsidRPr="00CE081D" w:rsidRDefault="00156331" w:rsidP="00C65D8C">
            <w:pPr>
              <w:rPr>
                <w:rFonts w:ascii="Tahoma" w:hAnsi="Tahoma" w:cs="Tahoma"/>
              </w:rPr>
            </w:pPr>
            <w:r w:rsidRPr="00CE081D">
              <w:rPr>
                <w:rFonts w:ascii="Tahoma" w:hAnsi="Tahoma" w:cs="Tahoma"/>
                <w:b/>
                <w:bCs/>
                <w:noProof/>
                <w:lang w:val="id-ID"/>
              </w:rPr>
              <w:t xml:space="preserve"> PK / FK</w:t>
            </w:r>
          </w:p>
        </w:tc>
      </w:tr>
      <w:tr w:rsidR="00156331" w:rsidRPr="00CE081D" w14:paraId="688E29B4" w14:textId="77777777" w:rsidTr="00B40F99">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43B7CE8A" w14:textId="77777777" w:rsidR="00156331" w:rsidRPr="00CE081D" w:rsidRDefault="00156331" w:rsidP="00C65D8C">
            <w:pPr>
              <w:rPr>
                <w:rFonts w:ascii="Tahoma" w:hAnsi="Tahoma" w:cs="Tahoma"/>
              </w:rPr>
            </w:pPr>
            <w:r w:rsidRPr="00CE081D">
              <w:rPr>
                <w:rFonts w:ascii="Tahoma" w:hAnsi="Tahoma" w:cs="Tahoma"/>
              </w:rPr>
              <w:t>1</w:t>
            </w:r>
          </w:p>
        </w:tc>
        <w:tc>
          <w:tcPr>
            <w:tcW w:w="909" w:type="pct"/>
            <w:tcBorders>
              <w:top w:val="single" w:sz="6" w:space="0" w:color="000000"/>
              <w:left w:val="single" w:sz="6" w:space="0" w:color="000000"/>
              <w:bottom w:val="single" w:sz="6" w:space="0" w:color="000000"/>
              <w:right w:val="single" w:sz="6" w:space="0" w:color="000000"/>
            </w:tcBorders>
            <w:vAlign w:val="center"/>
          </w:tcPr>
          <w:p w14:paraId="7D7B6F80" w14:textId="3FD8D033" w:rsidR="00156331" w:rsidRPr="00CE081D" w:rsidRDefault="00156331" w:rsidP="00C65D8C">
            <w:pPr>
              <w:rPr>
                <w:rFonts w:ascii="Tahoma" w:hAnsi="Tahoma" w:cs="Tahoma"/>
              </w:rPr>
            </w:pPr>
            <w:proofErr w:type="spellStart"/>
            <w:r w:rsidRPr="00CE081D">
              <w:rPr>
                <w:rFonts w:ascii="Tahoma" w:hAnsi="Tahoma" w:cs="Tahoma"/>
              </w:rPr>
              <w:t>questionGroupID</w:t>
            </w:r>
            <w:proofErr w:type="spellEnd"/>
          </w:p>
        </w:tc>
        <w:tc>
          <w:tcPr>
            <w:tcW w:w="2063" w:type="pct"/>
            <w:tcBorders>
              <w:top w:val="single" w:sz="6" w:space="0" w:color="000000"/>
              <w:left w:val="single" w:sz="6" w:space="0" w:color="000000"/>
              <w:bottom w:val="single" w:sz="6" w:space="0" w:color="000000"/>
              <w:right w:val="single" w:sz="6" w:space="0" w:color="000000"/>
            </w:tcBorders>
            <w:vAlign w:val="center"/>
          </w:tcPr>
          <w:p w14:paraId="03718CDF" w14:textId="5C37A9DF" w:rsidR="00156331" w:rsidRPr="00CE081D" w:rsidRDefault="00156331" w:rsidP="00C65D8C">
            <w:pPr>
              <w:rPr>
                <w:rFonts w:ascii="Tahoma" w:hAnsi="Tahoma" w:cs="Tahoma"/>
              </w:rPr>
            </w:pPr>
            <w:r w:rsidRPr="00CE081D">
              <w:rPr>
                <w:rFonts w:ascii="Tahoma" w:hAnsi="Tahoma" w:cs="Tahoma"/>
              </w:rPr>
              <w:t>Primary Key</w:t>
            </w:r>
          </w:p>
        </w:tc>
        <w:tc>
          <w:tcPr>
            <w:tcW w:w="398" w:type="pct"/>
            <w:tcBorders>
              <w:top w:val="single" w:sz="6" w:space="0" w:color="000000"/>
              <w:left w:val="single" w:sz="6" w:space="0" w:color="000000"/>
              <w:bottom w:val="single" w:sz="6" w:space="0" w:color="000000"/>
              <w:right w:val="single" w:sz="6" w:space="0" w:color="000000"/>
            </w:tcBorders>
          </w:tcPr>
          <w:p w14:paraId="3635F4CB" w14:textId="77777777" w:rsidR="00156331" w:rsidRPr="00CE081D" w:rsidRDefault="00156331" w:rsidP="00C65D8C">
            <w:pPr>
              <w:rPr>
                <w:rFonts w:ascii="Tahoma" w:hAnsi="Tahoma" w:cs="Tahoma"/>
              </w:rPr>
            </w:pPr>
            <w:r w:rsidRPr="00CE081D">
              <w:rPr>
                <w:rFonts w:ascii="Tahoma" w:hAnsi="Tahoma" w:cs="Tahoma"/>
              </w:rPr>
              <w:t>N</w:t>
            </w:r>
          </w:p>
        </w:tc>
        <w:tc>
          <w:tcPr>
            <w:tcW w:w="511" w:type="pct"/>
            <w:tcBorders>
              <w:top w:val="single" w:sz="6" w:space="0" w:color="000000"/>
              <w:left w:val="single" w:sz="6" w:space="0" w:color="000000"/>
              <w:bottom w:val="single" w:sz="6" w:space="0" w:color="000000"/>
              <w:right w:val="single" w:sz="6" w:space="0" w:color="000000"/>
            </w:tcBorders>
            <w:vAlign w:val="center"/>
          </w:tcPr>
          <w:p w14:paraId="4EFCE8E9" w14:textId="77777777" w:rsidR="00156331" w:rsidRPr="00CE081D" w:rsidRDefault="00156331"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57801254" w14:textId="3389E2E4" w:rsidR="00156331" w:rsidRPr="00CE081D" w:rsidRDefault="00907DFD" w:rsidP="00C65D8C">
            <w:pPr>
              <w:rPr>
                <w:rFonts w:ascii="Tahoma" w:hAnsi="Tahoma" w:cs="Tahoma"/>
              </w:rPr>
            </w:pPr>
            <w:r w:rsidRPr="00CE081D">
              <w:rPr>
                <w:rFonts w:ascii="Tahoma" w:hAnsi="Tahoma" w:cs="Tahoma"/>
              </w:rPr>
              <w:t>20</w:t>
            </w:r>
          </w:p>
        </w:tc>
        <w:tc>
          <w:tcPr>
            <w:tcW w:w="392" w:type="pct"/>
            <w:tcBorders>
              <w:top w:val="single" w:sz="6" w:space="0" w:color="000000"/>
              <w:left w:val="single" w:sz="6" w:space="0" w:color="000000"/>
              <w:bottom w:val="single" w:sz="6" w:space="0" w:color="000000"/>
              <w:right w:val="single" w:sz="6" w:space="0" w:color="000000"/>
            </w:tcBorders>
            <w:vAlign w:val="center"/>
          </w:tcPr>
          <w:p w14:paraId="674BF8A1" w14:textId="77777777" w:rsidR="00156331" w:rsidRPr="00CE081D" w:rsidRDefault="00156331" w:rsidP="00C65D8C">
            <w:pPr>
              <w:rPr>
                <w:rFonts w:ascii="Tahoma" w:hAnsi="Tahoma" w:cs="Tahoma"/>
              </w:rPr>
            </w:pPr>
            <w:r w:rsidRPr="00CE081D">
              <w:rPr>
                <w:rFonts w:ascii="Tahoma" w:hAnsi="Tahoma" w:cs="Tahoma"/>
              </w:rPr>
              <w:t>PK</w:t>
            </w:r>
          </w:p>
        </w:tc>
      </w:tr>
      <w:tr w:rsidR="00156331" w:rsidRPr="00CE081D" w14:paraId="4E938C61" w14:textId="77777777" w:rsidTr="00B40F99">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30E2C9D7" w14:textId="77777777" w:rsidR="00156331" w:rsidRPr="00CE081D" w:rsidRDefault="00156331" w:rsidP="00C65D8C">
            <w:pPr>
              <w:rPr>
                <w:rFonts w:ascii="Tahoma" w:hAnsi="Tahoma" w:cs="Tahoma"/>
              </w:rPr>
            </w:pPr>
            <w:r w:rsidRPr="00CE081D">
              <w:rPr>
                <w:rFonts w:ascii="Tahoma" w:hAnsi="Tahoma" w:cs="Tahoma"/>
              </w:rPr>
              <w:t>2</w:t>
            </w:r>
          </w:p>
        </w:tc>
        <w:tc>
          <w:tcPr>
            <w:tcW w:w="909" w:type="pct"/>
            <w:tcBorders>
              <w:top w:val="single" w:sz="6" w:space="0" w:color="000000"/>
              <w:left w:val="single" w:sz="6" w:space="0" w:color="000000"/>
              <w:bottom w:val="single" w:sz="6" w:space="0" w:color="000000"/>
              <w:right w:val="single" w:sz="6" w:space="0" w:color="000000"/>
            </w:tcBorders>
            <w:vAlign w:val="center"/>
          </w:tcPr>
          <w:p w14:paraId="076602B8" w14:textId="7472297A" w:rsidR="00156331" w:rsidRPr="00CE081D" w:rsidRDefault="00156331" w:rsidP="00C65D8C">
            <w:pPr>
              <w:rPr>
                <w:rFonts w:ascii="Tahoma" w:hAnsi="Tahoma" w:cs="Tahoma"/>
              </w:rPr>
            </w:pPr>
            <w:proofErr w:type="spellStart"/>
            <w:r w:rsidRPr="00CE081D">
              <w:rPr>
                <w:rFonts w:ascii="Tahoma" w:hAnsi="Tahoma" w:cs="Tahoma"/>
              </w:rPr>
              <w:t>surveyCode</w:t>
            </w:r>
            <w:proofErr w:type="spellEnd"/>
          </w:p>
        </w:tc>
        <w:tc>
          <w:tcPr>
            <w:tcW w:w="2063" w:type="pct"/>
            <w:tcBorders>
              <w:top w:val="single" w:sz="6" w:space="0" w:color="000000"/>
              <w:left w:val="single" w:sz="6" w:space="0" w:color="000000"/>
              <w:bottom w:val="single" w:sz="6" w:space="0" w:color="000000"/>
              <w:right w:val="single" w:sz="6" w:space="0" w:color="000000"/>
            </w:tcBorders>
            <w:vAlign w:val="center"/>
          </w:tcPr>
          <w:p w14:paraId="6F82F680" w14:textId="7B2B6D81" w:rsidR="00156331" w:rsidRPr="00CE081D" w:rsidRDefault="00156331" w:rsidP="00C65D8C">
            <w:pPr>
              <w:rPr>
                <w:rFonts w:ascii="Tahoma" w:hAnsi="Tahoma" w:cs="Tahoma"/>
              </w:rPr>
            </w:pPr>
            <w:r w:rsidRPr="00CE081D">
              <w:rPr>
                <w:rFonts w:ascii="Tahoma" w:hAnsi="Tahoma" w:cs="Tahoma"/>
              </w:rPr>
              <w:t>Foreign Key</w:t>
            </w:r>
            <w:r w:rsidR="00B40F99" w:rsidRPr="00CE081D">
              <w:rPr>
                <w:rFonts w:ascii="Tahoma" w:hAnsi="Tahoma" w:cs="Tahoma"/>
              </w:rPr>
              <w:t xml:space="preserve"> to Survey table</w:t>
            </w:r>
          </w:p>
        </w:tc>
        <w:tc>
          <w:tcPr>
            <w:tcW w:w="398" w:type="pct"/>
            <w:tcBorders>
              <w:top w:val="single" w:sz="6" w:space="0" w:color="000000"/>
              <w:left w:val="single" w:sz="6" w:space="0" w:color="000000"/>
              <w:bottom w:val="single" w:sz="6" w:space="0" w:color="000000"/>
              <w:right w:val="single" w:sz="6" w:space="0" w:color="000000"/>
            </w:tcBorders>
          </w:tcPr>
          <w:p w14:paraId="0E378C68" w14:textId="77777777" w:rsidR="00156331" w:rsidRPr="00CE081D" w:rsidRDefault="00156331" w:rsidP="00C65D8C">
            <w:pPr>
              <w:rPr>
                <w:rFonts w:ascii="Tahoma" w:hAnsi="Tahoma" w:cs="Tahoma"/>
              </w:rPr>
            </w:pPr>
            <w:r w:rsidRPr="00CE081D">
              <w:rPr>
                <w:rFonts w:ascii="Tahoma" w:hAnsi="Tahoma" w:cs="Tahoma"/>
              </w:rPr>
              <w:t>N</w:t>
            </w:r>
          </w:p>
        </w:tc>
        <w:tc>
          <w:tcPr>
            <w:tcW w:w="511" w:type="pct"/>
            <w:tcBorders>
              <w:top w:val="single" w:sz="6" w:space="0" w:color="000000"/>
              <w:left w:val="single" w:sz="6" w:space="0" w:color="000000"/>
              <w:bottom w:val="single" w:sz="6" w:space="0" w:color="000000"/>
              <w:right w:val="single" w:sz="6" w:space="0" w:color="000000"/>
            </w:tcBorders>
            <w:vAlign w:val="center"/>
          </w:tcPr>
          <w:p w14:paraId="041227A9" w14:textId="7EE3B5B2" w:rsidR="00156331" w:rsidRPr="00CE081D" w:rsidRDefault="00156331"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47882283" w14:textId="1C0A0FEC" w:rsidR="00156331" w:rsidRPr="00CE081D" w:rsidRDefault="00907DFD" w:rsidP="00C65D8C">
            <w:pPr>
              <w:rPr>
                <w:rFonts w:ascii="Tahoma" w:hAnsi="Tahoma" w:cs="Tahoma"/>
              </w:rPr>
            </w:pPr>
            <w:r w:rsidRPr="00CE081D">
              <w:rPr>
                <w:rFonts w:ascii="Tahoma" w:hAnsi="Tahoma" w:cs="Tahoma"/>
              </w:rPr>
              <w:t>20</w:t>
            </w:r>
          </w:p>
        </w:tc>
        <w:tc>
          <w:tcPr>
            <w:tcW w:w="392" w:type="pct"/>
            <w:tcBorders>
              <w:top w:val="single" w:sz="6" w:space="0" w:color="000000"/>
              <w:left w:val="single" w:sz="6" w:space="0" w:color="000000"/>
              <w:bottom w:val="single" w:sz="6" w:space="0" w:color="000000"/>
              <w:right w:val="single" w:sz="6" w:space="0" w:color="000000"/>
            </w:tcBorders>
            <w:vAlign w:val="center"/>
          </w:tcPr>
          <w:p w14:paraId="4CA0C432" w14:textId="79AE8755" w:rsidR="00156331" w:rsidRPr="00CE081D" w:rsidRDefault="00156331" w:rsidP="00C65D8C">
            <w:pPr>
              <w:rPr>
                <w:rFonts w:ascii="Tahoma" w:hAnsi="Tahoma" w:cs="Tahoma"/>
              </w:rPr>
            </w:pPr>
            <w:r w:rsidRPr="00CE081D">
              <w:rPr>
                <w:rFonts w:ascii="Tahoma" w:hAnsi="Tahoma" w:cs="Tahoma"/>
              </w:rPr>
              <w:t>FK</w:t>
            </w:r>
          </w:p>
        </w:tc>
      </w:tr>
      <w:tr w:rsidR="00156331" w:rsidRPr="00CE081D" w14:paraId="1C20260B" w14:textId="77777777" w:rsidTr="00B40F99">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D7D3364" w14:textId="77777777" w:rsidR="00156331" w:rsidRPr="00CE081D" w:rsidRDefault="00156331" w:rsidP="00C65D8C">
            <w:pPr>
              <w:rPr>
                <w:rFonts w:ascii="Tahoma" w:hAnsi="Tahoma" w:cs="Tahoma"/>
              </w:rPr>
            </w:pPr>
            <w:r w:rsidRPr="00CE081D">
              <w:rPr>
                <w:rFonts w:ascii="Tahoma" w:hAnsi="Tahoma" w:cs="Tahoma"/>
              </w:rPr>
              <w:t>3</w:t>
            </w:r>
          </w:p>
        </w:tc>
        <w:tc>
          <w:tcPr>
            <w:tcW w:w="909" w:type="pct"/>
            <w:tcBorders>
              <w:top w:val="single" w:sz="6" w:space="0" w:color="000000"/>
              <w:left w:val="single" w:sz="6" w:space="0" w:color="000000"/>
              <w:bottom w:val="single" w:sz="6" w:space="0" w:color="000000"/>
              <w:right w:val="single" w:sz="6" w:space="0" w:color="000000"/>
            </w:tcBorders>
            <w:vAlign w:val="center"/>
          </w:tcPr>
          <w:p w14:paraId="1729481D" w14:textId="69E4A3F9" w:rsidR="00156331" w:rsidRPr="00CE081D" w:rsidRDefault="00156331" w:rsidP="00C65D8C">
            <w:pPr>
              <w:rPr>
                <w:rFonts w:ascii="Tahoma" w:hAnsi="Tahoma" w:cs="Tahoma"/>
              </w:rPr>
            </w:pPr>
            <w:proofErr w:type="spellStart"/>
            <w:r w:rsidRPr="00CE081D">
              <w:rPr>
                <w:rFonts w:ascii="Tahoma" w:hAnsi="Tahoma" w:cs="Tahoma"/>
              </w:rPr>
              <w:t>seqno</w:t>
            </w:r>
            <w:proofErr w:type="spellEnd"/>
          </w:p>
        </w:tc>
        <w:tc>
          <w:tcPr>
            <w:tcW w:w="2063" w:type="pct"/>
            <w:tcBorders>
              <w:top w:val="single" w:sz="6" w:space="0" w:color="000000"/>
              <w:left w:val="single" w:sz="6" w:space="0" w:color="000000"/>
              <w:bottom w:val="single" w:sz="6" w:space="0" w:color="000000"/>
              <w:right w:val="single" w:sz="6" w:space="0" w:color="000000"/>
            </w:tcBorders>
            <w:vAlign w:val="center"/>
          </w:tcPr>
          <w:p w14:paraId="25C050A3" w14:textId="3A520310" w:rsidR="00156331" w:rsidRPr="00CE081D" w:rsidRDefault="00B40F99" w:rsidP="00C65D8C">
            <w:pPr>
              <w:rPr>
                <w:rFonts w:ascii="Tahoma" w:hAnsi="Tahoma" w:cs="Tahoma"/>
              </w:rPr>
            </w:pPr>
            <w:r w:rsidRPr="00CE081D">
              <w:rPr>
                <w:rFonts w:ascii="Tahoma" w:hAnsi="Tahoma" w:cs="Tahoma"/>
              </w:rPr>
              <w:t>Group of question s</w:t>
            </w:r>
            <w:r w:rsidR="00156331" w:rsidRPr="00CE081D">
              <w:rPr>
                <w:rFonts w:ascii="Tahoma" w:hAnsi="Tahoma" w:cs="Tahoma"/>
              </w:rPr>
              <w:t>equence number</w:t>
            </w:r>
          </w:p>
        </w:tc>
        <w:tc>
          <w:tcPr>
            <w:tcW w:w="398" w:type="pct"/>
            <w:tcBorders>
              <w:top w:val="single" w:sz="6" w:space="0" w:color="000000"/>
              <w:left w:val="single" w:sz="6" w:space="0" w:color="000000"/>
              <w:bottom w:val="single" w:sz="6" w:space="0" w:color="000000"/>
              <w:right w:val="single" w:sz="6" w:space="0" w:color="000000"/>
            </w:tcBorders>
          </w:tcPr>
          <w:p w14:paraId="5DE2375C" w14:textId="25F6BF0C" w:rsidR="00156331" w:rsidRPr="00CE081D" w:rsidRDefault="00156331" w:rsidP="00C65D8C">
            <w:pPr>
              <w:rPr>
                <w:rFonts w:ascii="Tahoma" w:hAnsi="Tahoma" w:cs="Tahoma"/>
              </w:rPr>
            </w:pPr>
            <w:r w:rsidRPr="00CE081D">
              <w:rPr>
                <w:rFonts w:ascii="Tahoma" w:hAnsi="Tahoma" w:cs="Tahoma"/>
              </w:rPr>
              <w:t>Y</w:t>
            </w:r>
          </w:p>
        </w:tc>
        <w:tc>
          <w:tcPr>
            <w:tcW w:w="511" w:type="pct"/>
            <w:tcBorders>
              <w:top w:val="single" w:sz="6" w:space="0" w:color="000000"/>
              <w:left w:val="single" w:sz="6" w:space="0" w:color="000000"/>
              <w:bottom w:val="single" w:sz="6" w:space="0" w:color="000000"/>
              <w:right w:val="single" w:sz="6" w:space="0" w:color="000000"/>
            </w:tcBorders>
            <w:vAlign w:val="center"/>
          </w:tcPr>
          <w:p w14:paraId="4A729C76" w14:textId="53B6C21C" w:rsidR="00156331" w:rsidRPr="00CE081D" w:rsidRDefault="00B40F99" w:rsidP="00C65D8C">
            <w:pPr>
              <w:rPr>
                <w:rFonts w:ascii="Tahoma" w:hAnsi="Tahoma" w:cs="Tahoma"/>
              </w:rPr>
            </w:pPr>
            <w:proofErr w:type="spellStart"/>
            <w:r w:rsidRPr="00CE081D">
              <w:rPr>
                <w:rFonts w:ascii="Tahoma" w:hAnsi="Tahoma" w:cs="Tahoma"/>
              </w:rPr>
              <w:t>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29E9451E" w14:textId="25418411" w:rsidR="00156331" w:rsidRPr="00CE081D" w:rsidRDefault="00156331" w:rsidP="00C65D8C">
            <w:pPr>
              <w:rPr>
                <w:rFonts w:ascii="Tahoma" w:hAnsi="Tahoma" w:cs="Tahoma"/>
              </w:rPr>
            </w:pPr>
          </w:p>
        </w:tc>
        <w:tc>
          <w:tcPr>
            <w:tcW w:w="392" w:type="pct"/>
            <w:tcBorders>
              <w:top w:val="single" w:sz="6" w:space="0" w:color="000000"/>
              <w:left w:val="single" w:sz="6" w:space="0" w:color="000000"/>
              <w:bottom w:val="single" w:sz="6" w:space="0" w:color="000000"/>
              <w:right w:val="single" w:sz="6" w:space="0" w:color="000000"/>
            </w:tcBorders>
            <w:vAlign w:val="center"/>
          </w:tcPr>
          <w:p w14:paraId="750D591A" w14:textId="77777777" w:rsidR="00156331" w:rsidRPr="00CE081D" w:rsidRDefault="00156331" w:rsidP="00C65D8C">
            <w:pPr>
              <w:rPr>
                <w:rFonts w:ascii="Tahoma" w:hAnsi="Tahoma" w:cs="Tahoma"/>
              </w:rPr>
            </w:pPr>
          </w:p>
        </w:tc>
      </w:tr>
      <w:tr w:rsidR="00156331" w:rsidRPr="00CE081D" w14:paraId="21B6DC6C" w14:textId="77777777" w:rsidTr="00B40F99">
        <w:trPr>
          <w:cantSplit/>
          <w:trHeight w:val="223"/>
        </w:trPr>
        <w:tc>
          <w:tcPr>
            <w:tcW w:w="259" w:type="pct"/>
            <w:tcBorders>
              <w:top w:val="single" w:sz="6" w:space="0" w:color="000000"/>
              <w:left w:val="single" w:sz="6" w:space="0" w:color="000000"/>
              <w:bottom w:val="single" w:sz="6" w:space="0" w:color="000000"/>
              <w:right w:val="single" w:sz="6" w:space="0" w:color="000000"/>
            </w:tcBorders>
            <w:vAlign w:val="center"/>
          </w:tcPr>
          <w:p w14:paraId="1860478B" w14:textId="77777777" w:rsidR="00156331" w:rsidRPr="00CE081D" w:rsidRDefault="00156331" w:rsidP="00C65D8C">
            <w:pPr>
              <w:rPr>
                <w:rFonts w:ascii="Tahoma" w:hAnsi="Tahoma" w:cs="Tahoma"/>
              </w:rPr>
            </w:pPr>
            <w:r w:rsidRPr="00CE081D">
              <w:rPr>
                <w:rFonts w:ascii="Tahoma" w:hAnsi="Tahoma" w:cs="Tahoma"/>
              </w:rPr>
              <w:t>4</w:t>
            </w:r>
          </w:p>
        </w:tc>
        <w:tc>
          <w:tcPr>
            <w:tcW w:w="909" w:type="pct"/>
            <w:tcBorders>
              <w:top w:val="single" w:sz="6" w:space="0" w:color="000000"/>
              <w:left w:val="single" w:sz="6" w:space="0" w:color="000000"/>
              <w:bottom w:val="single" w:sz="6" w:space="0" w:color="000000"/>
              <w:right w:val="single" w:sz="6" w:space="0" w:color="000000"/>
            </w:tcBorders>
            <w:vAlign w:val="center"/>
          </w:tcPr>
          <w:p w14:paraId="40A56747" w14:textId="151D79F9" w:rsidR="00156331" w:rsidRPr="00CE081D" w:rsidRDefault="00156331" w:rsidP="00C65D8C">
            <w:pPr>
              <w:rPr>
                <w:rFonts w:ascii="Tahoma" w:hAnsi="Tahoma" w:cs="Tahoma"/>
              </w:rPr>
            </w:pPr>
            <w:r w:rsidRPr="00CE081D">
              <w:rPr>
                <w:rFonts w:ascii="Tahoma" w:hAnsi="Tahoma" w:cs="Tahoma"/>
              </w:rPr>
              <w:t>name</w:t>
            </w:r>
          </w:p>
        </w:tc>
        <w:tc>
          <w:tcPr>
            <w:tcW w:w="2063" w:type="pct"/>
            <w:tcBorders>
              <w:top w:val="single" w:sz="6" w:space="0" w:color="000000"/>
              <w:left w:val="single" w:sz="6" w:space="0" w:color="000000"/>
              <w:bottom w:val="single" w:sz="6" w:space="0" w:color="000000"/>
              <w:right w:val="single" w:sz="6" w:space="0" w:color="000000"/>
            </w:tcBorders>
            <w:vAlign w:val="center"/>
          </w:tcPr>
          <w:p w14:paraId="2477E915" w14:textId="0870119B" w:rsidR="00156331" w:rsidRPr="00CE081D" w:rsidRDefault="00156331" w:rsidP="00C65D8C">
            <w:pPr>
              <w:rPr>
                <w:rFonts w:ascii="Tahoma" w:hAnsi="Tahoma" w:cs="Tahoma"/>
              </w:rPr>
            </w:pPr>
            <w:r w:rsidRPr="00CE081D">
              <w:rPr>
                <w:rFonts w:ascii="Tahoma" w:hAnsi="Tahoma" w:cs="Tahoma"/>
              </w:rPr>
              <w:t>Group of question name</w:t>
            </w:r>
          </w:p>
        </w:tc>
        <w:tc>
          <w:tcPr>
            <w:tcW w:w="398" w:type="pct"/>
            <w:tcBorders>
              <w:top w:val="single" w:sz="6" w:space="0" w:color="000000"/>
              <w:left w:val="single" w:sz="6" w:space="0" w:color="000000"/>
              <w:bottom w:val="single" w:sz="6" w:space="0" w:color="000000"/>
              <w:right w:val="single" w:sz="6" w:space="0" w:color="000000"/>
            </w:tcBorders>
          </w:tcPr>
          <w:p w14:paraId="27359FC0" w14:textId="77777777" w:rsidR="00156331" w:rsidRPr="00CE081D" w:rsidRDefault="00156331" w:rsidP="00C65D8C">
            <w:pPr>
              <w:rPr>
                <w:rFonts w:ascii="Tahoma" w:hAnsi="Tahoma" w:cs="Tahoma"/>
              </w:rPr>
            </w:pPr>
            <w:r w:rsidRPr="00CE081D">
              <w:rPr>
                <w:rFonts w:ascii="Tahoma" w:hAnsi="Tahoma" w:cs="Tahoma"/>
              </w:rPr>
              <w:t>N</w:t>
            </w:r>
          </w:p>
        </w:tc>
        <w:tc>
          <w:tcPr>
            <w:tcW w:w="511" w:type="pct"/>
            <w:tcBorders>
              <w:top w:val="single" w:sz="6" w:space="0" w:color="000000"/>
              <w:left w:val="single" w:sz="6" w:space="0" w:color="000000"/>
              <w:bottom w:val="single" w:sz="6" w:space="0" w:color="000000"/>
              <w:right w:val="single" w:sz="6" w:space="0" w:color="000000"/>
            </w:tcBorders>
            <w:vAlign w:val="center"/>
          </w:tcPr>
          <w:p w14:paraId="4F3E496A" w14:textId="56D81F4D" w:rsidR="00156331" w:rsidRPr="00CE081D" w:rsidRDefault="00156331"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239337FC" w14:textId="6875B972" w:rsidR="00156331" w:rsidRPr="00CE081D" w:rsidRDefault="00156331" w:rsidP="00C65D8C">
            <w:pPr>
              <w:rPr>
                <w:rFonts w:ascii="Tahoma" w:hAnsi="Tahoma" w:cs="Tahoma"/>
              </w:rPr>
            </w:pPr>
            <w:r w:rsidRPr="00CE081D">
              <w:rPr>
                <w:rFonts w:ascii="Tahoma" w:hAnsi="Tahoma" w:cs="Tahoma"/>
              </w:rPr>
              <w:t>100</w:t>
            </w:r>
          </w:p>
        </w:tc>
        <w:tc>
          <w:tcPr>
            <w:tcW w:w="392" w:type="pct"/>
            <w:tcBorders>
              <w:top w:val="single" w:sz="6" w:space="0" w:color="000000"/>
              <w:left w:val="single" w:sz="6" w:space="0" w:color="000000"/>
              <w:bottom w:val="single" w:sz="6" w:space="0" w:color="000000"/>
              <w:right w:val="single" w:sz="6" w:space="0" w:color="000000"/>
            </w:tcBorders>
            <w:vAlign w:val="center"/>
          </w:tcPr>
          <w:p w14:paraId="61D7752B" w14:textId="77777777" w:rsidR="00156331" w:rsidRPr="00CE081D" w:rsidRDefault="00156331" w:rsidP="00C65D8C">
            <w:pPr>
              <w:rPr>
                <w:rFonts w:ascii="Tahoma" w:hAnsi="Tahoma" w:cs="Tahoma"/>
              </w:rPr>
            </w:pPr>
          </w:p>
        </w:tc>
      </w:tr>
    </w:tbl>
    <w:p w14:paraId="4916927C" w14:textId="476C4D9D" w:rsidR="00B40F99" w:rsidRPr="00CE081D" w:rsidRDefault="00B40F99" w:rsidP="00B40F99">
      <w:pPr>
        <w:pStyle w:val="Heading3"/>
        <w:shd w:val="pct15" w:color="auto" w:fill="auto"/>
        <w:spacing w:after="60"/>
        <w:ind w:left="720" w:hanging="720"/>
        <w:rPr>
          <w:rFonts w:ascii="Tahoma" w:hAnsi="Tahoma" w:cs="Tahoma"/>
        </w:rPr>
      </w:pPr>
      <w:bookmarkStart w:id="129" w:name="_Toc465763604"/>
      <w:r w:rsidRPr="00CE081D">
        <w:rPr>
          <w:rFonts w:ascii="Tahoma" w:hAnsi="Tahoma" w:cs="Tahoma"/>
        </w:rPr>
        <w:t>Question</w:t>
      </w:r>
      <w:bookmarkEnd w:id="129"/>
    </w:p>
    <w:p w14:paraId="01FE8D0C" w14:textId="5C389902" w:rsidR="00B40F99" w:rsidRPr="00CE081D" w:rsidRDefault="00B40F99" w:rsidP="00B40F99">
      <w:pPr>
        <w:pStyle w:val="Caption"/>
        <w:keepNext/>
        <w:rPr>
          <w:rFonts w:ascii="Tahoma" w:hAnsi="Tahoma" w:cs="Tahoma"/>
          <w:sz w:val="18"/>
          <w:szCs w:val="18"/>
        </w:rPr>
      </w:pPr>
      <w:bookmarkStart w:id="130" w:name="_Toc465952342"/>
      <w:proofErr w:type="spellStart"/>
      <w:r w:rsidRPr="00CE081D">
        <w:rPr>
          <w:rFonts w:ascii="Tahoma" w:hAnsi="Tahoma" w:cs="Tahoma"/>
          <w:sz w:val="18"/>
          <w:szCs w:val="18"/>
        </w:rPr>
        <w:t>Tabel</w:t>
      </w:r>
      <w:proofErr w:type="spellEnd"/>
      <w:r w:rsidRPr="00CE081D">
        <w:rPr>
          <w:rFonts w:ascii="Tahoma" w:hAnsi="Tahoma" w:cs="Tahoma"/>
          <w:sz w:val="18"/>
          <w:szCs w:val="18"/>
        </w:rPr>
        <w:t xml:space="preserve"> </w:t>
      </w:r>
      <w:r w:rsidRPr="00CE081D">
        <w:rPr>
          <w:rFonts w:ascii="Tahoma" w:hAnsi="Tahoma" w:cs="Tahoma"/>
          <w:sz w:val="18"/>
          <w:szCs w:val="18"/>
        </w:rPr>
        <w:fldChar w:fldCharType="begin"/>
      </w:r>
      <w:r w:rsidRPr="00CE081D">
        <w:rPr>
          <w:rFonts w:ascii="Tahoma" w:hAnsi="Tahoma" w:cs="Tahoma"/>
          <w:sz w:val="18"/>
          <w:szCs w:val="18"/>
        </w:rPr>
        <w:instrText xml:space="preserve"> SEQ Tabel \* ARABIC </w:instrText>
      </w:r>
      <w:r w:rsidRPr="00CE081D">
        <w:rPr>
          <w:rFonts w:ascii="Tahoma" w:hAnsi="Tahoma" w:cs="Tahoma"/>
          <w:sz w:val="18"/>
          <w:szCs w:val="18"/>
        </w:rPr>
        <w:fldChar w:fldCharType="separate"/>
      </w:r>
      <w:r w:rsidR="007371A6" w:rsidRPr="00CE081D">
        <w:rPr>
          <w:rFonts w:ascii="Tahoma" w:hAnsi="Tahoma" w:cs="Tahoma"/>
          <w:noProof/>
          <w:sz w:val="18"/>
          <w:szCs w:val="18"/>
        </w:rPr>
        <w:t>9</w:t>
      </w:r>
      <w:r w:rsidRPr="00CE081D">
        <w:rPr>
          <w:rFonts w:ascii="Tahoma" w:hAnsi="Tahoma" w:cs="Tahoma"/>
          <w:sz w:val="18"/>
          <w:szCs w:val="18"/>
        </w:rPr>
        <w:fldChar w:fldCharType="end"/>
      </w:r>
      <w:r w:rsidRPr="00CE081D">
        <w:rPr>
          <w:rFonts w:ascii="Tahoma" w:hAnsi="Tahoma" w:cs="Tahoma"/>
          <w:sz w:val="18"/>
          <w:szCs w:val="18"/>
        </w:rPr>
        <w:t xml:space="preserve">  Question Table</w:t>
      </w:r>
      <w:bookmarkEnd w:id="130"/>
    </w:p>
    <w:tbl>
      <w:tblPr>
        <w:tblW w:w="500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00" w:firstRow="0" w:lastRow="0" w:firstColumn="0" w:lastColumn="0" w:noHBand="0" w:noVBand="0"/>
      </w:tblPr>
      <w:tblGrid>
        <w:gridCol w:w="508"/>
        <w:gridCol w:w="1804"/>
        <w:gridCol w:w="3921"/>
        <w:gridCol w:w="789"/>
        <w:gridCol w:w="944"/>
        <w:gridCol w:w="929"/>
        <w:gridCol w:w="697"/>
      </w:tblGrid>
      <w:tr w:rsidR="00B40F99" w:rsidRPr="00CE081D" w14:paraId="6CE04D94" w14:textId="77777777" w:rsidTr="00B44486">
        <w:trPr>
          <w:cantSplit/>
          <w:tblHeader/>
        </w:trPr>
        <w:tc>
          <w:tcPr>
            <w:tcW w:w="1208"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1D75AB5A" w14:textId="77777777" w:rsidR="00B40F99" w:rsidRPr="00CE081D" w:rsidRDefault="00B40F99" w:rsidP="00C65D8C">
            <w:pPr>
              <w:rPr>
                <w:rFonts w:ascii="Tahoma" w:hAnsi="Tahoma" w:cs="Tahoma"/>
              </w:rPr>
            </w:pPr>
            <w:r w:rsidRPr="00CE081D">
              <w:rPr>
                <w:rFonts w:ascii="Tahoma" w:hAnsi="Tahoma" w:cs="Tahoma"/>
                <w:b/>
                <w:bCs/>
                <w:noProof/>
              </w:rPr>
              <w:t>Table ID</w:t>
            </w:r>
          </w:p>
        </w:tc>
        <w:tc>
          <w:tcPr>
            <w:tcW w:w="3792"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463B52B2" w14:textId="3C232DA4" w:rsidR="00B40F99" w:rsidRPr="00CE081D" w:rsidRDefault="00B40F99" w:rsidP="00C65D8C">
            <w:pPr>
              <w:rPr>
                <w:rFonts w:ascii="Tahoma" w:hAnsi="Tahoma" w:cs="Tahoma"/>
              </w:rPr>
            </w:pPr>
            <w:r w:rsidRPr="00CE081D">
              <w:rPr>
                <w:rFonts w:ascii="Tahoma" w:hAnsi="Tahoma" w:cs="Tahoma"/>
              </w:rPr>
              <w:t>T-3</w:t>
            </w:r>
          </w:p>
        </w:tc>
      </w:tr>
      <w:tr w:rsidR="00B40F99" w:rsidRPr="00CE081D" w14:paraId="1B293E29" w14:textId="77777777" w:rsidTr="00B44486">
        <w:trPr>
          <w:cantSplit/>
          <w:tblHeader/>
        </w:trPr>
        <w:tc>
          <w:tcPr>
            <w:tcW w:w="1208"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740D1B93" w14:textId="77777777" w:rsidR="00B40F99" w:rsidRPr="00CE081D" w:rsidRDefault="00B40F99" w:rsidP="00C65D8C">
            <w:pPr>
              <w:rPr>
                <w:rFonts w:ascii="Tahoma" w:hAnsi="Tahoma" w:cs="Tahoma"/>
              </w:rPr>
            </w:pPr>
            <w:r w:rsidRPr="00CE081D">
              <w:rPr>
                <w:rFonts w:ascii="Tahoma" w:hAnsi="Tahoma" w:cs="Tahoma"/>
                <w:b/>
                <w:bCs/>
                <w:noProof/>
              </w:rPr>
              <w:t>Table Description</w:t>
            </w:r>
          </w:p>
        </w:tc>
        <w:tc>
          <w:tcPr>
            <w:tcW w:w="3792"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35E7DD80" w14:textId="467079EE" w:rsidR="00B40F99" w:rsidRPr="00CE081D" w:rsidRDefault="00B40F99" w:rsidP="00B40F99">
            <w:pPr>
              <w:rPr>
                <w:rFonts w:ascii="Tahoma" w:hAnsi="Tahoma" w:cs="Tahoma"/>
              </w:rPr>
            </w:pPr>
            <w:r w:rsidRPr="00CE081D">
              <w:rPr>
                <w:rFonts w:ascii="Tahoma" w:hAnsi="Tahoma" w:cs="Tahoma"/>
              </w:rPr>
              <w:t>Saving question information</w:t>
            </w:r>
          </w:p>
        </w:tc>
      </w:tr>
      <w:tr w:rsidR="00B40F99" w:rsidRPr="00CE081D" w14:paraId="564DD819" w14:textId="77777777" w:rsidTr="00B44486">
        <w:trPr>
          <w:cantSplit/>
          <w:tblHeader/>
        </w:trPr>
        <w:tc>
          <w:tcPr>
            <w:tcW w:w="25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18426963" w14:textId="77777777" w:rsidR="00B40F99" w:rsidRPr="00CE081D" w:rsidRDefault="00B40F99" w:rsidP="00C65D8C">
            <w:pPr>
              <w:rPr>
                <w:rFonts w:ascii="Tahoma" w:hAnsi="Tahoma" w:cs="Tahoma"/>
              </w:rPr>
            </w:pPr>
            <w:r w:rsidRPr="00CE081D">
              <w:rPr>
                <w:rFonts w:ascii="Tahoma" w:hAnsi="Tahoma" w:cs="Tahoma"/>
                <w:b/>
                <w:bCs/>
                <w:noProof/>
              </w:rPr>
              <w:t>No</w:t>
            </w:r>
          </w:p>
        </w:tc>
        <w:tc>
          <w:tcPr>
            <w:tcW w:w="94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46D1C12C" w14:textId="77777777" w:rsidR="00B40F99" w:rsidRPr="00CE081D" w:rsidRDefault="00B40F99" w:rsidP="00C65D8C">
            <w:pPr>
              <w:rPr>
                <w:rFonts w:ascii="Tahoma" w:hAnsi="Tahoma" w:cs="Tahoma"/>
              </w:rPr>
            </w:pPr>
            <w:r w:rsidRPr="00CE081D">
              <w:rPr>
                <w:rFonts w:ascii="Tahoma" w:hAnsi="Tahoma" w:cs="Tahoma"/>
                <w:b/>
                <w:bCs/>
                <w:noProof/>
                <w:lang w:val="id-ID"/>
              </w:rPr>
              <w:t>Field Name</w:t>
            </w:r>
          </w:p>
        </w:tc>
        <w:tc>
          <w:tcPr>
            <w:tcW w:w="2053"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77EC9663" w14:textId="77777777" w:rsidR="00B40F99" w:rsidRPr="00CE081D" w:rsidRDefault="00B40F99" w:rsidP="00C65D8C">
            <w:pPr>
              <w:rPr>
                <w:rFonts w:ascii="Tahoma" w:hAnsi="Tahoma" w:cs="Tahoma"/>
              </w:rPr>
            </w:pPr>
            <w:r w:rsidRPr="00CE081D">
              <w:rPr>
                <w:rFonts w:ascii="Tahoma" w:hAnsi="Tahoma" w:cs="Tahoma"/>
                <w:b/>
                <w:bCs/>
                <w:noProof/>
                <w:lang w:val="id-ID"/>
              </w:rPr>
              <w:t>Field Description</w:t>
            </w:r>
          </w:p>
        </w:tc>
        <w:tc>
          <w:tcPr>
            <w:tcW w:w="398" w:type="pct"/>
            <w:tcBorders>
              <w:top w:val="single" w:sz="6" w:space="0" w:color="000000"/>
              <w:left w:val="single" w:sz="6" w:space="0" w:color="000000"/>
              <w:bottom w:val="single" w:sz="6" w:space="0" w:color="000000"/>
              <w:right w:val="single" w:sz="6" w:space="0" w:color="000000"/>
            </w:tcBorders>
            <w:shd w:val="clear" w:color="auto" w:fill="E5DFEC"/>
          </w:tcPr>
          <w:p w14:paraId="4A525943" w14:textId="77777777" w:rsidR="00B40F99" w:rsidRPr="00CE081D" w:rsidRDefault="00B40F99" w:rsidP="00C65D8C">
            <w:pPr>
              <w:rPr>
                <w:rFonts w:ascii="Tahoma" w:hAnsi="Tahoma" w:cs="Tahoma"/>
                <w:b/>
                <w:bCs/>
                <w:noProof/>
              </w:rPr>
            </w:pPr>
            <w:r w:rsidRPr="00CE081D">
              <w:rPr>
                <w:rFonts w:ascii="Tahoma" w:hAnsi="Tahoma" w:cs="Tahoma"/>
                <w:b/>
                <w:bCs/>
                <w:noProof/>
              </w:rPr>
              <w:t>Allow Null?</w:t>
            </w:r>
          </w:p>
        </w:tc>
        <w:tc>
          <w:tcPr>
            <w:tcW w:w="501"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54373E93" w14:textId="77777777" w:rsidR="00B40F99" w:rsidRPr="00CE081D" w:rsidRDefault="00B40F99" w:rsidP="00C65D8C">
            <w:pPr>
              <w:rPr>
                <w:rFonts w:ascii="Tahoma" w:hAnsi="Tahoma" w:cs="Tahoma"/>
              </w:rPr>
            </w:pPr>
            <w:r w:rsidRPr="00CE081D">
              <w:rPr>
                <w:rFonts w:ascii="Tahoma" w:hAnsi="Tahoma" w:cs="Tahoma"/>
                <w:b/>
                <w:bCs/>
                <w:noProof/>
              </w:rPr>
              <w:t xml:space="preserve">Data </w:t>
            </w:r>
            <w:r w:rsidRPr="00CE081D">
              <w:rPr>
                <w:rFonts w:ascii="Tahoma" w:hAnsi="Tahoma" w:cs="Tahoma"/>
                <w:b/>
                <w:bCs/>
                <w:noProof/>
                <w:lang w:val="id-ID"/>
              </w:rPr>
              <w:t>Type</w:t>
            </w:r>
          </w:p>
        </w:tc>
        <w:tc>
          <w:tcPr>
            <w:tcW w:w="468" w:type="pct"/>
            <w:tcBorders>
              <w:top w:val="single" w:sz="6" w:space="0" w:color="000000"/>
              <w:left w:val="single" w:sz="6" w:space="0" w:color="000000"/>
              <w:bottom w:val="single" w:sz="6" w:space="0" w:color="000000"/>
              <w:right w:val="single" w:sz="6" w:space="0" w:color="000000"/>
            </w:tcBorders>
            <w:shd w:val="clear" w:color="auto" w:fill="E5DFEC"/>
          </w:tcPr>
          <w:p w14:paraId="66686212" w14:textId="77777777" w:rsidR="00B40F99" w:rsidRPr="00CE081D" w:rsidRDefault="00B40F99" w:rsidP="00C65D8C">
            <w:pPr>
              <w:rPr>
                <w:rFonts w:ascii="Tahoma" w:hAnsi="Tahoma" w:cs="Tahoma"/>
                <w:b/>
                <w:bCs/>
                <w:noProof/>
              </w:rPr>
            </w:pPr>
            <w:r w:rsidRPr="00CE081D">
              <w:rPr>
                <w:rFonts w:ascii="Tahoma" w:hAnsi="Tahoma" w:cs="Tahoma"/>
                <w:b/>
                <w:bCs/>
                <w:noProof/>
              </w:rPr>
              <w:t>Data Length</w:t>
            </w:r>
          </w:p>
        </w:tc>
        <w:tc>
          <w:tcPr>
            <w:tcW w:w="372"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4D87301E" w14:textId="77777777" w:rsidR="00B40F99" w:rsidRPr="00CE081D" w:rsidRDefault="00B40F99" w:rsidP="00C65D8C">
            <w:pPr>
              <w:rPr>
                <w:rFonts w:ascii="Tahoma" w:hAnsi="Tahoma" w:cs="Tahoma"/>
              </w:rPr>
            </w:pPr>
            <w:r w:rsidRPr="00CE081D">
              <w:rPr>
                <w:rFonts w:ascii="Tahoma" w:hAnsi="Tahoma" w:cs="Tahoma"/>
                <w:b/>
                <w:bCs/>
                <w:noProof/>
                <w:lang w:val="id-ID"/>
              </w:rPr>
              <w:t xml:space="preserve"> PK / FK</w:t>
            </w:r>
          </w:p>
        </w:tc>
      </w:tr>
      <w:tr w:rsidR="00B40F99" w:rsidRPr="00CE081D" w14:paraId="056E7FD9" w14:textId="77777777" w:rsidTr="00B44486">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36811D3" w14:textId="77777777" w:rsidR="00B40F99" w:rsidRPr="00CE081D" w:rsidRDefault="00B40F99" w:rsidP="00C65D8C">
            <w:pPr>
              <w:rPr>
                <w:rFonts w:ascii="Tahoma" w:hAnsi="Tahoma" w:cs="Tahoma"/>
              </w:rPr>
            </w:pPr>
            <w:r w:rsidRPr="00CE081D">
              <w:rPr>
                <w:rFonts w:ascii="Tahoma" w:hAnsi="Tahoma" w:cs="Tahoma"/>
              </w:rPr>
              <w:t>1</w:t>
            </w:r>
          </w:p>
        </w:tc>
        <w:tc>
          <w:tcPr>
            <w:tcW w:w="949" w:type="pct"/>
            <w:tcBorders>
              <w:top w:val="single" w:sz="6" w:space="0" w:color="000000"/>
              <w:left w:val="single" w:sz="6" w:space="0" w:color="000000"/>
              <w:bottom w:val="single" w:sz="6" w:space="0" w:color="000000"/>
              <w:right w:val="single" w:sz="6" w:space="0" w:color="000000"/>
            </w:tcBorders>
            <w:vAlign w:val="center"/>
          </w:tcPr>
          <w:p w14:paraId="4A807DDB" w14:textId="2C2A58D1" w:rsidR="00B40F99" w:rsidRPr="00CE081D" w:rsidRDefault="00E101E0" w:rsidP="00C65D8C">
            <w:pPr>
              <w:rPr>
                <w:rFonts w:ascii="Tahoma" w:hAnsi="Tahoma" w:cs="Tahoma"/>
              </w:rPr>
            </w:pPr>
            <w:proofErr w:type="spellStart"/>
            <w:r w:rsidRPr="00CE081D">
              <w:rPr>
                <w:rFonts w:ascii="Tahoma" w:hAnsi="Tahoma" w:cs="Tahoma"/>
              </w:rPr>
              <w:t>q</w:t>
            </w:r>
            <w:r w:rsidR="00B40F99" w:rsidRPr="00CE081D">
              <w:rPr>
                <w:rFonts w:ascii="Tahoma" w:hAnsi="Tahoma" w:cs="Tahoma"/>
              </w:rPr>
              <w:t>uestionID</w:t>
            </w:r>
            <w:proofErr w:type="spellEnd"/>
          </w:p>
        </w:tc>
        <w:tc>
          <w:tcPr>
            <w:tcW w:w="2053" w:type="pct"/>
            <w:tcBorders>
              <w:top w:val="single" w:sz="6" w:space="0" w:color="000000"/>
              <w:left w:val="single" w:sz="6" w:space="0" w:color="000000"/>
              <w:bottom w:val="single" w:sz="6" w:space="0" w:color="000000"/>
              <w:right w:val="single" w:sz="6" w:space="0" w:color="000000"/>
            </w:tcBorders>
            <w:vAlign w:val="center"/>
          </w:tcPr>
          <w:p w14:paraId="3E6908DC" w14:textId="1B7B2F6F" w:rsidR="00B40F99" w:rsidRPr="00CE081D" w:rsidRDefault="00B40F99" w:rsidP="00C65D8C">
            <w:pPr>
              <w:rPr>
                <w:rFonts w:ascii="Tahoma" w:hAnsi="Tahoma" w:cs="Tahoma"/>
              </w:rPr>
            </w:pPr>
            <w:r w:rsidRPr="00CE081D">
              <w:rPr>
                <w:rFonts w:ascii="Tahoma" w:hAnsi="Tahoma" w:cs="Tahoma"/>
              </w:rPr>
              <w:t>Primary Key</w:t>
            </w:r>
          </w:p>
        </w:tc>
        <w:tc>
          <w:tcPr>
            <w:tcW w:w="398" w:type="pct"/>
            <w:tcBorders>
              <w:top w:val="single" w:sz="6" w:space="0" w:color="000000"/>
              <w:left w:val="single" w:sz="6" w:space="0" w:color="000000"/>
              <w:bottom w:val="single" w:sz="6" w:space="0" w:color="000000"/>
              <w:right w:val="single" w:sz="6" w:space="0" w:color="000000"/>
            </w:tcBorders>
          </w:tcPr>
          <w:p w14:paraId="5E85B2A4" w14:textId="77777777" w:rsidR="00B40F99" w:rsidRPr="00CE081D" w:rsidRDefault="00B40F99" w:rsidP="00C65D8C">
            <w:pPr>
              <w:rPr>
                <w:rFonts w:ascii="Tahoma" w:hAnsi="Tahoma" w:cs="Tahoma"/>
              </w:rPr>
            </w:pPr>
            <w:r w:rsidRPr="00CE081D">
              <w:rPr>
                <w:rFonts w:ascii="Tahoma" w:hAnsi="Tahoma" w:cs="Tahoma"/>
              </w:rPr>
              <w:t>N</w:t>
            </w:r>
          </w:p>
        </w:tc>
        <w:tc>
          <w:tcPr>
            <w:tcW w:w="501" w:type="pct"/>
            <w:tcBorders>
              <w:top w:val="single" w:sz="6" w:space="0" w:color="000000"/>
              <w:left w:val="single" w:sz="6" w:space="0" w:color="000000"/>
              <w:bottom w:val="single" w:sz="6" w:space="0" w:color="000000"/>
              <w:right w:val="single" w:sz="6" w:space="0" w:color="000000"/>
            </w:tcBorders>
            <w:vAlign w:val="center"/>
          </w:tcPr>
          <w:p w14:paraId="4A232BCC" w14:textId="77777777" w:rsidR="00B40F99" w:rsidRPr="00CE081D" w:rsidRDefault="00B40F99"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4254125E" w14:textId="3D332B39" w:rsidR="00B40F99" w:rsidRPr="00CE081D" w:rsidRDefault="00907DFD" w:rsidP="00C65D8C">
            <w:pPr>
              <w:rPr>
                <w:rFonts w:ascii="Tahoma" w:hAnsi="Tahoma" w:cs="Tahoma"/>
              </w:rPr>
            </w:pPr>
            <w:r w:rsidRPr="00CE081D">
              <w:rPr>
                <w:rFonts w:ascii="Tahoma" w:hAnsi="Tahoma" w:cs="Tahoma"/>
              </w:rPr>
              <w:t>20</w:t>
            </w:r>
          </w:p>
        </w:tc>
        <w:tc>
          <w:tcPr>
            <w:tcW w:w="372" w:type="pct"/>
            <w:tcBorders>
              <w:top w:val="single" w:sz="6" w:space="0" w:color="000000"/>
              <w:left w:val="single" w:sz="6" w:space="0" w:color="000000"/>
              <w:bottom w:val="single" w:sz="6" w:space="0" w:color="000000"/>
              <w:right w:val="single" w:sz="6" w:space="0" w:color="000000"/>
            </w:tcBorders>
            <w:vAlign w:val="center"/>
          </w:tcPr>
          <w:p w14:paraId="2E517126" w14:textId="77777777" w:rsidR="00B40F99" w:rsidRPr="00CE081D" w:rsidRDefault="00B40F99" w:rsidP="00C65D8C">
            <w:pPr>
              <w:rPr>
                <w:rFonts w:ascii="Tahoma" w:hAnsi="Tahoma" w:cs="Tahoma"/>
              </w:rPr>
            </w:pPr>
            <w:r w:rsidRPr="00CE081D">
              <w:rPr>
                <w:rFonts w:ascii="Tahoma" w:hAnsi="Tahoma" w:cs="Tahoma"/>
              </w:rPr>
              <w:t>PK</w:t>
            </w:r>
          </w:p>
        </w:tc>
      </w:tr>
      <w:tr w:rsidR="00B40F99" w:rsidRPr="00CE081D" w14:paraId="4117B0A0" w14:textId="77777777" w:rsidTr="00B44486">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8CC3139" w14:textId="44DFC636" w:rsidR="00B40F99" w:rsidRPr="00CE081D" w:rsidRDefault="00B40F99" w:rsidP="00C65D8C">
            <w:pPr>
              <w:rPr>
                <w:rFonts w:ascii="Tahoma" w:hAnsi="Tahoma" w:cs="Tahoma"/>
              </w:rPr>
            </w:pPr>
            <w:r w:rsidRPr="00CE081D">
              <w:rPr>
                <w:rFonts w:ascii="Tahoma" w:hAnsi="Tahoma" w:cs="Tahoma"/>
              </w:rPr>
              <w:t>2</w:t>
            </w:r>
          </w:p>
        </w:tc>
        <w:tc>
          <w:tcPr>
            <w:tcW w:w="949" w:type="pct"/>
            <w:tcBorders>
              <w:top w:val="single" w:sz="6" w:space="0" w:color="000000"/>
              <w:left w:val="single" w:sz="6" w:space="0" w:color="000000"/>
              <w:bottom w:val="single" w:sz="6" w:space="0" w:color="000000"/>
              <w:right w:val="single" w:sz="6" w:space="0" w:color="000000"/>
            </w:tcBorders>
            <w:vAlign w:val="center"/>
          </w:tcPr>
          <w:p w14:paraId="4C89592F" w14:textId="57C3E885" w:rsidR="00B40F99" w:rsidRPr="00CE081D" w:rsidRDefault="00B40F99" w:rsidP="00C65D8C">
            <w:pPr>
              <w:rPr>
                <w:rFonts w:ascii="Tahoma" w:hAnsi="Tahoma" w:cs="Tahoma"/>
              </w:rPr>
            </w:pPr>
            <w:proofErr w:type="spellStart"/>
            <w:r w:rsidRPr="00CE081D">
              <w:rPr>
                <w:rFonts w:ascii="Tahoma" w:hAnsi="Tahoma" w:cs="Tahoma"/>
              </w:rPr>
              <w:t>questionGroupID</w:t>
            </w:r>
            <w:proofErr w:type="spellEnd"/>
          </w:p>
        </w:tc>
        <w:tc>
          <w:tcPr>
            <w:tcW w:w="2053" w:type="pct"/>
            <w:tcBorders>
              <w:top w:val="single" w:sz="6" w:space="0" w:color="000000"/>
              <w:left w:val="single" w:sz="6" w:space="0" w:color="000000"/>
              <w:bottom w:val="single" w:sz="6" w:space="0" w:color="000000"/>
              <w:right w:val="single" w:sz="6" w:space="0" w:color="000000"/>
            </w:tcBorders>
            <w:vAlign w:val="center"/>
          </w:tcPr>
          <w:p w14:paraId="4C2F351E" w14:textId="4C14E96B" w:rsidR="00B40F99" w:rsidRPr="00CE081D" w:rsidRDefault="00B40F99" w:rsidP="00C65D8C">
            <w:pPr>
              <w:rPr>
                <w:rFonts w:ascii="Tahoma" w:hAnsi="Tahoma" w:cs="Tahoma"/>
              </w:rPr>
            </w:pPr>
            <w:r w:rsidRPr="00CE081D">
              <w:rPr>
                <w:rFonts w:ascii="Tahoma" w:hAnsi="Tahoma" w:cs="Tahoma"/>
              </w:rPr>
              <w:t>Foreign Key to Question Group table</w:t>
            </w:r>
          </w:p>
        </w:tc>
        <w:tc>
          <w:tcPr>
            <w:tcW w:w="398" w:type="pct"/>
            <w:tcBorders>
              <w:top w:val="single" w:sz="6" w:space="0" w:color="000000"/>
              <w:left w:val="single" w:sz="6" w:space="0" w:color="000000"/>
              <w:bottom w:val="single" w:sz="6" w:space="0" w:color="000000"/>
              <w:right w:val="single" w:sz="6" w:space="0" w:color="000000"/>
            </w:tcBorders>
          </w:tcPr>
          <w:p w14:paraId="4A159FF5" w14:textId="594B9BF1" w:rsidR="00B40F99" w:rsidRPr="00CE081D" w:rsidRDefault="00B40F99" w:rsidP="00C65D8C">
            <w:pPr>
              <w:rPr>
                <w:rFonts w:ascii="Tahoma" w:hAnsi="Tahoma" w:cs="Tahoma"/>
              </w:rPr>
            </w:pPr>
            <w:r w:rsidRPr="00CE081D">
              <w:rPr>
                <w:rFonts w:ascii="Tahoma" w:hAnsi="Tahoma" w:cs="Tahoma"/>
              </w:rPr>
              <w:t>N</w:t>
            </w:r>
          </w:p>
        </w:tc>
        <w:tc>
          <w:tcPr>
            <w:tcW w:w="501" w:type="pct"/>
            <w:tcBorders>
              <w:top w:val="single" w:sz="6" w:space="0" w:color="000000"/>
              <w:left w:val="single" w:sz="6" w:space="0" w:color="000000"/>
              <w:bottom w:val="single" w:sz="6" w:space="0" w:color="000000"/>
              <w:right w:val="single" w:sz="6" w:space="0" w:color="000000"/>
            </w:tcBorders>
            <w:vAlign w:val="center"/>
          </w:tcPr>
          <w:p w14:paraId="3AA64E99" w14:textId="44AA3FDF" w:rsidR="00B40F99" w:rsidRPr="00CE081D" w:rsidRDefault="00B40F99"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19222032" w14:textId="5D61F683" w:rsidR="00B40F99" w:rsidRPr="00CE081D" w:rsidRDefault="00907DFD" w:rsidP="00C65D8C">
            <w:pPr>
              <w:rPr>
                <w:rFonts w:ascii="Tahoma" w:hAnsi="Tahoma" w:cs="Tahoma"/>
              </w:rPr>
            </w:pPr>
            <w:r w:rsidRPr="00CE081D">
              <w:rPr>
                <w:rFonts w:ascii="Tahoma" w:hAnsi="Tahoma" w:cs="Tahoma"/>
              </w:rPr>
              <w:t>20</w:t>
            </w:r>
          </w:p>
        </w:tc>
        <w:tc>
          <w:tcPr>
            <w:tcW w:w="372" w:type="pct"/>
            <w:tcBorders>
              <w:top w:val="single" w:sz="6" w:space="0" w:color="000000"/>
              <w:left w:val="single" w:sz="6" w:space="0" w:color="000000"/>
              <w:bottom w:val="single" w:sz="6" w:space="0" w:color="000000"/>
              <w:right w:val="single" w:sz="6" w:space="0" w:color="000000"/>
            </w:tcBorders>
            <w:vAlign w:val="center"/>
          </w:tcPr>
          <w:p w14:paraId="4D39E51F" w14:textId="645B547D" w:rsidR="00B40F99" w:rsidRPr="00CE081D" w:rsidRDefault="00B40F99" w:rsidP="00C65D8C">
            <w:pPr>
              <w:rPr>
                <w:rFonts w:ascii="Tahoma" w:hAnsi="Tahoma" w:cs="Tahoma"/>
              </w:rPr>
            </w:pPr>
            <w:r w:rsidRPr="00CE081D">
              <w:rPr>
                <w:rFonts w:ascii="Tahoma" w:hAnsi="Tahoma" w:cs="Tahoma"/>
              </w:rPr>
              <w:t>FK</w:t>
            </w:r>
          </w:p>
        </w:tc>
      </w:tr>
      <w:tr w:rsidR="00B40F99" w:rsidRPr="00CE081D" w14:paraId="132B2B62" w14:textId="77777777" w:rsidTr="00B44486">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6D8E066F" w14:textId="7A2C0AB1" w:rsidR="00B40F99" w:rsidRPr="00CE081D" w:rsidRDefault="00B40F99" w:rsidP="00C65D8C">
            <w:pPr>
              <w:rPr>
                <w:rFonts w:ascii="Tahoma" w:hAnsi="Tahoma" w:cs="Tahoma"/>
              </w:rPr>
            </w:pPr>
            <w:r w:rsidRPr="00CE081D">
              <w:rPr>
                <w:rFonts w:ascii="Tahoma" w:hAnsi="Tahoma" w:cs="Tahoma"/>
              </w:rPr>
              <w:t>3</w:t>
            </w:r>
          </w:p>
        </w:tc>
        <w:tc>
          <w:tcPr>
            <w:tcW w:w="949" w:type="pct"/>
            <w:tcBorders>
              <w:top w:val="single" w:sz="6" w:space="0" w:color="000000"/>
              <w:left w:val="single" w:sz="6" w:space="0" w:color="000000"/>
              <w:bottom w:val="single" w:sz="6" w:space="0" w:color="000000"/>
              <w:right w:val="single" w:sz="6" w:space="0" w:color="000000"/>
            </w:tcBorders>
            <w:vAlign w:val="center"/>
          </w:tcPr>
          <w:p w14:paraId="7C99CE6D" w14:textId="06A31C12" w:rsidR="00B40F99" w:rsidRPr="00CE081D" w:rsidRDefault="00B40F99" w:rsidP="00C65D8C">
            <w:pPr>
              <w:rPr>
                <w:rFonts w:ascii="Tahoma" w:hAnsi="Tahoma" w:cs="Tahoma"/>
              </w:rPr>
            </w:pPr>
            <w:proofErr w:type="spellStart"/>
            <w:r w:rsidRPr="00CE081D">
              <w:rPr>
                <w:rFonts w:ascii="Tahoma" w:hAnsi="Tahoma" w:cs="Tahoma"/>
              </w:rPr>
              <w:t>seqno</w:t>
            </w:r>
            <w:proofErr w:type="spellEnd"/>
          </w:p>
        </w:tc>
        <w:tc>
          <w:tcPr>
            <w:tcW w:w="2053" w:type="pct"/>
            <w:tcBorders>
              <w:top w:val="single" w:sz="6" w:space="0" w:color="000000"/>
              <w:left w:val="single" w:sz="6" w:space="0" w:color="000000"/>
              <w:bottom w:val="single" w:sz="6" w:space="0" w:color="000000"/>
              <w:right w:val="single" w:sz="6" w:space="0" w:color="000000"/>
            </w:tcBorders>
            <w:vAlign w:val="center"/>
          </w:tcPr>
          <w:p w14:paraId="33912069" w14:textId="32D58414" w:rsidR="00B40F99" w:rsidRPr="00CE081D" w:rsidRDefault="00B40F99" w:rsidP="00C65D8C">
            <w:pPr>
              <w:rPr>
                <w:rFonts w:ascii="Tahoma" w:hAnsi="Tahoma" w:cs="Tahoma"/>
              </w:rPr>
            </w:pPr>
            <w:r w:rsidRPr="00CE081D">
              <w:rPr>
                <w:rFonts w:ascii="Tahoma" w:hAnsi="Tahoma" w:cs="Tahoma"/>
              </w:rPr>
              <w:t>Question sequence number</w:t>
            </w:r>
          </w:p>
        </w:tc>
        <w:tc>
          <w:tcPr>
            <w:tcW w:w="398" w:type="pct"/>
            <w:tcBorders>
              <w:top w:val="single" w:sz="6" w:space="0" w:color="000000"/>
              <w:left w:val="single" w:sz="6" w:space="0" w:color="000000"/>
              <w:bottom w:val="single" w:sz="6" w:space="0" w:color="000000"/>
              <w:right w:val="single" w:sz="6" w:space="0" w:color="000000"/>
            </w:tcBorders>
          </w:tcPr>
          <w:p w14:paraId="61953CE0" w14:textId="69D34F5F" w:rsidR="00B40F99" w:rsidRPr="00CE081D" w:rsidRDefault="00B40F99" w:rsidP="00C65D8C">
            <w:pPr>
              <w:rPr>
                <w:rFonts w:ascii="Tahoma" w:hAnsi="Tahoma" w:cs="Tahoma"/>
              </w:rPr>
            </w:pPr>
            <w:r w:rsidRPr="00CE081D">
              <w:rPr>
                <w:rFonts w:ascii="Tahoma" w:hAnsi="Tahoma" w:cs="Tahoma"/>
              </w:rPr>
              <w:t>Y</w:t>
            </w:r>
          </w:p>
        </w:tc>
        <w:tc>
          <w:tcPr>
            <w:tcW w:w="501" w:type="pct"/>
            <w:tcBorders>
              <w:top w:val="single" w:sz="6" w:space="0" w:color="000000"/>
              <w:left w:val="single" w:sz="6" w:space="0" w:color="000000"/>
              <w:bottom w:val="single" w:sz="6" w:space="0" w:color="000000"/>
              <w:right w:val="single" w:sz="6" w:space="0" w:color="000000"/>
            </w:tcBorders>
            <w:vAlign w:val="center"/>
          </w:tcPr>
          <w:p w14:paraId="354D4A52" w14:textId="597C5283" w:rsidR="00B40F99" w:rsidRPr="00CE081D" w:rsidRDefault="00907DFD" w:rsidP="00C65D8C">
            <w:pPr>
              <w:rPr>
                <w:rFonts w:ascii="Tahoma" w:hAnsi="Tahoma" w:cs="Tahoma"/>
              </w:rPr>
            </w:pPr>
            <w:proofErr w:type="spellStart"/>
            <w:r w:rsidRPr="00CE081D">
              <w:rPr>
                <w:rFonts w:ascii="Tahoma" w:hAnsi="Tahoma" w:cs="Tahoma"/>
              </w:rPr>
              <w:t>i</w:t>
            </w:r>
            <w:r w:rsidR="00B40F99" w:rsidRPr="00CE081D">
              <w:rPr>
                <w:rFonts w:ascii="Tahoma" w:hAnsi="Tahoma" w:cs="Tahoma"/>
              </w:rPr>
              <w:t>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712909AC" w14:textId="77777777" w:rsidR="00B40F99" w:rsidRPr="00CE081D" w:rsidRDefault="00B40F99" w:rsidP="00C65D8C">
            <w:pPr>
              <w:rPr>
                <w:rFonts w:ascii="Tahoma" w:hAnsi="Tahoma" w:cs="Tahoma"/>
              </w:rPr>
            </w:pPr>
          </w:p>
        </w:tc>
        <w:tc>
          <w:tcPr>
            <w:tcW w:w="372" w:type="pct"/>
            <w:tcBorders>
              <w:top w:val="single" w:sz="6" w:space="0" w:color="000000"/>
              <w:left w:val="single" w:sz="6" w:space="0" w:color="000000"/>
              <w:bottom w:val="single" w:sz="6" w:space="0" w:color="000000"/>
              <w:right w:val="single" w:sz="6" w:space="0" w:color="000000"/>
            </w:tcBorders>
            <w:vAlign w:val="center"/>
          </w:tcPr>
          <w:p w14:paraId="4E64FC2D" w14:textId="77777777" w:rsidR="00B40F99" w:rsidRPr="00CE081D" w:rsidRDefault="00B40F99" w:rsidP="00C65D8C">
            <w:pPr>
              <w:rPr>
                <w:rFonts w:ascii="Tahoma" w:hAnsi="Tahoma" w:cs="Tahoma"/>
              </w:rPr>
            </w:pPr>
          </w:p>
        </w:tc>
      </w:tr>
      <w:tr w:rsidR="00907DFD" w:rsidRPr="00CE081D" w14:paraId="6401AAA3" w14:textId="77777777" w:rsidTr="00B44486">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6028979B" w14:textId="2657072F" w:rsidR="00907DFD" w:rsidRPr="00CE081D" w:rsidRDefault="00E101E0" w:rsidP="00C65D8C">
            <w:pPr>
              <w:rPr>
                <w:rFonts w:ascii="Tahoma" w:hAnsi="Tahoma" w:cs="Tahoma"/>
              </w:rPr>
            </w:pPr>
            <w:r w:rsidRPr="00CE081D">
              <w:rPr>
                <w:rFonts w:ascii="Tahoma" w:hAnsi="Tahoma" w:cs="Tahoma"/>
              </w:rPr>
              <w:t>4</w:t>
            </w:r>
          </w:p>
        </w:tc>
        <w:tc>
          <w:tcPr>
            <w:tcW w:w="949" w:type="pct"/>
            <w:tcBorders>
              <w:top w:val="single" w:sz="6" w:space="0" w:color="000000"/>
              <w:left w:val="single" w:sz="6" w:space="0" w:color="000000"/>
              <w:bottom w:val="single" w:sz="6" w:space="0" w:color="000000"/>
              <w:right w:val="single" w:sz="6" w:space="0" w:color="000000"/>
            </w:tcBorders>
            <w:vAlign w:val="center"/>
          </w:tcPr>
          <w:p w14:paraId="104CFA8A" w14:textId="15F9EF81" w:rsidR="00907DFD" w:rsidRPr="00CE081D" w:rsidRDefault="00907DFD" w:rsidP="00C65D8C">
            <w:pPr>
              <w:rPr>
                <w:rFonts w:ascii="Tahoma" w:hAnsi="Tahoma" w:cs="Tahoma"/>
              </w:rPr>
            </w:pPr>
            <w:r w:rsidRPr="00CE081D">
              <w:rPr>
                <w:rFonts w:ascii="Tahoma" w:hAnsi="Tahoma" w:cs="Tahoma"/>
              </w:rPr>
              <w:t>name</w:t>
            </w:r>
          </w:p>
        </w:tc>
        <w:tc>
          <w:tcPr>
            <w:tcW w:w="2053" w:type="pct"/>
            <w:tcBorders>
              <w:top w:val="single" w:sz="6" w:space="0" w:color="000000"/>
              <w:left w:val="single" w:sz="6" w:space="0" w:color="000000"/>
              <w:bottom w:val="single" w:sz="6" w:space="0" w:color="000000"/>
              <w:right w:val="single" w:sz="6" w:space="0" w:color="000000"/>
            </w:tcBorders>
            <w:vAlign w:val="center"/>
          </w:tcPr>
          <w:p w14:paraId="743442D1" w14:textId="47DDB31F" w:rsidR="00907DFD" w:rsidRPr="00CE081D" w:rsidRDefault="00907DFD" w:rsidP="00C65D8C">
            <w:pPr>
              <w:rPr>
                <w:rFonts w:ascii="Tahoma" w:hAnsi="Tahoma" w:cs="Tahoma"/>
              </w:rPr>
            </w:pPr>
            <w:r w:rsidRPr="00CE081D">
              <w:rPr>
                <w:rFonts w:ascii="Tahoma" w:hAnsi="Tahoma" w:cs="Tahoma"/>
              </w:rPr>
              <w:t>Question name</w:t>
            </w:r>
          </w:p>
        </w:tc>
        <w:tc>
          <w:tcPr>
            <w:tcW w:w="398" w:type="pct"/>
            <w:tcBorders>
              <w:top w:val="single" w:sz="6" w:space="0" w:color="000000"/>
              <w:left w:val="single" w:sz="6" w:space="0" w:color="000000"/>
              <w:bottom w:val="single" w:sz="6" w:space="0" w:color="000000"/>
              <w:right w:val="single" w:sz="6" w:space="0" w:color="000000"/>
            </w:tcBorders>
          </w:tcPr>
          <w:p w14:paraId="13F43F18" w14:textId="1F2D8CB2" w:rsidR="00907DFD" w:rsidRPr="00CE081D" w:rsidRDefault="00907DFD" w:rsidP="00C65D8C">
            <w:pPr>
              <w:rPr>
                <w:rFonts w:ascii="Tahoma" w:hAnsi="Tahoma" w:cs="Tahoma"/>
              </w:rPr>
            </w:pPr>
            <w:r w:rsidRPr="00CE081D">
              <w:rPr>
                <w:rFonts w:ascii="Tahoma" w:hAnsi="Tahoma" w:cs="Tahoma"/>
              </w:rPr>
              <w:t>N</w:t>
            </w:r>
          </w:p>
        </w:tc>
        <w:tc>
          <w:tcPr>
            <w:tcW w:w="501" w:type="pct"/>
            <w:tcBorders>
              <w:top w:val="single" w:sz="6" w:space="0" w:color="000000"/>
              <w:left w:val="single" w:sz="6" w:space="0" w:color="000000"/>
              <w:bottom w:val="single" w:sz="6" w:space="0" w:color="000000"/>
              <w:right w:val="single" w:sz="6" w:space="0" w:color="000000"/>
            </w:tcBorders>
            <w:vAlign w:val="center"/>
          </w:tcPr>
          <w:p w14:paraId="1C25363E" w14:textId="317B59BD" w:rsidR="00907DFD" w:rsidRPr="00CE081D" w:rsidRDefault="00907DFD"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5A9E96AE" w14:textId="642E6FAA" w:rsidR="00907DFD" w:rsidRPr="00CE081D" w:rsidRDefault="00907DFD" w:rsidP="00C65D8C">
            <w:pPr>
              <w:rPr>
                <w:rFonts w:ascii="Tahoma" w:hAnsi="Tahoma" w:cs="Tahoma"/>
              </w:rPr>
            </w:pPr>
            <w:r w:rsidRPr="00CE081D">
              <w:rPr>
                <w:rFonts w:ascii="Tahoma" w:hAnsi="Tahoma" w:cs="Tahoma"/>
              </w:rPr>
              <w:t>100</w:t>
            </w:r>
          </w:p>
        </w:tc>
        <w:tc>
          <w:tcPr>
            <w:tcW w:w="372" w:type="pct"/>
            <w:tcBorders>
              <w:top w:val="single" w:sz="6" w:space="0" w:color="000000"/>
              <w:left w:val="single" w:sz="6" w:space="0" w:color="000000"/>
              <w:bottom w:val="single" w:sz="6" w:space="0" w:color="000000"/>
              <w:right w:val="single" w:sz="6" w:space="0" w:color="000000"/>
            </w:tcBorders>
            <w:vAlign w:val="center"/>
          </w:tcPr>
          <w:p w14:paraId="110766DB" w14:textId="77777777" w:rsidR="00907DFD" w:rsidRPr="00CE081D" w:rsidRDefault="00907DFD" w:rsidP="00C65D8C">
            <w:pPr>
              <w:rPr>
                <w:rFonts w:ascii="Tahoma" w:hAnsi="Tahoma" w:cs="Tahoma"/>
              </w:rPr>
            </w:pPr>
          </w:p>
        </w:tc>
      </w:tr>
      <w:tr w:rsidR="00907DFD" w:rsidRPr="00CE081D" w14:paraId="733B4D22" w14:textId="77777777" w:rsidTr="00B44486">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18F520BA" w14:textId="74EA21E8" w:rsidR="00907DFD" w:rsidRPr="00CE081D" w:rsidRDefault="00E101E0" w:rsidP="00C65D8C">
            <w:pPr>
              <w:rPr>
                <w:rFonts w:ascii="Tahoma" w:hAnsi="Tahoma" w:cs="Tahoma"/>
              </w:rPr>
            </w:pPr>
            <w:r w:rsidRPr="00CE081D">
              <w:rPr>
                <w:rFonts w:ascii="Tahoma" w:hAnsi="Tahoma" w:cs="Tahoma"/>
              </w:rPr>
              <w:t>5</w:t>
            </w:r>
          </w:p>
        </w:tc>
        <w:tc>
          <w:tcPr>
            <w:tcW w:w="949" w:type="pct"/>
            <w:tcBorders>
              <w:top w:val="single" w:sz="6" w:space="0" w:color="000000"/>
              <w:left w:val="single" w:sz="6" w:space="0" w:color="000000"/>
              <w:bottom w:val="single" w:sz="6" w:space="0" w:color="000000"/>
              <w:right w:val="single" w:sz="6" w:space="0" w:color="000000"/>
            </w:tcBorders>
            <w:vAlign w:val="center"/>
          </w:tcPr>
          <w:p w14:paraId="0EF5469B" w14:textId="5400CE17" w:rsidR="00907DFD" w:rsidRPr="00CE081D" w:rsidRDefault="00907DFD" w:rsidP="00C65D8C">
            <w:pPr>
              <w:rPr>
                <w:rFonts w:ascii="Tahoma" w:hAnsi="Tahoma" w:cs="Tahoma"/>
              </w:rPr>
            </w:pPr>
            <w:r w:rsidRPr="00CE081D">
              <w:rPr>
                <w:rFonts w:ascii="Tahoma" w:hAnsi="Tahoma" w:cs="Tahoma"/>
              </w:rPr>
              <w:t>hint</w:t>
            </w:r>
          </w:p>
        </w:tc>
        <w:tc>
          <w:tcPr>
            <w:tcW w:w="2053" w:type="pct"/>
            <w:tcBorders>
              <w:top w:val="single" w:sz="6" w:space="0" w:color="000000"/>
              <w:left w:val="single" w:sz="6" w:space="0" w:color="000000"/>
              <w:bottom w:val="single" w:sz="6" w:space="0" w:color="000000"/>
              <w:right w:val="single" w:sz="6" w:space="0" w:color="000000"/>
            </w:tcBorders>
            <w:vAlign w:val="center"/>
          </w:tcPr>
          <w:p w14:paraId="72A26346" w14:textId="3DEF39CC" w:rsidR="00907DFD" w:rsidRPr="00CE081D" w:rsidRDefault="00907DFD" w:rsidP="00C65D8C">
            <w:pPr>
              <w:rPr>
                <w:rFonts w:ascii="Tahoma" w:hAnsi="Tahoma" w:cs="Tahoma"/>
              </w:rPr>
            </w:pPr>
            <w:r w:rsidRPr="00CE081D">
              <w:rPr>
                <w:rFonts w:ascii="Tahoma" w:hAnsi="Tahoma" w:cs="Tahoma"/>
              </w:rPr>
              <w:t>Question hint</w:t>
            </w:r>
          </w:p>
        </w:tc>
        <w:tc>
          <w:tcPr>
            <w:tcW w:w="398" w:type="pct"/>
            <w:tcBorders>
              <w:top w:val="single" w:sz="6" w:space="0" w:color="000000"/>
              <w:left w:val="single" w:sz="6" w:space="0" w:color="000000"/>
              <w:bottom w:val="single" w:sz="6" w:space="0" w:color="000000"/>
              <w:right w:val="single" w:sz="6" w:space="0" w:color="000000"/>
            </w:tcBorders>
          </w:tcPr>
          <w:p w14:paraId="5AC772C2" w14:textId="514CA232" w:rsidR="00907DFD" w:rsidRPr="00CE081D" w:rsidRDefault="00907DFD" w:rsidP="00C65D8C">
            <w:pPr>
              <w:rPr>
                <w:rFonts w:ascii="Tahoma" w:hAnsi="Tahoma" w:cs="Tahoma"/>
              </w:rPr>
            </w:pPr>
            <w:r w:rsidRPr="00CE081D">
              <w:rPr>
                <w:rFonts w:ascii="Tahoma" w:hAnsi="Tahoma" w:cs="Tahoma"/>
              </w:rPr>
              <w:t>Y</w:t>
            </w:r>
          </w:p>
        </w:tc>
        <w:tc>
          <w:tcPr>
            <w:tcW w:w="501" w:type="pct"/>
            <w:tcBorders>
              <w:top w:val="single" w:sz="6" w:space="0" w:color="000000"/>
              <w:left w:val="single" w:sz="6" w:space="0" w:color="000000"/>
              <w:bottom w:val="single" w:sz="6" w:space="0" w:color="000000"/>
              <w:right w:val="single" w:sz="6" w:space="0" w:color="000000"/>
            </w:tcBorders>
            <w:vAlign w:val="center"/>
          </w:tcPr>
          <w:p w14:paraId="308A5FE8" w14:textId="6C345F63" w:rsidR="00907DFD" w:rsidRPr="00CE081D" w:rsidRDefault="00907DFD"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478E228B" w14:textId="303C46BC" w:rsidR="00907DFD" w:rsidRPr="00CE081D" w:rsidRDefault="00907DFD" w:rsidP="00C65D8C">
            <w:pPr>
              <w:rPr>
                <w:rFonts w:ascii="Tahoma" w:hAnsi="Tahoma" w:cs="Tahoma"/>
              </w:rPr>
            </w:pPr>
            <w:r w:rsidRPr="00CE081D">
              <w:rPr>
                <w:rFonts w:ascii="Tahoma" w:hAnsi="Tahoma" w:cs="Tahoma"/>
              </w:rPr>
              <w:t>255</w:t>
            </w:r>
          </w:p>
        </w:tc>
        <w:tc>
          <w:tcPr>
            <w:tcW w:w="372" w:type="pct"/>
            <w:tcBorders>
              <w:top w:val="single" w:sz="6" w:space="0" w:color="000000"/>
              <w:left w:val="single" w:sz="6" w:space="0" w:color="000000"/>
              <w:bottom w:val="single" w:sz="6" w:space="0" w:color="000000"/>
              <w:right w:val="single" w:sz="6" w:space="0" w:color="000000"/>
            </w:tcBorders>
            <w:vAlign w:val="center"/>
          </w:tcPr>
          <w:p w14:paraId="32D0117A" w14:textId="77777777" w:rsidR="00907DFD" w:rsidRPr="00CE081D" w:rsidRDefault="00907DFD" w:rsidP="00C65D8C">
            <w:pPr>
              <w:rPr>
                <w:rFonts w:ascii="Tahoma" w:hAnsi="Tahoma" w:cs="Tahoma"/>
              </w:rPr>
            </w:pPr>
          </w:p>
        </w:tc>
      </w:tr>
      <w:tr w:rsidR="00907DFD" w:rsidRPr="00CE081D" w14:paraId="7B20FB98" w14:textId="77777777" w:rsidTr="00B44486">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19D8D218" w14:textId="563015E6" w:rsidR="00907DFD" w:rsidRPr="00CE081D" w:rsidRDefault="00E101E0" w:rsidP="00C65D8C">
            <w:pPr>
              <w:rPr>
                <w:rFonts w:ascii="Tahoma" w:hAnsi="Tahoma" w:cs="Tahoma"/>
              </w:rPr>
            </w:pPr>
            <w:r w:rsidRPr="00CE081D">
              <w:rPr>
                <w:rFonts w:ascii="Tahoma" w:hAnsi="Tahoma" w:cs="Tahoma"/>
              </w:rPr>
              <w:t>6</w:t>
            </w:r>
          </w:p>
        </w:tc>
        <w:tc>
          <w:tcPr>
            <w:tcW w:w="949" w:type="pct"/>
            <w:tcBorders>
              <w:top w:val="single" w:sz="6" w:space="0" w:color="000000"/>
              <w:left w:val="single" w:sz="6" w:space="0" w:color="000000"/>
              <w:bottom w:val="single" w:sz="6" w:space="0" w:color="000000"/>
              <w:right w:val="single" w:sz="6" w:space="0" w:color="000000"/>
            </w:tcBorders>
            <w:vAlign w:val="center"/>
          </w:tcPr>
          <w:p w14:paraId="2E00A9D4" w14:textId="1372782F" w:rsidR="00907DFD" w:rsidRPr="00CE081D" w:rsidRDefault="00907DFD" w:rsidP="00C65D8C">
            <w:pPr>
              <w:rPr>
                <w:rFonts w:ascii="Tahoma" w:hAnsi="Tahoma" w:cs="Tahoma"/>
              </w:rPr>
            </w:pPr>
            <w:r w:rsidRPr="00CE081D">
              <w:rPr>
                <w:rFonts w:ascii="Tahoma" w:hAnsi="Tahoma" w:cs="Tahoma"/>
              </w:rPr>
              <w:t>note</w:t>
            </w:r>
          </w:p>
        </w:tc>
        <w:tc>
          <w:tcPr>
            <w:tcW w:w="2053" w:type="pct"/>
            <w:tcBorders>
              <w:top w:val="single" w:sz="6" w:space="0" w:color="000000"/>
              <w:left w:val="single" w:sz="6" w:space="0" w:color="000000"/>
              <w:bottom w:val="single" w:sz="6" w:space="0" w:color="000000"/>
              <w:right w:val="single" w:sz="6" w:space="0" w:color="000000"/>
            </w:tcBorders>
            <w:vAlign w:val="center"/>
          </w:tcPr>
          <w:p w14:paraId="6A7FEBF3" w14:textId="29796D68" w:rsidR="00907DFD" w:rsidRPr="00CE081D" w:rsidRDefault="00907DFD" w:rsidP="00C65D8C">
            <w:pPr>
              <w:rPr>
                <w:rFonts w:ascii="Tahoma" w:hAnsi="Tahoma" w:cs="Tahoma"/>
              </w:rPr>
            </w:pPr>
            <w:r w:rsidRPr="00CE081D">
              <w:rPr>
                <w:rFonts w:ascii="Tahoma" w:hAnsi="Tahoma" w:cs="Tahoma"/>
              </w:rPr>
              <w:t>Question remark</w:t>
            </w:r>
          </w:p>
        </w:tc>
        <w:tc>
          <w:tcPr>
            <w:tcW w:w="398" w:type="pct"/>
            <w:tcBorders>
              <w:top w:val="single" w:sz="6" w:space="0" w:color="000000"/>
              <w:left w:val="single" w:sz="6" w:space="0" w:color="000000"/>
              <w:bottom w:val="single" w:sz="6" w:space="0" w:color="000000"/>
              <w:right w:val="single" w:sz="6" w:space="0" w:color="000000"/>
            </w:tcBorders>
          </w:tcPr>
          <w:p w14:paraId="488BC37C" w14:textId="40EC5801" w:rsidR="00907DFD" w:rsidRPr="00CE081D" w:rsidRDefault="00907DFD" w:rsidP="00C65D8C">
            <w:pPr>
              <w:rPr>
                <w:rFonts w:ascii="Tahoma" w:hAnsi="Tahoma" w:cs="Tahoma"/>
              </w:rPr>
            </w:pPr>
            <w:r w:rsidRPr="00CE081D">
              <w:rPr>
                <w:rFonts w:ascii="Tahoma" w:hAnsi="Tahoma" w:cs="Tahoma"/>
              </w:rPr>
              <w:t>Y</w:t>
            </w:r>
          </w:p>
        </w:tc>
        <w:tc>
          <w:tcPr>
            <w:tcW w:w="501" w:type="pct"/>
            <w:tcBorders>
              <w:top w:val="single" w:sz="6" w:space="0" w:color="000000"/>
              <w:left w:val="single" w:sz="6" w:space="0" w:color="000000"/>
              <w:bottom w:val="single" w:sz="6" w:space="0" w:color="000000"/>
              <w:right w:val="single" w:sz="6" w:space="0" w:color="000000"/>
            </w:tcBorders>
            <w:vAlign w:val="center"/>
          </w:tcPr>
          <w:p w14:paraId="34D74FB4" w14:textId="45F8FB20" w:rsidR="00907DFD" w:rsidRPr="00CE081D" w:rsidRDefault="00907DFD"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43197632" w14:textId="7BC6CF84" w:rsidR="00907DFD" w:rsidRPr="00CE081D" w:rsidRDefault="00907DFD" w:rsidP="00C65D8C">
            <w:pPr>
              <w:rPr>
                <w:rFonts w:ascii="Tahoma" w:hAnsi="Tahoma" w:cs="Tahoma"/>
              </w:rPr>
            </w:pPr>
            <w:r w:rsidRPr="00CE081D">
              <w:rPr>
                <w:rFonts w:ascii="Tahoma" w:hAnsi="Tahoma" w:cs="Tahoma"/>
              </w:rPr>
              <w:t>255</w:t>
            </w:r>
          </w:p>
        </w:tc>
        <w:tc>
          <w:tcPr>
            <w:tcW w:w="372" w:type="pct"/>
            <w:tcBorders>
              <w:top w:val="single" w:sz="6" w:space="0" w:color="000000"/>
              <w:left w:val="single" w:sz="6" w:space="0" w:color="000000"/>
              <w:bottom w:val="single" w:sz="6" w:space="0" w:color="000000"/>
              <w:right w:val="single" w:sz="6" w:space="0" w:color="000000"/>
            </w:tcBorders>
            <w:vAlign w:val="center"/>
          </w:tcPr>
          <w:p w14:paraId="42D832C8" w14:textId="77777777" w:rsidR="00907DFD" w:rsidRPr="00CE081D" w:rsidRDefault="00907DFD" w:rsidP="00C65D8C">
            <w:pPr>
              <w:rPr>
                <w:rFonts w:ascii="Tahoma" w:hAnsi="Tahoma" w:cs="Tahoma"/>
              </w:rPr>
            </w:pPr>
          </w:p>
        </w:tc>
      </w:tr>
      <w:tr w:rsidR="00907DFD" w:rsidRPr="00CE081D" w14:paraId="01FB9CAA" w14:textId="77777777" w:rsidTr="00B44486">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0B12DCD0" w14:textId="58C77086" w:rsidR="00907DFD" w:rsidRPr="00CE081D" w:rsidRDefault="00E101E0" w:rsidP="00C65D8C">
            <w:pPr>
              <w:rPr>
                <w:rFonts w:ascii="Tahoma" w:hAnsi="Tahoma" w:cs="Tahoma"/>
              </w:rPr>
            </w:pPr>
            <w:r w:rsidRPr="00CE081D">
              <w:rPr>
                <w:rFonts w:ascii="Tahoma" w:hAnsi="Tahoma" w:cs="Tahoma"/>
              </w:rPr>
              <w:t>7</w:t>
            </w:r>
          </w:p>
        </w:tc>
        <w:tc>
          <w:tcPr>
            <w:tcW w:w="949" w:type="pct"/>
            <w:tcBorders>
              <w:top w:val="single" w:sz="6" w:space="0" w:color="000000"/>
              <w:left w:val="single" w:sz="6" w:space="0" w:color="000000"/>
              <w:bottom w:val="single" w:sz="6" w:space="0" w:color="000000"/>
              <w:right w:val="single" w:sz="6" w:space="0" w:color="000000"/>
            </w:tcBorders>
            <w:vAlign w:val="center"/>
          </w:tcPr>
          <w:p w14:paraId="6DADDAC5" w14:textId="54594721" w:rsidR="00907DFD" w:rsidRPr="00CE081D" w:rsidRDefault="00907DFD" w:rsidP="00C65D8C">
            <w:pPr>
              <w:rPr>
                <w:rFonts w:ascii="Tahoma" w:hAnsi="Tahoma" w:cs="Tahoma"/>
              </w:rPr>
            </w:pPr>
            <w:r w:rsidRPr="00CE081D">
              <w:rPr>
                <w:rFonts w:ascii="Tahoma" w:hAnsi="Tahoma" w:cs="Tahoma"/>
              </w:rPr>
              <w:t>type</w:t>
            </w:r>
          </w:p>
        </w:tc>
        <w:tc>
          <w:tcPr>
            <w:tcW w:w="2053" w:type="pct"/>
            <w:tcBorders>
              <w:top w:val="single" w:sz="6" w:space="0" w:color="000000"/>
              <w:left w:val="single" w:sz="6" w:space="0" w:color="000000"/>
              <w:bottom w:val="single" w:sz="6" w:space="0" w:color="000000"/>
              <w:right w:val="single" w:sz="6" w:space="0" w:color="000000"/>
            </w:tcBorders>
            <w:vAlign w:val="center"/>
          </w:tcPr>
          <w:p w14:paraId="41AEB525" w14:textId="000AA54B" w:rsidR="00907DFD" w:rsidRPr="00CE081D" w:rsidRDefault="00907DFD" w:rsidP="00C65D8C">
            <w:pPr>
              <w:rPr>
                <w:rFonts w:ascii="Tahoma" w:hAnsi="Tahoma" w:cs="Tahoma"/>
              </w:rPr>
            </w:pPr>
            <w:r w:rsidRPr="00CE081D">
              <w:rPr>
                <w:rFonts w:ascii="Tahoma" w:hAnsi="Tahoma" w:cs="Tahoma"/>
              </w:rPr>
              <w:t>Question type</w:t>
            </w:r>
          </w:p>
        </w:tc>
        <w:tc>
          <w:tcPr>
            <w:tcW w:w="398" w:type="pct"/>
            <w:tcBorders>
              <w:top w:val="single" w:sz="6" w:space="0" w:color="000000"/>
              <w:left w:val="single" w:sz="6" w:space="0" w:color="000000"/>
              <w:bottom w:val="single" w:sz="6" w:space="0" w:color="000000"/>
              <w:right w:val="single" w:sz="6" w:space="0" w:color="000000"/>
            </w:tcBorders>
          </w:tcPr>
          <w:p w14:paraId="666836C3" w14:textId="3373DBBB" w:rsidR="00907DFD" w:rsidRPr="00CE081D" w:rsidRDefault="00907DFD" w:rsidP="00C65D8C">
            <w:pPr>
              <w:rPr>
                <w:rFonts w:ascii="Tahoma" w:hAnsi="Tahoma" w:cs="Tahoma"/>
              </w:rPr>
            </w:pPr>
            <w:r w:rsidRPr="00CE081D">
              <w:rPr>
                <w:rFonts w:ascii="Tahoma" w:hAnsi="Tahoma" w:cs="Tahoma"/>
              </w:rPr>
              <w:t>N</w:t>
            </w:r>
          </w:p>
        </w:tc>
        <w:tc>
          <w:tcPr>
            <w:tcW w:w="501" w:type="pct"/>
            <w:tcBorders>
              <w:top w:val="single" w:sz="6" w:space="0" w:color="000000"/>
              <w:left w:val="single" w:sz="6" w:space="0" w:color="000000"/>
              <w:bottom w:val="single" w:sz="6" w:space="0" w:color="000000"/>
              <w:right w:val="single" w:sz="6" w:space="0" w:color="000000"/>
            </w:tcBorders>
            <w:vAlign w:val="center"/>
          </w:tcPr>
          <w:p w14:paraId="4709CD60" w14:textId="11764488" w:rsidR="00907DFD" w:rsidRPr="00CE081D" w:rsidRDefault="00907DFD" w:rsidP="00C65D8C">
            <w:pPr>
              <w:rPr>
                <w:rFonts w:ascii="Tahoma" w:hAnsi="Tahoma" w:cs="Tahoma"/>
              </w:rPr>
            </w:pPr>
            <w:proofErr w:type="spellStart"/>
            <w:r w:rsidRPr="00CE081D">
              <w:rPr>
                <w:rFonts w:ascii="Tahoma" w:hAnsi="Tahoma" w:cs="Tahoma"/>
              </w:rPr>
              <w:t>tinyint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5E18C359" w14:textId="77777777" w:rsidR="00907DFD" w:rsidRPr="00CE081D" w:rsidRDefault="00907DFD" w:rsidP="00C65D8C">
            <w:pPr>
              <w:rPr>
                <w:rFonts w:ascii="Tahoma" w:hAnsi="Tahoma" w:cs="Tahoma"/>
              </w:rPr>
            </w:pPr>
          </w:p>
        </w:tc>
        <w:tc>
          <w:tcPr>
            <w:tcW w:w="372" w:type="pct"/>
            <w:tcBorders>
              <w:top w:val="single" w:sz="6" w:space="0" w:color="000000"/>
              <w:left w:val="single" w:sz="6" w:space="0" w:color="000000"/>
              <w:bottom w:val="single" w:sz="6" w:space="0" w:color="000000"/>
              <w:right w:val="single" w:sz="6" w:space="0" w:color="000000"/>
            </w:tcBorders>
            <w:vAlign w:val="center"/>
          </w:tcPr>
          <w:p w14:paraId="770B279D" w14:textId="77777777" w:rsidR="00907DFD" w:rsidRPr="00CE081D" w:rsidRDefault="00907DFD" w:rsidP="00C65D8C">
            <w:pPr>
              <w:rPr>
                <w:rFonts w:ascii="Tahoma" w:hAnsi="Tahoma" w:cs="Tahoma"/>
              </w:rPr>
            </w:pPr>
          </w:p>
        </w:tc>
      </w:tr>
      <w:tr w:rsidR="00907DFD" w:rsidRPr="00CE081D" w14:paraId="1044D9D0" w14:textId="77777777" w:rsidTr="00B44486">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3FFBC446" w14:textId="5E896544" w:rsidR="00907DFD" w:rsidRPr="00CE081D" w:rsidRDefault="00E101E0" w:rsidP="00C65D8C">
            <w:pPr>
              <w:rPr>
                <w:rFonts w:ascii="Tahoma" w:hAnsi="Tahoma" w:cs="Tahoma"/>
              </w:rPr>
            </w:pPr>
            <w:r w:rsidRPr="00CE081D">
              <w:rPr>
                <w:rFonts w:ascii="Tahoma" w:hAnsi="Tahoma" w:cs="Tahoma"/>
              </w:rPr>
              <w:t>8</w:t>
            </w:r>
          </w:p>
        </w:tc>
        <w:tc>
          <w:tcPr>
            <w:tcW w:w="949" w:type="pct"/>
            <w:tcBorders>
              <w:top w:val="single" w:sz="6" w:space="0" w:color="000000"/>
              <w:left w:val="single" w:sz="6" w:space="0" w:color="000000"/>
              <w:bottom w:val="single" w:sz="6" w:space="0" w:color="000000"/>
              <w:right w:val="single" w:sz="6" w:space="0" w:color="000000"/>
            </w:tcBorders>
            <w:vAlign w:val="center"/>
          </w:tcPr>
          <w:p w14:paraId="38A57F81" w14:textId="7EF40E72" w:rsidR="00907DFD" w:rsidRPr="00CE081D" w:rsidRDefault="00907DFD" w:rsidP="00C65D8C">
            <w:pPr>
              <w:rPr>
                <w:rFonts w:ascii="Tahoma" w:hAnsi="Tahoma" w:cs="Tahoma"/>
              </w:rPr>
            </w:pPr>
            <w:r w:rsidRPr="00CE081D">
              <w:rPr>
                <w:rFonts w:ascii="Tahoma" w:hAnsi="Tahoma" w:cs="Tahoma"/>
              </w:rPr>
              <w:t>required</w:t>
            </w:r>
          </w:p>
        </w:tc>
        <w:tc>
          <w:tcPr>
            <w:tcW w:w="2053" w:type="pct"/>
            <w:tcBorders>
              <w:top w:val="single" w:sz="6" w:space="0" w:color="000000"/>
              <w:left w:val="single" w:sz="6" w:space="0" w:color="000000"/>
              <w:bottom w:val="single" w:sz="6" w:space="0" w:color="000000"/>
              <w:right w:val="single" w:sz="6" w:space="0" w:color="000000"/>
            </w:tcBorders>
            <w:vAlign w:val="center"/>
          </w:tcPr>
          <w:p w14:paraId="40195C0B" w14:textId="73DB36ED" w:rsidR="00907DFD" w:rsidRPr="00CE081D" w:rsidRDefault="00907DFD" w:rsidP="00C65D8C">
            <w:pPr>
              <w:rPr>
                <w:rFonts w:ascii="Tahoma" w:hAnsi="Tahoma" w:cs="Tahoma"/>
              </w:rPr>
            </w:pPr>
            <w:r w:rsidRPr="00CE081D">
              <w:rPr>
                <w:rFonts w:ascii="Tahoma" w:hAnsi="Tahoma" w:cs="Tahoma"/>
              </w:rPr>
              <w:t>Determine if question is mandatory</w:t>
            </w:r>
          </w:p>
        </w:tc>
        <w:tc>
          <w:tcPr>
            <w:tcW w:w="398" w:type="pct"/>
            <w:tcBorders>
              <w:top w:val="single" w:sz="6" w:space="0" w:color="000000"/>
              <w:left w:val="single" w:sz="6" w:space="0" w:color="000000"/>
              <w:bottom w:val="single" w:sz="6" w:space="0" w:color="000000"/>
              <w:right w:val="single" w:sz="6" w:space="0" w:color="000000"/>
            </w:tcBorders>
          </w:tcPr>
          <w:p w14:paraId="27ECE638" w14:textId="3BD72AB1" w:rsidR="00907DFD" w:rsidRPr="00CE081D" w:rsidRDefault="00907DFD" w:rsidP="00C65D8C">
            <w:pPr>
              <w:rPr>
                <w:rFonts w:ascii="Tahoma" w:hAnsi="Tahoma" w:cs="Tahoma"/>
              </w:rPr>
            </w:pPr>
            <w:r w:rsidRPr="00CE081D">
              <w:rPr>
                <w:rFonts w:ascii="Tahoma" w:hAnsi="Tahoma" w:cs="Tahoma"/>
              </w:rPr>
              <w:t>N</w:t>
            </w:r>
          </w:p>
        </w:tc>
        <w:tc>
          <w:tcPr>
            <w:tcW w:w="501" w:type="pct"/>
            <w:tcBorders>
              <w:top w:val="single" w:sz="6" w:space="0" w:color="000000"/>
              <w:left w:val="single" w:sz="6" w:space="0" w:color="000000"/>
              <w:bottom w:val="single" w:sz="6" w:space="0" w:color="000000"/>
              <w:right w:val="single" w:sz="6" w:space="0" w:color="000000"/>
            </w:tcBorders>
            <w:vAlign w:val="center"/>
          </w:tcPr>
          <w:p w14:paraId="4648AC1D" w14:textId="72868E6E" w:rsidR="00907DFD" w:rsidRPr="00CE081D" w:rsidRDefault="00907DFD" w:rsidP="00C65D8C">
            <w:pPr>
              <w:rPr>
                <w:rFonts w:ascii="Tahoma" w:hAnsi="Tahoma" w:cs="Tahoma"/>
              </w:rPr>
            </w:pPr>
            <w:proofErr w:type="spellStart"/>
            <w:r w:rsidRPr="00CE081D">
              <w:rPr>
                <w:rFonts w:ascii="Tahoma" w:hAnsi="Tahoma" w:cs="Tahoma"/>
              </w:rPr>
              <w:t>boolean</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6CFFB018" w14:textId="77777777" w:rsidR="00907DFD" w:rsidRPr="00CE081D" w:rsidRDefault="00907DFD" w:rsidP="00C65D8C">
            <w:pPr>
              <w:rPr>
                <w:rFonts w:ascii="Tahoma" w:hAnsi="Tahoma" w:cs="Tahoma"/>
              </w:rPr>
            </w:pPr>
          </w:p>
        </w:tc>
        <w:tc>
          <w:tcPr>
            <w:tcW w:w="372" w:type="pct"/>
            <w:tcBorders>
              <w:top w:val="single" w:sz="6" w:space="0" w:color="000000"/>
              <w:left w:val="single" w:sz="6" w:space="0" w:color="000000"/>
              <w:bottom w:val="single" w:sz="6" w:space="0" w:color="000000"/>
              <w:right w:val="single" w:sz="6" w:space="0" w:color="000000"/>
            </w:tcBorders>
            <w:vAlign w:val="center"/>
          </w:tcPr>
          <w:p w14:paraId="28138793" w14:textId="77777777" w:rsidR="00907DFD" w:rsidRPr="00CE081D" w:rsidRDefault="00907DFD" w:rsidP="00C65D8C">
            <w:pPr>
              <w:rPr>
                <w:rFonts w:ascii="Tahoma" w:hAnsi="Tahoma" w:cs="Tahoma"/>
              </w:rPr>
            </w:pPr>
          </w:p>
        </w:tc>
      </w:tr>
      <w:tr w:rsidR="00907DFD" w:rsidRPr="00CE081D" w14:paraId="48AEC9E0" w14:textId="77777777" w:rsidTr="00B44486">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4F763E05" w14:textId="67195F5E" w:rsidR="00907DFD" w:rsidRPr="00CE081D" w:rsidRDefault="00E101E0" w:rsidP="00C65D8C">
            <w:pPr>
              <w:rPr>
                <w:rFonts w:ascii="Tahoma" w:hAnsi="Tahoma" w:cs="Tahoma"/>
              </w:rPr>
            </w:pPr>
            <w:r w:rsidRPr="00CE081D">
              <w:rPr>
                <w:rFonts w:ascii="Tahoma" w:hAnsi="Tahoma" w:cs="Tahoma"/>
              </w:rPr>
              <w:t>9</w:t>
            </w:r>
          </w:p>
        </w:tc>
        <w:tc>
          <w:tcPr>
            <w:tcW w:w="949" w:type="pct"/>
            <w:tcBorders>
              <w:top w:val="single" w:sz="6" w:space="0" w:color="000000"/>
              <w:left w:val="single" w:sz="6" w:space="0" w:color="000000"/>
              <w:bottom w:val="single" w:sz="6" w:space="0" w:color="000000"/>
              <w:right w:val="single" w:sz="6" w:space="0" w:color="000000"/>
            </w:tcBorders>
            <w:vAlign w:val="center"/>
          </w:tcPr>
          <w:p w14:paraId="06361518" w14:textId="6F07DB96" w:rsidR="00907DFD" w:rsidRPr="00CE081D" w:rsidRDefault="00907DFD" w:rsidP="00C65D8C">
            <w:pPr>
              <w:rPr>
                <w:rFonts w:ascii="Tahoma" w:hAnsi="Tahoma" w:cs="Tahoma"/>
              </w:rPr>
            </w:pPr>
            <w:proofErr w:type="spellStart"/>
            <w:r w:rsidRPr="00CE081D">
              <w:rPr>
                <w:rFonts w:ascii="Tahoma" w:hAnsi="Tahoma" w:cs="Tahoma"/>
              </w:rPr>
              <w:t>min_value</w:t>
            </w:r>
            <w:proofErr w:type="spellEnd"/>
          </w:p>
        </w:tc>
        <w:tc>
          <w:tcPr>
            <w:tcW w:w="2053" w:type="pct"/>
            <w:tcBorders>
              <w:top w:val="single" w:sz="6" w:space="0" w:color="000000"/>
              <w:left w:val="single" w:sz="6" w:space="0" w:color="000000"/>
              <w:bottom w:val="single" w:sz="6" w:space="0" w:color="000000"/>
              <w:right w:val="single" w:sz="6" w:space="0" w:color="000000"/>
            </w:tcBorders>
            <w:vAlign w:val="center"/>
          </w:tcPr>
          <w:p w14:paraId="63D3F3F0" w14:textId="1B7FEAD4" w:rsidR="00907DFD" w:rsidRPr="00CE081D" w:rsidRDefault="00907DFD" w:rsidP="00C65D8C">
            <w:pPr>
              <w:rPr>
                <w:rFonts w:ascii="Tahoma" w:hAnsi="Tahoma" w:cs="Tahoma"/>
              </w:rPr>
            </w:pPr>
            <w:r w:rsidRPr="00CE081D">
              <w:rPr>
                <w:rFonts w:ascii="Tahoma" w:hAnsi="Tahoma" w:cs="Tahoma"/>
              </w:rPr>
              <w:t>Minimal desired value</w:t>
            </w:r>
          </w:p>
        </w:tc>
        <w:tc>
          <w:tcPr>
            <w:tcW w:w="398" w:type="pct"/>
            <w:tcBorders>
              <w:top w:val="single" w:sz="6" w:space="0" w:color="000000"/>
              <w:left w:val="single" w:sz="6" w:space="0" w:color="000000"/>
              <w:bottom w:val="single" w:sz="6" w:space="0" w:color="000000"/>
              <w:right w:val="single" w:sz="6" w:space="0" w:color="000000"/>
            </w:tcBorders>
          </w:tcPr>
          <w:p w14:paraId="55421D32" w14:textId="156078B2" w:rsidR="00907DFD" w:rsidRPr="00CE081D" w:rsidRDefault="00907DFD" w:rsidP="00C65D8C">
            <w:pPr>
              <w:rPr>
                <w:rFonts w:ascii="Tahoma" w:hAnsi="Tahoma" w:cs="Tahoma"/>
              </w:rPr>
            </w:pPr>
            <w:r w:rsidRPr="00CE081D">
              <w:rPr>
                <w:rFonts w:ascii="Tahoma" w:hAnsi="Tahoma" w:cs="Tahoma"/>
              </w:rPr>
              <w:t>Y</w:t>
            </w:r>
          </w:p>
        </w:tc>
        <w:tc>
          <w:tcPr>
            <w:tcW w:w="501" w:type="pct"/>
            <w:tcBorders>
              <w:top w:val="single" w:sz="6" w:space="0" w:color="000000"/>
              <w:left w:val="single" w:sz="6" w:space="0" w:color="000000"/>
              <w:bottom w:val="single" w:sz="6" w:space="0" w:color="000000"/>
              <w:right w:val="single" w:sz="6" w:space="0" w:color="000000"/>
            </w:tcBorders>
            <w:vAlign w:val="center"/>
          </w:tcPr>
          <w:p w14:paraId="6466ED4A" w14:textId="3103088D" w:rsidR="00907DFD" w:rsidRPr="00CE081D" w:rsidRDefault="00907DFD" w:rsidP="00C65D8C">
            <w:pPr>
              <w:rPr>
                <w:rFonts w:ascii="Tahoma" w:hAnsi="Tahoma" w:cs="Tahoma"/>
              </w:rPr>
            </w:pPr>
            <w:proofErr w:type="spellStart"/>
            <w:r w:rsidRPr="00CE081D">
              <w:rPr>
                <w:rFonts w:ascii="Tahoma" w:hAnsi="Tahoma" w:cs="Tahoma"/>
              </w:rPr>
              <w:t>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5BAA1FD3" w14:textId="77777777" w:rsidR="00907DFD" w:rsidRPr="00CE081D" w:rsidRDefault="00907DFD" w:rsidP="00C65D8C">
            <w:pPr>
              <w:rPr>
                <w:rFonts w:ascii="Tahoma" w:hAnsi="Tahoma" w:cs="Tahoma"/>
              </w:rPr>
            </w:pPr>
          </w:p>
        </w:tc>
        <w:tc>
          <w:tcPr>
            <w:tcW w:w="372" w:type="pct"/>
            <w:tcBorders>
              <w:top w:val="single" w:sz="6" w:space="0" w:color="000000"/>
              <w:left w:val="single" w:sz="6" w:space="0" w:color="000000"/>
              <w:bottom w:val="single" w:sz="6" w:space="0" w:color="000000"/>
              <w:right w:val="single" w:sz="6" w:space="0" w:color="000000"/>
            </w:tcBorders>
            <w:vAlign w:val="center"/>
          </w:tcPr>
          <w:p w14:paraId="2893C9BB" w14:textId="77777777" w:rsidR="00907DFD" w:rsidRPr="00CE081D" w:rsidRDefault="00907DFD" w:rsidP="00C65D8C">
            <w:pPr>
              <w:rPr>
                <w:rFonts w:ascii="Tahoma" w:hAnsi="Tahoma" w:cs="Tahoma"/>
              </w:rPr>
            </w:pPr>
          </w:p>
        </w:tc>
      </w:tr>
      <w:tr w:rsidR="00907DFD" w:rsidRPr="00CE081D" w14:paraId="088F1FC7" w14:textId="77777777" w:rsidTr="00B44486">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288A32AF" w14:textId="043ED1AB" w:rsidR="00907DFD" w:rsidRPr="00CE081D" w:rsidRDefault="00E101E0" w:rsidP="00C65D8C">
            <w:pPr>
              <w:rPr>
                <w:rFonts w:ascii="Tahoma" w:hAnsi="Tahoma" w:cs="Tahoma"/>
              </w:rPr>
            </w:pPr>
            <w:r w:rsidRPr="00CE081D">
              <w:rPr>
                <w:rFonts w:ascii="Tahoma" w:hAnsi="Tahoma" w:cs="Tahoma"/>
              </w:rPr>
              <w:t>10</w:t>
            </w:r>
          </w:p>
        </w:tc>
        <w:tc>
          <w:tcPr>
            <w:tcW w:w="949" w:type="pct"/>
            <w:tcBorders>
              <w:top w:val="single" w:sz="6" w:space="0" w:color="000000"/>
              <w:left w:val="single" w:sz="6" w:space="0" w:color="000000"/>
              <w:bottom w:val="single" w:sz="6" w:space="0" w:color="000000"/>
              <w:right w:val="single" w:sz="6" w:space="0" w:color="000000"/>
            </w:tcBorders>
            <w:vAlign w:val="center"/>
          </w:tcPr>
          <w:p w14:paraId="58C71A92" w14:textId="4E466C19" w:rsidR="00907DFD" w:rsidRPr="00CE081D" w:rsidRDefault="00907DFD" w:rsidP="00C65D8C">
            <w:pPr>
              <w:rPr>
                <w:rFonts w:ascii="Tahoma" w:hAnsi="Tahoma" w:cs="Tahoma"/>
              </w:rPr>
            </w:pPr>
            <w:proofErr w:type="spellStart"/>
            <w:r w:rsidRPr="00CE081D">
              <w:rPr>
                <w:rFonts w:ascii="Tahoma" w:hAnsi="Tahoma" w:cs="Tahoma"/>
              </w:rPr>
              <w:t>max_value</w:t>
            </w:r>
            <w:proofErr w:type="spellEnd"/>
          </w:p>
        </w:tc>
        <w:tc>
          <w:tcPr>
            <w:tcW w:w="2053" w:type="pct"/>
            <w:tcBorders>
              <w:top w:val="single" w:sz="6" w:space="0" w:color="000000"/>
              <w:left w:val="single" w:sz="6" w:space="0" w:color="000000"/>
              <w:bottom w:val="single" w:sz="6" w:space="0" w:color="000000"/>
              <w:right w:val="single" w:sz="6" w:space="0" w:color="000000"/>
            </w:tcBorders>
            <w:vAlign w:val="center"/>
          </w:tcPr>
          <w:p w14:paraId="69533950" w14:textId="7EADD884" w:rsidR="00907DFD" w:rsidRPr="00CE081D" w:rsidRDefault="00907DFD" w:rsidP="00C65D8C">
            <w:pPr>
              <w:rPr>
                <w:rFonts w:ascii="Tahoma" w:hAnsi="Tahoma" w:cs="Tahoma"/>
              </w:rPr>
            </w:pPr>
            <w:r w:rsidRPr="00CE081D">
              <w:rPr>
                <w:rFonts w:ascii="Tahoma" w:hAnsi="Tahoma" w:cs="Tahoma"/>
              </w:rPr>
              <w:t>Maximal desired value</w:t>
            </w:r>
          </w:p>
        </w:tc>
        <w:tc>
          <w:tcPr>
            <w:tcW w:w="398" w:type="pct"/>
            <w:tcBorders>
              <w:top w:val="single" w:sz="6" w:space="0" w:color="000000"/>
              <w:left w:val="single" w:sz="6" w:space="0" w:color="000000"/>
              <w:bottom w:val="single" w:sz="6" w:space="0" w:color="000000"/>
              <w:right w:val="single" w:sz="6" w:space="0" w:color="000000"/>
            </w:tcBorders>
          </w:tcPr>
          <w:p w14:paraId="38CAAFF1" w14:textId="6E582D32" w:rsidR="00907DFD" w:rsidRPr="00CE081D" w:rsidRDefault="00907DFD" w:rsidP="00C65D8C">
            <w:pPr>
              <w:rPr>
                <w:rFonts w:ascii="Tahoma" w:hAnsi="Tahoma" w:cs="Tahoma"/>
              </w:rPr>
            </w:pPr>
            <w:r w:rsidRPr="00CE081D">
              <w:rPr>
                <w:rFonts w:ascii="Tahoma" w:hAnsi="Tahoma" w:cs="Tahoma"/>
              </w:rPr>
              <w:t>Y</w:t>
            </w:r>
          </w:p>
        </w:tc>
        <w:tc>
          <w:tcPr>
            <w:tcW w:w="501" w:type="pct"/>
            <w:tcBorders>
              <w:top w:val="single" w:sz="6" w:space="0" w:color="000000"/>
              <w:left w:val="single" w:sz="6" w:space="0" w:color="000000"/>
              <w:bottom w:val="single" w:sz="6" w:space="0" w:color="000000"/>
              <w:right w:val="single" w:sz="6" w:space="0" w:color="000000"/>
            </w:tcBorders>
            <w:vAlign w:val="center"/>
          </w:tcPr>
          <w:p w14:paraId="52CC9062" w14:textId="47CAD112" w:rsidR="00907DFD" w:rsidRPr="00CE081D" w:rsidRDefault="00907DFD" w:rsidP="00C65D8C">
            <w:pPr>
              <w:rPr>
                <w:rFonts w:ascii="Tahoma" w:hAnsi="Tahoma" w:cs="Tahoma"/>
              </w:rPr>
            </w:pPr>
            <w:proofErr w:type="spellStart"/>
            <w:r w:rsidRPr="00CE081D">
              <w:rPr>
                <w:rFonts w:ascii="Tahoma" w:hAnsi="Tahoma" w:cs="Tahoma"/>
              </w:rPr>
              <w:t>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0CCBE5A8" w14:textId="77777777" w:rsidR="00907DFD" w:rsidRPr="00CE081D" w:rsidRDefault="00907DFD" w:rsidP="00C65D8C">
            <w:pPr>
              <w:rPr>
                <w:rFonts w:ascii="Tahoma" w:hAnsi="Tahoma" w:cs="Tahoma"/>
              </w:rPr>
            </w:pPr>
          </w:p>
        </w:tc>
        <w:tc>
          <w:tcPr>
            <w:tcW w:w="372" w:type="pct"/>
            <w:tcBorders>
              <w:top w:val="single" w:sz="6" w:space="0" w:color="000000"/>
              <w:left w:val="single" w:sz="6" w:space="0" w:color="000000"/>
              <w:bottom w:val="single" w:sz="6" w:space="0" w:color="000000"/>
              <w:right w:val="single" w:sz="6" w:space="0" w:color="000000"/>
            </w:tcBorders>
            <w:vAlign w:val="center"/>
          </w:tcPr>
          <w:p w14:paraId="053620A5" w14:textId="77777777" w:rsidR="00907DFD" w:rsidRPr="00CE081D" w:rsidRDefault="00907DFD" w:rsidP="00C65D8C">
            <w:pPr>
              <w:rPr>
                <w:rFonts w:ascii="Tahoma" w:hAnsi="Tahoma" w:cs="Tahoma"/>
              </w:rPr>
            </w:pPr>
          </w:p>
        </w:tc>
      </w:tr>
      <w:tr w:rsidR="00907DFD" w:rsidRPr="00CE081D" w14:paraId="44A912F5" w14:textId="77777777" w:rsidTr="00B44486">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4895CC72" w14:textId="4F9061C4" w:rsidR="00907DFD" w:rsidRPr="00CE081D" w:rsidRDefault="00E101E0" w:rsidP="00C65D8C">
            <w:pPr>
              <w:rPr>
                <w:rFonts w:ascii="Tahoma" w:hAnsi="Tahoma" w:cs="Tahoma"/>
              </w:rPr>
            </w:pPr>
            <w:r w:rsidRPr="00CE081D">
              <w:rPr>
                <w:rFonts w:ascii="Tahoma" w:hAnsi="Tahoma" w:cs="Tahoma"/>
              </w:rPr>
              <w:t>11</w:t>
            </w:r>
          </w:p>
        </w:tc>
        <w:tc>
          <w:tcPr>
            <w:tcW w:w="949" w:type="pct"/>
            <w:tcBorders>
              <w:top w:val="single" w:sz="6" w:space="0" w:color="000000"/>
              <w:left w:val="single" w:sz="6" w:space="0" w:color="000000"/>
              <w:bottom w:val="single" w:sz="6" w:space="0" w:color="000000"/>
              <w:right w:val="single" w:sz="6" w:space="0" w:color="000000"/>
            </w:tcBorders>
            <w:vAlign w:val="center"/>
          </w:tcPr>
          <w:p w14:paraId="35D11B70" w14:textId="7EFF7480" w:rsidR="00907DFD" w:rsidRPr="00CE081D" w:rsidRDefault="00907DFD" w:rsidP="00C65D8C">
            <w:pPr>
              <w:rPr>
                <w:rFonts w:ascii="Tahoma" w:hAnsi="Tahoma" w:cs="Tahoma"/>
              </w:rPr>
            </w:pPr>
            <w:r w:rsidRPr="00CE081D">
              <w:rPr>
                <w:rFonts w:ascii="Tahoma" w:hAnsi="Tahoma" w:cs="Tahoma"/>
              </w:rPr>
              <w:t>list</w:t>
            </w:r>
          </w:p>
        </w:tc>
        <w:tc>
          <w:tcPr>
            <w:tcW w:w="2053" w:type="pct"/>
            <w:tcBorders>
              <w:top w:val="single" w:sz="6" w:space="0" w:color="000000"/>
              <w:left w:val="single" w:sz="6" w:space="0" w:color="000000"/>
              <w:bottom w:val="single" w:sz="6" w:space="0" w:color="000000"/>
              <w:right w:val="single" w:sz="6" w:space="0" w:color="000000"/>
            </w:tcBorders>
            <w:vAlign w:val="center"/>
          </w:tcPr>
          <w:p w14:paraId="3216725A" w14:textId="29255BFF" w:rsidR="00907DFD" w:rsidRPr="00CE081D" w:rsidRDefault="00907DFD" w:rsidP="00C65D8C">
            <w:pPr>
              <w:rPr>
                <w:rFonts w:ascii="Tahoma" w:hAnsi="Tahoma" w:cs="Tahoma"/>
              </w:rPr>
            </w:pPr>
            <w:r w:rsidRPr="00CE081D">
              <w:rPr>
                <w:rFonts w:ascii="Tahoma" w:hAnsi="Tahoma" w:cs="Tahoma"/>
              </w:rPr>
              <w:t>Values of dropdown list</w:t>
            </w:r>
          </w:p>
        </w:tc>
        <w:tc>
          <w:tcPr>
            <w:tcW w:w="398" w:type="pct"/>
            <w:tcBorders>
              <w:top w:val="single" w:sz="6" w:space="0" w:color="000000"/>
              <w:left w:val="single" w:sz="6" w:space="0" w:color="000000"/>
              <w:bottom w:val="single" w:sz="6" w:space="0" w:color="000000"/>
              <w:right w:val="single" w:sz="6" w:space="0" w:color="000000"/>
            </w:tcBorders>
          </w:tcPr>
          <w:p w14:paraId="222DB84B" w14:textId="1947051B" w:rsidR="00907DFD" w:rsidRPr="00CE081D" w:rsidRDefault="00907DFD" w:rsidP="00C65D8C">
            <w:pPr>
              <w:rPr>
                <w:rFonts w:ascii="Tahoma" w:hAnsi="Tahoma" w:cs="Tahoma"/>
              </w:rPr>
            </w:pPr>
            <w:r w:rsidRPr="00CE081D">
              <w:rPr>
                <w:rFonts w:ascii="Tahoma" w:hAnsi="Tahoma" w:cs="Tahoma"/>
              </w:rPr>
              <w:t>Y</w:t>
            </w:r>
          </w:p>
        </w:tc>
        <w:tc>
          <w:tcPr>
            <w:tcW w:w="501" w:type="pct"/>
            <w:tcBorders>
              <w:top w:val="single" w:sz="6" w:space="0" w:color="000000"/>
              <w:left w:val="single" w:sz="6" w:space="0" w:color="000000"/>
              <w:bottom w:val="single" w:sz="6" w:space="0" w:color="000000"/>
              <w:right w:val="single" w:sz="6" w:space="0" w:color="000000"/>
            </w:tcBorders>
            <w:vAlign w:val="center"/>
          </w:tcPr>
          <w:p w14:paraId="4F03E7AB" w14:textId="549B8A84" w:rsidR="00907DFD" w:rsidRPr="00CE081D" w:rsidRDefault="00907DFD" w:rsidP="00C65D8C">
            <w:pPr>
              <w:rPr>
                <w:rFonts w:ascii="Tahoma" w:hAnsi="Tahoma" w:cs="Tahoma"/>
              </w:rPr>
            </w:pPr>
            <w:r w:rsidRPr="00CE081D">
              <w:rPr>
                <w:rFonts w:ascii="Tahoma" w:hAnsi="Tahoma" w:cs="Tahoma"/>
              </w:rPr>
              <w:t>text</w:t>
            </w:r>
          </w:p>
        </w:tc>
        <w:tc>
          <w:tcPr>
            <w:tcW w:w="468" w:type="pct"/>
            <w:tcBorders>
              <w:top w:val="single" w:sz="6" w:space="0" w:color="000000"/>
              <w:left w:val="single" w:sz="6" w:space="0" w:color="000000"/>
              <w:bottom w:val="single" w:sz="6" w:space="0" w:color="000000"/>
              <w:right w:val="single" w:sz="6" w:space="0" w:color="000000"/>
            </w:tcBorders>
          </w:tcPr>
          <w:p w14:paraId="63DB5D77" w14:textId="77777777" w:rsidR="00907DFD" w:rsidRPr="00CE081D" w:rsidRDefault="00907DFD" w:rsidP="00C65D8C">
            <w:pPr>
              <w:rPr>
                <w:rFonts w:ascii="Tahoma" w:hAnsi="Tahoma" w:cs="Tahoma"/>
              </w:rPr>
            </w:pPr>
          </w:p>
        </w:tc>
        <w:tc>
          <w:tcPr>
            <w:tcW w:w="372" w:type="pct"/>
            <w:tcBorders>
              <w:top w:val="single" w:sz="6" w:space="0" w:color="000000"/>
              <w:left w:val="single" w:sz="6" w:space="0" w:color="000000"/>
              <w:bottom w:val="single" w:sz="6" w:space="0" w:color="000000"/>
              <w:right w:val="single" w:sz="6" w:space="0" w:color="000000"/>
            </w:tcBorders>
            <w:vAlign w:val="center"/>
          </w:tcPr>
          <w:p w14:paraId="719D8FF8" w14:textId="77777777" w:rsidR="00907DFD" w:rsidRPr="00CE081D" w:rsidRDefault="00907DFD" w:rsidP="00C65D8C">
            <w:pPr>
              <w:rPr>
                <w:rFonts w:ascii="Tahoma" w:hAnsi="Tahoma" w:cs="Tahoma"/>
              </w:rPr>
            </w:pPr>
          </w:p>
        </w:tc>
      </w:tr>
      <w:tr w:rsidR="00907DFD" w:rsidRPr="00CE081D" w14:paraId="19990F99" w14:textId="77777777" w:rsidTr="00B44486">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120DFBFB" w14:textId="2FB43490" w:rsidR="00907DFD" w:rsidRPr="00CE081D" w:rsidRDefault="00E101E0" w:rsidP="00C65D8C">
            <w:pPr>
              <w:rPr>
                <w:rFonts w:ascii="Tahoma" w:hAnsi="Tahoma" w:cs="Tahoma"/>
              </w:rPr>
            </w:pPr>
            <w:r w:rsidRPr="00CE081D">
              <w:rPr>
                <w:rFonts w:ascii="Tahoma" w:hAnsi="Tahoma" w:cs="Tahoma"/>
              </w:rPr>
              <w:t>12</w:t>
            </w:r>
          </w:p>
        </w:tc>
        <w:tc>
          <w:tcPr>
            <w:tcW w:w="949" w:type="pct"/>
            <w:tcBorders>
              <w:top w:val="single" w:sz="6" w:space="0" w:color="000000"/>
              <w:left w:val="single" w:sz="6" w:space="0" w:color="000000"/>
              <w:bottom w:val="single" w:sz="6" w:space="0" w:color="000000"/>
              <w:right w:val="single" w:sz="6" w:space="0" w:color="000000"/>
            </w:tcBorders>
            <w:vAlign w:val="center"/>
          </w:tcPr>
          <w:p w14:paraId="3D887F96" w14:textId="0CFDBFEA" w:rsidR="00907DFD" w:rsidRPr="00CE081D" w:rsidRDefault="00907DFD" w:rsidP="00C65D8C">
            <w:pPr>
              <w:rPr>
                <w:rFonts w:ascii="Tahoma" w:hAnsi="Tahoma" w:cs="Tahoma"/>
              </w:rPr>
            </w:pPr>
            <w:proofErr w:type="spellStart"/>
            <w:r w:rsidRPr="00CE081D">
              <w:rPr>
                <w:rFonts w:ascii="Tahoma" w:hAnsi="Tahoma" w:cs="Tahoma"/>
              </w:rPr>
              <w:t>resolusi</w:t>
            </w:r>
            <w:proofErr w:type="spellEnd"/>
          </w:p>
        </w:tc>
        <w:tc>
          <w:tcPr>
            <w:tcW w:w="2053" w:type="pct"/>
            <w:tcBorders>
              <w:top w:val="single" w:sz="6" w:space="0" w:color="000000"/>
              <w:left w:val="single" w:sz="6" w:space="0" w:color="000000"/>
              <w:bottom w:val="single" w:sz="6" w:space="0" w:color="000000"/>
              <w:right w:val="single" w:sz="6" w:space="0" w:color="000000"/>
            </w:tcBorders>
            <w:vAlign w:val="center"/>
          </w:tcPr>
          <w:p w14:paraId="38936832" w14:textId="11C91B53" w:rsidR="00907DFD" w:rsidRPr="00CE081D" w:rsidRDefault="00B44486" w:rsidP="00C65D8C">
            <w:pPr>
              <w:rPr>
                <w:rFonts w:ascii="Tahoma" w:hAnsi="Tahoma" w:cs="Tahoma"/>
              </w:rPr>
            </w:pPr>
            <w:r w:rsidRPr="00CE081D">
              <w:rPr>
                <w:rFonts w:ascii="Tahoma" w:hAnsi="Tahoma" w:cs="Tahoma"/>
              </w:rPr>
              <w:t>Question resolution</w:t>
            </w:r>
          </w:p>
        </w:tc>
        <w:tc>
          <w:tcPr>
            <w:tcW w:w="398" w:type="pct"/>
            <w:tcBorders>
              <w:top w:val="single" w:sz="6" w:space="0" w:color="000000"/>
              <w:left w:val="single" w:sz="6" w:space="0" w:color="000000"/>
              <w:bottom w:val="single" w:sz="6" w:space="0" w:color="000000"/>
              <w:right w:val="single" w:sz="6" w:space="0" w:color="000000"/>
            </w:tcBorders>
          </w:tcPr>
          <w:p w14:paraId="0A1123AE" w14:textId="6B29F1A7" w:rsidR="00907DFD" w:rsidRPr="00CE081D" w:rsidRDefault="00B44486" w:rsidP="00C65D8C">
            <w:pPr>
              <w:rPr>
                <w:rFonts w:ascii="Tahoma" w:hAnsi="Tahoma" w:cs="Tahoma"/>
              </w:rPr>
            </w:pPr>
            <w:r w:rsidRPr="00CE081D">
              <w:rPr>
                <w:rFonts w:ascii="Tahoma" w:hAnsi="Tahoma" w:cs="Tahoma"/>
              </w:rPr>
              <w:t>Y</w:t>
            </w:r>
          </w:p>
        </w:tc>
        <w:tc>
          <w:tcPr>
            <w:tcW w:w="501" w:type="pct"/>
            <w:tcBorders>
              <w:top w:val="single" w:sz="6" w:space="0" w:color="000000"/>
              <w:left w:val="single" w:sz="6" w:space="0" w:color="000000"/>
              <w:bottom w:val="single" w:sz="6" w:space="0" w:color="000000"/>
              <w:right w:val="single" w:sz="6" w:space="0" w:color="000000"/>
            </w:tcBorders>
            <w:vAlign w:val="center"/>
          </w:tcPr>
          <w:p w14:paraId="4E9271B3" w14:textId="43287DD7" w:rsidR="00907DFD" w:rsidRPr="00CE081D" w:rsidRDefault="00B44486" w:rsidP="00C65D8C">
            <w:pPr>
              <w:rPr>
                <w:rFonts w:ascii="Tahoma" w:hAnsi="Tahoma" w:cs="Tahoma"/>
              </w:rPr>
            </w:pPr>
            <w:proofErr w:type="spellStart"/>
            <w:r w:rsidRPr="00CE081D">
              <w:rPr>
                <w:rFonts w:ascii="Tahoma" w:hAnsi="Tahoma" w:cs="Tahoma"/>
              </w:rPr>
              <w:t>tinyint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6320AF4D" w14:textId="77777777" w:rsidR="00907DFD" w:rsidRPr="00CE081D" w:rsidRDefault="00907DFD" w:rsidP="00C65D8C">
            <w:pPr>
              <w:rPr>
                <w:rFonts w:ascii="Tahoma" w:hAnsi="Tahoma" w:cs="Tahoma"/>
              </w:rPr>
            </w:pPr>
          </w:p>
        </w:tc>
        <w:tc>
          <w:tcPr>
            <w:tcW w:w="372" w:type="pct"/>
            <w:tcBorders>
              <w:top w:val="single" w:sz="6" w:space="0" w:color="000000"/>
              <w:left w:val="single" w:sz="6" w:space="0" w:color="000000"/>
              <w:bottom w:val="single" w:sz="6" w:space="0" w:color="000000"/>
              <w:right w:val="single" w:sz="6" w:space="0" w:color="000000"/>
            </w:tcBorders>
            <w:vAlign w:val="center"/>
          </w:tcPr>
          <w:p w14:paraId="77F1FD8D" w14:textId="77777777" w:rsidR="00907DFD" w:rsidRPr="00CE081D" w:rsidRDefault="00907DFD" w:rsidP="00C65D8C">
            <w:pPr>
              <w:rPr>
                <w:rFonts w:ascii="Tahoma" w:hAnsi="Tahoma" w:cs="Tahoma"/>
              </w:rPr>
            </w:pPr>
          </w:p>
        </w:tc>
      </w:tr>
    </w:tbl>
    <w:p w14:paraId="037089C9" w14:textId="45088C64" w:rsidR="00B44486" w:rsidRPr="00CE081D" w:rsidRDefault="00B44486" w:rsidP="00B44486">
      <w:pPr>
        <w:pStyle w:val="Heading3"/>
        <w:shd w:val="pct15" w:color="auto" w:fill="auto"/>
        <w:spacing w:after="60"/>
        <w:ind w:left="720" w:hanging="720"/>
        <w:rPr>
          <w:rFonts w:ascii="Tahoma" w:hAnsi="Tahoma" w:cs="Tahoma"/>
        </w:rPr>
      </w:pPr>
      <w:bookmarkStart w:id="131" w:name="_Toc465763605"/>
      <w:r w:rsidRPr="00CE081D">
        <w:rPr>
          <w:rFonts w:ascii="Tahoma" w:hAnsi="Tahoma" w:cs="Tahoma"/>
        </w:rPr>
        <w:t>Report</w:t>
      </w:r>
      <w:bookmarkEnd w:id="131"/>
    </w:p>
    <w:p w14:paraId="0F628DFC" w14:textId="0F1F751D" w:rsidR="00B44486" w:rsidRPr="00CE081D" w:rsidRDefault="00B44486" w:rsidP="00B44486">
      <w:pPr>
        <w:pStyle w:val="Caption"/>
        <w:keepNext/>
        <w:rPr>
          <w:rFonts w:ascii="Tahoma" w:hAnsi="Tahoma" w:cs="Tahoma"/>
          <w:sz w:val="18"/>
          <w:szCs w:val="18"/>
        </w:rPr>
      </w:pPr>
      <w:bookmarkStart w:id="132" w:name="_Toc465952343"/>
      <w:proofErr w:type="spellStart"/>
      <w:r w:rsidRPr="00CE081D">
        <w:rPr>
          <w:rFonts w:ascii="Tahoma" w:hAnsi="Tahoma" w:cs="Tahoma"/>
          <w:sz w:val="18"/>
          <w:szCs w:val="18"/>
        </w:rPr>
        <w:t>Tabel</w:t>
      </w:r>
      <w:proofErr w:type="spellEnd"/>
      <w:r w:rsidRPr="00CE081D">
        <w:rPr>
          <w:rFonts w:ascii="Tahoma" w:hAnsi="Tahoma" w:cs="Tahoma"/>
          <w:sz w:val="18"/>
          <w:szCs w:val="18"/>
        </w:rPr>
        <w:t xml:space="preserve"> </w:t>
      </w:r>
      <w:r w:rsidRPr="00CE081D">
        <w:rPr>
          <w:rFonts w:ascii="Tahoma" w:hAnsi="Tahoma" w:cs="Tahoma"/>
          <w:sz w:val="18"/>
          <w:szCs w:val="18"/>
        </w:rPr>
        <w:fldChar w:fldCharType="begin"/>
      </w:r>
      <w:r w:rsidRPr="00CE081D">
        <w:rPr>
          <w:rFonts w:ascii="Tahoma" w:hAnsi="Tahoma" w:cs="Tahoma"/>
          <w:sz w:val="18"/>
          <w:szCs w:val="18"/>
        </w:rPr>
        <w:instrText xml:space="preserve"> SEQ Tabel \* ARABIC </w:instrText>
      </w:r>
      <w:r w:rsidRPr="00CE081D">
        <w:rPr>
          <w:rFonts w:ascii="Tahoma" w:hAnsi="Tahoma" w:cs="Tahoma"/>
          <w:sz w:val="18"/>
          <w:szCs w:val="18"/>
        </w:rPr>
        <w:fldChar w:fldCharType="separate"/>
      </w:r>
      <w:r w:rsidR="007371A6" w:rsidRPr="00CE081D">
        <w:rPr>
          <w:rFonts w:ascii="Tahoma" w:hAnsi="Tahoma" w:cs="Tahoma"/>
          <w:noProof/>
          <w:sz w:val="18"/>
          <w:szCs w:val="18"/>
        </w:rPr>
        <w:t>10</w:t>
      </w:r>
      <w:r w:rsidRPr="00CE081D">
        <w:rPr>
          <w:rFonts w:ascii="Tahoma" w:hAnsi="Tahoma" w:cs="Tahoma"/>
          <w:sz w:val="18"/>
          <w:szCs w:val="18"/>
        </w:rPr>
        <w:fldChar w:fldCharType="end"/>
      </w:r>
      <w:r w:rsidRPr="00CE081D">
        <w:rPr>
          <w:rFonts w:ascii="Tahoma" w:hAnsi="Tahoma" w:cs="Tahoma"/>
          <w:sz w:val="18"/>
          <w:szCs w:val="18"/>
        </w:rPr>
        <w:t xml:space="preserve">  Report Table</w:t>
      </w:r>
      <w:bookmarkEnd w:id="132"/>
    </w:p>
    <w:tbl>
      <w:tblPr>
        <w:tblW w:w="500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00" w:firstRow="0" w:lastRow="0" w:firstColumn="0" w:lastColumn="0" w:noHBand="0" w:noVBand="0"/>
      </w:tblPr>
      <w:tblGrid>
        <w:gridCol w:w="508"/>
        <w:gridCol w:w="1652"/>
        <w:gridCol w:w="3950"/>
        <w:gridCol w:w="789"/>
        <w:gridCol w:w="1004"/>
        <w:gridCol w:w="929"/>
        <w:gridCol w:w="760"/>
      </w:tblGrid>
      <w:tr w:rsidR="00B44486" w:rsidRPr="00CE081D" w14:paraId="58469F54" w14:textId="77777777" w:rsidTr="00C65D8C">
        <w:trPr>
          <w:cantSplit/>
          <w:tblHeader/>
        </w:trPr>
        <w:tc>
          <w:tcPr>
            <w:tcW w:w="1133"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52EDA53B" w14:textId="77777777" w:rsidR="00B44486" w:rsidRPr="00CE081D" w:rsidRDefault="00B44486" w:rsidP="00C65D8C">
            <w:pPr>
              <w:rPr>
                <w:rFonts w:ascii="Tahoma" w:hAnsi="Tahoma" w:cs="Tahoma"/>
              </w:rPr>
            </w:pPr>
            <w:r w:rsidRPr="00CE081D">
              <w:rPr>
                <w:rFonts w:ascii="Tahoma" w:hAnsi="Tahoma" w:cs="Tahoma"/>
                <w:b/>
                <w:bCs/>
                <w:noProof/>
              </w:rPr>
              <w:t>Table ID</w:t>
            </w:r>
          </w:p>
        </w:tc>
        <w:tc>
          <w:tcPr>
            <w:tcW w:w="3867"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01E8BA7B" w14:textId="3537AA85" w:rsidR="00B44486" w:rsidRPr="00CE081D" w:rsidRDefault="00B44486" w:rsidP="00C65D8C">
            <w:pPr>
              <w:rPr>
                <w:rFonts w:ascii="Tahoma" w:hAnsi="Tahoma" w:cs="Tahoma"/>
              </w:rPr>
            </w:pPr>
            <w:r w:rsidRPr="00CE081D">
              <w:rPr>
                <w:rFonts w:ascii="Tahoma" w:hAnsi="Tahoma" w:cs="Tahoma"/>
              </w:rPr>
              <w:t>T-4</w:t>
            </w:r>
          </w:p>
        </w:tc>
      </w:tr>
      <w:tr w:rsidR="00B44486" w:rsidRPr="00CE081D" w14:paraId="24AD2855" w14:textId="77777777" w:rsidTr="00C65D8C">
        <w:trPr>
          <w:cantSplit/>
          <w:tblHeader/>
        </w:trPr>
        <w:tc>
          <w:tcPr>
            <w:tcW w:w="1133"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285B3E86" w14:textId="77777777" w:rsidR="00B44486" w:rsidRPr="00CE081D" w:rsidRDefault="00B44486" w:rsidP="00C65D8C">
            <w:pPr>
              <w:rPr>
                <w:rFonts w:ascii="Tahoma" w:hAnsi="Tahoma" w:cs="Tahoma"/>
              </w:rPr>
            </w:pPr>
            <w:r w:rsidRPr="00CE081D">
              <w:rPr>
                <w:rFonts w:ascii="Tahoma" w:hAnsi="Tahoma" w:cs="Tahoma"/>
                <w:b/>
                <w:bCs/>
                <w:noProof/>
              </w:rPr>
              <w:t>Table Description</w:t>
            </w:r>
          </w:p>
        </w:tc>
        <w:tc>
          <w:tcPr>
            <w:tcW w:w="3867"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4F7A5F77" w14:textId="5B8AC43A" w:rsidR="00B44486" w:rsidRPr="00CE081D" w:rsidRDefault="00B44486" w:rsidP="00B44486">
            <w:pPr>
              <w:rPr>
                <w:rFonts w:ascii="Tahoma" w:hAnsi="Tahoma" w:cs="Tahoma"/>
              </w:rPr>
            </w:pPr>
            <w:r w:rsidRPr="00CE081D">
              <w:rPr>
                <w:rFonts w:ascii="Tahoma" w:hAnsi="Tahoma" w:cs="Tahoma"/>
              </w:rPr>
              <w:t>Saving report information</w:t>
            </w:r>
          </w:p>
        </w:tc>
      </w:tr>
      <w:tr w:rsidR="00B44486" w:rsidRPr="00CE081D" w14:paraId="584BC007" w14:textId="77777777" w:rsidTr="00C65D8C">
        <w:trPr>
          <w:cantSplit/>
          <w:tblHeader/>
        </w:trPr>
        <w:tc>
          <w:tcPr>
            <w:tcW w:w="25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21F0FF07" w14:textId="77777777" w:rsidR="00B44486" w:rsidRPr="00CE081D" w:rsidRDefault="00B44486" w:rsidP="00C65D8C">
            <w:pPr>
              <w:rPr>
                <w:rFonts w:ascii="Tahoma" w:hAnsi="Tahoma" w:cs="Tahoma"/>
              </w:rPr>
            </w:pPr>
            <w:r w:rsidRPr="00CE081D">
              <w:rPr>
                <w:rFonts w:ascii="Tahoma" w:hAnsi="Tahoma" w:cs="Tahoma"/>
                <w:b/>
                <w:bCs/>
                <w:noProof/>
              </w:rPr>
              <w:t>No</w:t>
            </w:r>
          </w:p>
        </w:tc>
        <w:tc>
          <w:tcPr>
            <w:tcW w:w="874"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35746139" w14:textId="77777777" w:rsidR="00B44486" w:rsidRPr="00CE081D" w:rsidRDefault="00B44486" w:rsidP="00C65D8C">
            <w:pPr>
              <w:rPr>
                <w:rFonts w:ascii="Tahoma" w:hAnsi="Tahoma" w:cs="Tahoma"/>
              </w:rPr>
            </w:pPr>
            <w:r w:rsidRPr="00CE081D">
              <w:rPr>
                <w:rFonts w:ascii="Tahoma" w:hAnsi="Tahoma" w:cs="Tahoma"/>
                <w:b/>
                <w:bCs/>
                <w:noProof/>
                <w:lang w:val="id-ID"/>
              </w:rPr>
              <w:t>Field Name</w:t>
            </w:r>
          </w:p>
        </w:tc>
        <w:tc>
          <w:tcPr>
            <w:tcW w:w="2072"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4CC28B97" w14:textId="77777777" w:rsidR="00B44486" w:rsidRPr="00CE081D" w:rsidRDefault="00B44486" w:rsidP="00C65D8C">
            <w:pPr>
              <w:rPr>
                <w:rFonts w:ascii="Tahoma" w:hAnsi="Tahoma" w:cs="Tahoma"/>
              </w:rPr>
            </w:pPr>
            <w:r w:rsidRPr="00CE081D">
              <w:rPr>
                <w:rFonts w:ascii="Tahoma" w:hAnsi="Tahoma" w:cs="Tahoma"/>
                <w:b/>
                <w:bCs/>
                <w:noProof/>
                <w:lang w:val="id-ID"/>
              </w:rPr>
              <w:t>Field Description</w:t>
            </w:r>
          </w:p>
        </w:tc>
        <w:tc>
          <w:tcPr>
            <w:tcW w:w="398" w:type="pct"/>
            <w:tcBorders>
              <w:top w:val="single" w:sz="6" w:space="0" w:color="000000"/>
              <w:left w:val="single" w:sz="6" w:space="0" w:color="000000"/>
              <w:bottom w:val="single" w:sz="6" w:space="0" w:color="000000"/>
              <w:right w:val="single" w:sz="6" w:space="0" w:color="000000"/>
            </w:tcBorders>
            <w:shd w:val="clear" w:color="auto" w:fill="E5DFEC"/>
          </w:tcPr>
          <w:p w14:paraId="5E720F6C" w14:textId="77777777" w:rsidR="00B44486" w:rsidRPr="00CE081D" w:rsidRDefault="00B44486" w:rsidP="00C65D8C">
            <w:pPr>
              <w:rPr>
                <w:rFonts w:ascii="Tahoma" w:hAnsi="Tahoma" w:cs="Tahoma"/>
                <w:b/>
                <w:bCs/>
                <w:noProof/>
              </w:rPr>
            </w:pPr>
            <w:r w:rsidRPr="00CE081D">
              <w:rPr>
                <w:rFonts w:ascii="Tahoma" w:hAnsi="Tahoma" w:cs="Tahoma"/>
                <w:b/>
                <w:bCs/>
                <w:noProof/>
              </w:rPr>
              <w:t>Allow Null?</w:t>
            </w:r>
          </w:p>
        </w:tc>
        <w:tc>
          <w:tcPr>
            <w:tcW w:w="520"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58C68DD5" w14:textId="77777777" w:rsidR="00B44486" w:rsidRPr="00CE081D" w:rsidRDefault="00B44486" w:rsidP="00C65D8C">
            <w:pPr>
              <w:rPr>
                <w:rFonts w:ascii="Tahoma" w:hAnsi="Tahoma" w:cs="Tahoma"/>
              </w:rPr>
            </w:pPr>
            <w:r w:rsidRPr="00CE081D">
              <w:rPr>
                <w:rFonts w:ascii="Tahoma" w:hAnsi="Tahoma" w:cs="Tahoma"/>
                <w:b/>
                <w:bCs/>
                <w:noProof/>
              </w:rPr>
              <w:t xml:space="preserve">Data </w:t>
            </w:r>
            <w:r w:rsidRPr="00CE081D">
              <w:rPr>
                <w:rFonts w:ascii="Tahoma" w:hAnsi="Tahoma" w:cs="Tahoma"/>
                <w:b/>
                <w:bCs/>
                <w:noProof/>
                <w:lang w:val="id-ID"/>
              </w:rPr>
              <w:t>Type</w:t>
            </w:r>
          </w:p>
        </w:tc>
        <w:tc>
          <w:tcPr>
            <w:tcW w:w="468" w:type="pct"/>
            <w:tcBorders>
              <w:top w:val="single" w:sz="6" w:space="0" w:color="000000"/>
              <w:left w:val="single" w:sz="6" w:space="0" w:color="000000"/>
              <w:bottom w:val="single" w:sz="6" w:space="0" w:color="000000"/>
              <w:right w:val="single" w:sz="6" w:space="0" w:color="000000"/>
            </w:tcBorders>
            <w:shd w:val="clear" w:color="auto" w:fill="E5DFEC"/>
          </w:tcPr>
          <w:p w14:paraId="543BF7EC" w14:textId="77777777" w:rsidR="00B44486" w:rsidRPr="00CE081D" w:rsidRDefault="00B44486" w:rsidP="00C65D8C">
            <w:pPr>
              <w:rPr>
                <w:rFonts w:ascii="Tahoma" w:hAnsi="Tahoma" w:cs="Tahoma"/>
                <w:b/>
                <w:bCs/>
                <w:noProof/>
              </w:rPr>
            </w:pPr>
            <w:r w:rsidRPr="00CE081D">
              <w:rPr>
                <w:rFonts w:ascii="Tahoma" w:hAnsi="Tahoma" w:cs="Tahoma"/>
                <w:b/>
                <w:bCs/>
                <w:noProof/>
              </w:rPr>
              <w:t>Data Length</w:t>
            </w:r>
          </w:p>
        </w:tc>
        <w:tc>
          <w:tcPr>
            <w:tcW w:w="40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1BA306E2" w14:textId="77777777" w:rsidR="00B44486" w:rsidRPr="00CE081D" w:rsidRDefault="00B44486" w:rsidP="00C65D8C">
            <w:pPr>
              <w:rPr>
                <w:rFonts w:ascii="Tahoma" w:hAnsi="Tahoma" w:cs="Tahoma"/>
              </w:rPr>
            </w:pPr>
            <w:r w:rsidRPr="00CE081D">
              <w:rPr>
                <w:rFonts w:ascii="Tahoma" w:hAnsi="Tahoma" w:cs="Tahoma"/>
                <w:b/>
                <w:bCs/>
                <w:noProof/>
                <w:lang w:val="id-ID"/>
              </w:rPr>
              <w:t xml:space="preserve"> PK / FK</w:t>
            </w:r>
          </w:p>
        </w:tc>
      </w:tr>
      <w:tr w:rsidR="00B44486" w:rsidRPr="00CE081D" w14:paraId="23887159" w14:textId="77777777" w:rsidTr="00C65D8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6D12A1A9" w14:textId="77777777" w:rsidR="00B44486" w:rsidRPr="00CE081D" w:rsidRDefault="00B44486" w:rsidP="00C65D8C">
            <w:pPr>
              <w:rPr>
                <w:rFonts w:ascii="Tahoma" w:hAnsi="Tahoma" w:cs="Tahoma"/>
              </w:rPr>
            </w:pPr>
            <w:r w:rsidRPr="00CE081D">
              <w:rPr>
                <w:rFonts w:ascii="Tahoma" w:hAnsi="Tahoma" w:cs="Tahoma"/>
              </w:rPr>
              <w:t>1</w:t>
            </w:r>
          </w:p>
        </w:tc>
        <w:tc>
          <w:tcPr>
            <w:tcW w:w="874" w:type="pct"/>
            <w:tcBorders>
              <w:top w:val="single" w:sz="6" w:space="0" w:color="000000"/>
              <w:left w:val="single" w:sz="6" w:space="0" w:color="000000"/>
              <w:bottom w:val="single" w:sz="6" w:space="0" w:color="000000"/>
              <w:right w:val="single" w:sz="6" w:space="0" w:color="000000"/>
            </w:tcBorders>
            <w:vAlign w:val="center"/>
          </w:tcPr>
          <w:p w14:paraId="7ED0B76B" w14:textId="10FD899A" w:rsidR="00B44486" w:rsidRPr="00CE081D" w:rsidRDefault="00B44486" w:rsidP="00C65D8C">
            <w:pPr>
              <w:rPr>
                <w:rFonts w:ascii="Tahoma" w:hAnsi="Tahoma" w:cs="Tahoma"/>
              </w:rPr>
            </w:pPr>
            <w:proofErr w:type="spellStart"/>
            <w:r w:rsidRPr="00CE081D">
              <w:rPr>
                <w:rFonts w:ascii="Tahoma" w:hAnsi="Tahoma" w:cs="Tahoma"/>
              </w:rPr>
              <w:t>reportID</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28197AC9" w14:textId="28854A0E" w:rsidR="00B44486" w:rsidRPr="00CE081D" w:rsidRDefault="00B44486" w:rsidP="00AD513A">
            <w:pPr>
              <w:rPr>
                <w:rFonts w:ascii="Tahoma" w:hAnsi="Tahoma" w:cs="Tahoma"/>
              </w:rPr>
            </w:pPr>
            <w:r w:rsidRPr="00CE081D">
              <w:rPr>
                <w:rFonts w:ascii="Tahoma" w:hAnsi="Tahoma" w:cs="Tahoma"/>
              </w:rPr>
              <w:t>Primary Key</w:t>
            </w:r>
            <w:r w:rsidR="00AD513A" w:rsidRPr="00CE081D">
              <w:rPr>
                <w:rFonts w:ascii="Tahoma" w:hAnsi="Tahoma" w:cs="Tahoma"/>
              </w:rPr>
              <w:t xml:space="preserve"> (local primary key)</w:t>
            </w:r>
          </w:p>
        </w:tc>
        <w:tc>
          <w:tcPr>
            <w:tcW w:w="398" w:type="pct"/>
            <w:tcBorders>
              <w:top w:val="single" w:sz="6" w:space="0" w:color="000000"/>
              <w:left w:val="single" w:sz="6" w:space="0" w:color="000000"/>
              <w:bottom w:val="single" w:sz="6" w:space="0" w:color="000000"/>
              <w:right w:val="single" w:sz="6" w:space="0" w:color="000000"/>
            </w:tcBorders>
          </w:tcPr>
          <w:p w14:paraId="74882EAF" w14:textId="77777777" w:rsidR="00B44486" w:rsidRPr="00CE081D" w:rsidRDefault="00B44486"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2773DC39" w14:textId="0EF21444" w:rsidR="00B44486" w:rsidRPr="00CE081D" w:rsidRDefault="00AD513A" w:rsidP="00C65D8C">
            <w:pPr>
              <w:rPr>
                <w:rFonts w:ascii="Tahoma" w:hAnsi="Tahoma" w:cs="Tahoma"/>
              </w:rPr>
            </w:pPr>
            <w:proofErr w:type="spellStart"/>
            <w:r w:rsidRPr="00CE081D">
              <w:rPr>
                <w:rFonts w:ascii="Tahoma" w:hAnsi="Tahoma" w:cs="Tahoma"/>
              </w:rPr>
              <w:t>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22D438DF" w14:textId="78002FD2" w:rsidR="00B44486" w:rsidRPr="00CE081D" w:rsidRDefault="00B44486" w:rsidP="00C65D8C">
            <w:pPr>
              <w:rPr>
                <w:rFonts w:ascii="Tahoma" w:hAnsi="Tahoma" w:cs="Tahoma"/>
              </w:rPr>
            </w:pPr>
          </w:p>
        </w:tc>
        <w:tc>
          <w:tcPr>
            <w:tcW w:w="409" w:type="pct"/>
            <w:tcBorders>
              <w:top w:val="single" w:sz="6" w:space="0" w:color="000000"/>
              <w:left w:val="single" w:sz="6" w:space="0" w:color="000000"/>
              <w:bottom w:val="single" w:sz="6" w:space="0" w:color="000000"/>
              <w:right w:val="single" w:sz="6" w:space="0" w:color="000000"/>
            </w:tcBorders>
            <w:vAlign w:val="center"/>
          </w:tcPr>
          <w:p w14:paraId="42968566" w14:textId="77777777" w:rsidR="00B44486" w:rsidRPr="00CE081D" w:rsidRDefault="00B44486" w:rsidP="00C65D8C">
            <w:pPr>
              <w:rPr>
                <w:rFonts w:ascii="Tahoma" w:hAnsi="Tahoma" w:cs="Tahoma"/>
              </w:rPr>
            </w:pPr>
            <w:r w:rsidRPr="00CE081D">
              <w:rPr>
                <w:rFonts w:ascii="Tahoma" w:hAnsi="Tahoma" w:cs="Tahoma"/>
              </w:rPr>
              <w:t>PK</w:t>
            </w:r>
          </w:p>
        </w:tc>
      </w:tr>
      <w:tr w:rsidR="00141107" w:rsidRPr="00CE081D" w14:paraId="41E54D01" w14:textId="77777777" w:rsidTr="00F175D9">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4E6C02E5" w14:textId="57EF2335" w:rsidR="00141107" w:rsidRPr="00CE081D" w:rsidRDefault="00141107" w:rsidP="00F175D9">
            <w:pPr>
              <w:rPr>
                <w:rFonts w:ascii="Tahoma" w:hAnsi="Tahoma" w:cs="Tahoma"/>
              </w:rPr>
            </w:pPr>
            <w:r w:rsidRPr="00CE081D">
              <w:rPr>
                <w:rFonts w:ascii="Tahoma" w:hAnsi="Tahoma" w:cs="Tahoma"/>
              </w:rPr>
              <w:t>2</w:t>
            </w:r>
          </w:p>
        </w:tc>
        <w:tc>
          <w:tcPr>
            <w:tcW w:w="874" w:type="pct"/>
            <w:tcBorders>
              <w:top w:val="single" w:sz="6" w:space="0" w:color="000000"/>
              <w:left w:val="single" w:sz="6" w:space="0" w:color="000000"/>
              <w:bottom w:val="single" w:sz="6" w:space="0" w:color="000000"/>
              <w:right w:val="single" w:sz="6" w:space="0" w:color="000000"/>
            </w:tcBorders>
            <w:vAlign w:val="center"/>
          </w:tcPr>
          <w:p w14:paraId="20B7D8E5" w14:textId="1D1AA776" w:rsidR="00141107" w:rsidRPr="00CE081D" w:rsidRDefault="00141107" w:rsidP="00F175D9">
            <w:pPr>
              <w:rPr>
                <w:rFonts w:ascii="Tahoma" w:hAnsi="Tahoma" w:cs="Tahoma"/>
              </w:rPr>
            </w:pPr>
            <w:proofErr w:type="spellStart"/>
            <w:r w:rsidRPr="00CE081D">
              <w:rPr>
                <w:rFonts w:ascii="Tahoma" w:hAnsi="Tahoma" w:cs="Tahoma"/>
              </w:rPr>
              <w:t>projectID</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48088A87" w14:textId="77777777" w:rsidR="00141107" w:rsidRPr="00CE081D" w:rsidRDefault="00141107" w:rsidP="00F175D9">
            <w:pPr>
              <w:rPr>
                <w:rFonts w:ascii="Tahoma" w:hAnsi="Tahoma" w:cs="Tahoma"/>
              </w:rPr>
            </w:pPr>
            <w:r w:rsidRPr="00CE081D">
              <w:rPr>
                <w:rFonts w:ascii="Tahoma" w:hAnsi="Tahoma" w:cs="Tahoma"/>
              </w:rPr>
              <w:t>Foreign key to Project table</w:t>
            </w:r>
          </w:p>
        </w:tc>
        <w:tc>
          <w:tcPr>
            <w:tcW w:w="398" w:type="pct"/>
            <w:tcBorders>
              <w:top w:val="single" w:sz="6" w:space="0" w:color="000000"/>
              <w:left w:val="single" w:sz="6" w:space="0" w:color="000000"/>
              <w:bottom w:val="single" w:sz="6" w:space="0" w:color="000000"/>
              <w:right w:val="single" w:sz="6" w:space="0" w:color="000000"/>
            </w:tcBorders>
          </w:tcPr>
          <w:p w14:paraId="0AB745DF" w14:textId="77777777" w:rsidR="00141107" w:rsidRPr="00CE081D" w:rsidRDefault="00141107" w:rsidP="00F175D9">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340033E9" w14:textId="77777777" w:rsidR="00141107" w:rsidRPr="00CE081D" w:rsidRDefault="00141107" w:rsidP="00F175D9">
            <w:pPr>
              <w:rPr>
                <w:rFonts w:ascii="Tahoma" w:hAnsi="Tahoma" w:cs="Tahoma"/>
              </w:rPr>
            </w:pPr>
            <w:proofErr w:type="spellStart"/>
            <w:r w:rsidRPr="00CE081D">
              <w:rPr>
                <w:rFonts w:ascii="Tahoma" w:hAnsi="Tahoma" w:cs="Tahoma"/>
              </w:rPr>
              <w:t>varchar</w:t>
            </w:r>
            <w:proofErr w:type="spellEnd"/>
            <w:r w:rsidRPr="00CE081D">
              <w:rPr>
                <w:rFonts w:ascii="Tahoma" w:hAnsi="Tahoma" w:cs="Tahoma"/>
              </w:rPr>
              <w:t xml:space="preserve"> 20</w:t>
            </w:r>
          </w:p>
        </w:tc>
        <w:tc>
          <w:tcPr>
            <w:tcW w:w="468" w:type="pct"/>
            <w:tcBorders>
              <w:top w:val="single" w:sz="6" w:space="0" w:color="000000"/>
              <w:left w:val="single" w:sz="6" w:space="0" w:color="000000"/>
              <w:bottom w:val="single" w:sz="6" w:space="0" w:color="000000"/>
              <w:right w:val="single" w:sz="6" w:space="0" w:color="000000"/>
            </w:tcBorders>
          </w:tcPr>
          <w:p w14:paraId="06D43875" w14:textId="77777777" w:rsidR="00141107" w:rsidRPr="00CE081D" w:rsidRDefault="00141107" w:rsidP="00F175D9">
            <w:pPr>
              <w:rPr>
                <w:rFonts w:ascii="Tahoma" w:hAnsi="Tahoma" w:cs="Tahoma"/>
              </w:rPr>
            </w:pPr>
          </w:p>
        </w:tc>
        <w:tc>
          <w:tcPr>
            <w:tcW w:w="409" w:type="pct"/>
            <w:tcBorders>
              <w:top w:val="single" w:sz="6" w:space="0" w:color="000000"/>
              <w:left w:val="single" w:sz="6" w:space="0" w:color="000000"/>
              <w:bottom w:val="single" w:sz="6" w:space="0" w:color="000000"/>
              <w:right w:val="single" w:sz="6" w:space="0" w:color="000000"/>
            </w:tcBorders>
            <w:vAlign w:val="center"/>
          </w:tcPr>
          <w:p w14:paraId="16868692" w14:textId="77777777" w:rsidR="00141107" w:rsidRPr="00CE081D" w:rsidRDefault="00141107" w:rsidP="00F175D9">
            <w:pPr>
              <w:rPr>
                <w:rFonts w:ascii="Tahoma" w:hAnsi="Tahoma" w:cs="Tahoma"/>
              </w:rPr>
            </w:pPr>
            <w:r w:rsidRPr="00CE081D">
              <w:rPr>
                <w:rFonts w:ascii="Tahoma" w:hAnsi="Tahoma" w:cs="Tahoma"/>
              </w:rPr>
              <w:t>FK</w:t>
            </w:r>
          </w:p>
        </w:tc>
      </w:tr>
      <w:tr w:rsidR="00AD513A" w:rsidRPr="00CE081D" w14:paraId="42ED8EFA" w14:textId="77777777" w:rsidTr="00C65D8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9FC8C27" w14:textId="3CB88020" w:rsidR="00AD513A" w:rsidRPr="00CE081D" w:rsidRDefault="00141107" w:rsidP="00C65D8C">
            <w:pPr>
              <w:rPr>
                <w:rFonts w:ascii="Tahoma" w:hAnsi="Tahoma" w:cs="Tahoma"/>
              </w:rPr>
            </w:pPr>
            <w:r w:rsidRPr="00CE081D">
              <w:rPr>
                <w:rFonts w:ascii="Tahoma" w:hAnsi="Tahoma" w:cs="Tahoma"/>
              </w:rPr>
              <w:t>3</w:t>
            </w:r>
          </w:p>
        </w:tc>
        <w:tc>
          <w:tcPr>
            <w:tcW w:w="874" w:type="pct"/>
            <w:tcBorders>
              <w:top w:val="single" w:sz="6" w:space="0" w:color="000000"/>
              <w:left w:val="single" w:sz="6" w:space="0" w:color="000000"/>
              <w:bottom w:val="single" w:sz="6" w:space="0" w:color="000000"/>
              <w:right w:val="single" w:sz="6" w:space="0" w:color="000000"/>
            </w:tcBorders>
            <w:vAlign w:val="center"/>
          </w:tcPr>
          <w:p w14:paraId="38996B3E" w14:textId="53268465" w:rsidR="00AD513A" w:rsidRPr="00CE081D" w:rsidRDefault="00AD513A" w:rsidP="00C65D8C">
            <w:pPr>
              <w:rPr>
                <w:rFonts w:ascii="Tahoma" w:hAnsi="Tahoma" w:cs="Tahoma"/>
              </w:rPr>
            </w:pPr>
            <w:proofErr w:type="spellStart"/>
            <w:r w:rsidRPr="00CE081D">
              <w:rPr>
                <w:rFonts w:ascii="Tahoma" w:hAnsi="Tahoma" w:cs="Tahoma"/>
              </w:rPr>
              <w:t>serverReportID</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70B3F067" w14:textId="07B1FF38" w:rsidR="00AD513A" w:rsidRPr="00CE081D" w:rsidRDefault="00AD513A" w:rsidP="00C65D8C">
            <w:pPr>
              <w:rPr>
                <w:rFonts w:ascii="Tahoma" w:hAnsi="Tahoma" w:cs="Tahoma"/>
              </w:rPr>
            </w:pPr>
            <w:r w:rsidRPr="00CE081D">
              <w:rPr>
                <w:rFonts w:ascii="Tahoma" w:hAnsi="Tahoma" w:cs="Tahoma"/>
              </w:rPr>
              <w:t>Report ID generated from backend</w:t>
            </w:r>
          </w:p>
        </w:tc>
        <w:tc>
          <w:tcPr>
            <w:tcW w:w="398" w:type="pct"/>
            <w:tcBorders>
              <w:top w:val="single" w:sz="6" w:space="0" w:color="000000"/>
              <w:left w:val="single" w:sz="6" w:space="0" w:color="000000"/>
              <w:bottom w:val="single" w:sz="6" w:space="0" w:color="000000"/>
              <w:right w:val="single" w:sz="6" w:space="0" w:color="000000"/>
            </w:tcBorders>
          </w:tcPr>
          <w:p w14:paraId="421A992D" w14:textId="1C76BC93" w:rsidR="00AD513A" w:rsidRPr="00CE081D" w:rsidRDefault="00AD513A" w:rsidP="00C65D8C">
            <w:pPr>
              <w:rPr>
                <w:rFonts w:ascii="Tahoma" w:hAnsi="Tahoma" w:cs="Tahoma"/>
              </w:rPr>
            </w:pPr>
            <w:r w:rsidRPr="00CE081D">
              <w:rPr>
                <w:rFonts w:ascii="Tahoma" w:hAnsi="Tahoma" w:cs="Tahoma"/>
              </w:rPr>
              <w:t>Y</w:t>
            </w:r>
          </w:p>
        </w:tc>
        <w:tc>
          <w:tcPr>
            <w:tcW w:w="520" w:type="pct"/>
            <w:tcBorders>
              <w:top w:val="single" w:sz="6" w:space="0" w:color="000000"/>
              <w:left w:val="single" w:sz="6" w:space="0" w:color="000000"/>
              <w:bottom w:val="single" w:sz="6" w:space="0" w:color="000000"/>
              <w:right w:val="single" w:sz="6" w:space="0" w:color="000000"/>
            </w:tcBorders>
            <w:vAlign w:val="center"/>
          </w:tcPr>
          <w:p w14:paraId="117333A2" w14:textId="122D23CE" w:rsidR="00AD513A" w:rsidRPr="00CE081D" w:rsidRDefault="00AD513A"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0B9090FE" w14:textId="68C3457D" w:rsidR="00AD513A" w:rsidRPr="00CE081D" w:rsidRDefault="00AD513A" w:rsidP="00C65D8C">
            <w:pPr>
              <w:rPr>
                <w:rFonts w:ascii="Tahoma" w:hAnsi="Tahoma" w:cs="Tahoma"/>
              </w:rPr>
            </w:pPr>
            <w:r w:rsidRPr="00CE081D">
              <w:rPr>
                <w:rFonts w:ascii="Tahoma" w:hAnsi="Tahoma" w:cs="Tahoma"/>
              </w:rPr>
              <w:t>20</w:t>
            </w:r>
          </w:p>
        </w:tc>
        <w:tc>
          <w:tcPr>
            <w:tcW w:w="409" w:type="pct"/>
            <w:tcBorders>
              <w:top w:val="single" w:sz="6" w:space="0" w:color="000000"/>
              <w:left w:val="single" w:sz="6" w:space="0" w:color="000000"/>
              <w:bottom w:val="single" w:sz="6" w:space="0" w:color="000000"/>
              <w:right w:val="single" w:sz="6" w:space="0" w:color="000000"/>
            </w:tcBorders>
            <w:vAlign w:val="center"/>
          </w:tcPr>
          <w:p w14:paraId="44170A29" w14:textId="77777777" w:rsidR="00AD513A" w:rsidRPr="00CE081D" w:rsidRDefault="00AD513A" w:rsidP="00C65D8C">
            <w:pPr>
              <w:rPr>
                <w:rFonts w:ascii="Tahoma" w:hAnsi="Tahoma" w:cs="Tahoma"/>
              </w:rPr>
            </w:pPr>
          </w:p>
        </w:tc>
      </w:tr>
      <w:tr w:rsidR="00AD513A" w:rsidRPr="00CE081D" w14:paraId="5CD25625" w14:textId="77777777" w:rsidTr="00C65D8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544E1778" w14:textId="1BD8C441" w:rsidR="00AD513A" w:rsidRPr="00CE081D" w:rsidRDefault="00141107" w:rsidP="00C65D8C">
            <w:pPr>
              <w:rPr>
                <w:rFonts w:ascii="Tahoma" w:hAnsi="Tahoma" w:cs="Tahoma"/>
              </w:rPr>
            </w:pPr>
            <w:r w:rsidRPr="00CE081D">
              <w:rPr>
                <w:rFonts w:ascii="Tahoma" w:hAnsi="Tahoma" w:cs="Tahoma"/>
              </w:rPr>
              <w:lastRenderedPageBreak/>
              <w:t>4</w:t>
            </w:r>
          </w:p>
        </w:tc>
        <w:tc>
          <w:tcPr>
            <w:tcW w:w="874" w:type="pct"/>
            <w:tcBorders>
              <w:top w:val="single" w:sz="6" w:space="0" w:color="000000"/>
              <w:left w:val="single" w:sz="6" w:space="0" w:color="000000"/>
              <w:bottom w:val="single" w:sz="6" w:space="0" w:color="000000"/>
              <w:right w:val="single" w:sz="6" w:space="0" w:color="000000"/>
            </w:tcBorders>
            <w:vAlign w:val="center"/>
          </w:tcPr>
          <w:p w14:paraId="52E74171" w14:textId="2DDF71C2" w:rsidR="00AD513A" w:rsidRPr="00CE081D" w:rsidRDefault="00AD513A" w:rsidP="00C65D8C">
            <w:pPr>
              <w:rPr>
                <w:rFonts w:ascii="Tahoma" w:hAnsi="Tahoma" w:cs="Tahoma"/>
              </w:rPr>
            </w:pPr>
            <w:r w:rsidRPr="00CE081D">
              <w:rPr>
                <w:rFonts w:ascii="Tahoma" w:hAnsi="Tahoma" w:cs="Tahoma"/>
              </w:rPr>
              <w:t>latitude</w:t>
            </w:r>
          </w:p>
        </w:tc>
        <w:tc>
          <w:tcPr>
            <w:tcW w:w="2072" w:type="pct"/>
            <w:tcBorders>
              <w:top w:val="single" w:sz="6" w:space="0" w:color="000000"/>
              <w:left w:val="single" w:sz="6" w:space="0" w:color="000000"/>
              <w:bottom w:val="single" w:sz="6" w:space="0" w:color="000000"/>
              <w:right w:val="single" w:sz="6" w:space="0" w:color="000000"/>
            </w:tcBorders>
            <w:vAlign w:val="center"/>
          </w:tcPr>
          <w:p w14:paraId="0CC666A4" w14:textId="701BFB69" w:rsidR="00AD513A" w:rsidRPr="00CE081D" w:rsidRDefault="00AD513A" w:rsidP="00C65D8C">
            <w:pPr>
              <w:rPr>
                <w:rFonts w:ascii="Tahoma" w:hAnsi="Tahoma" w:cs="Tahoma"/>
              </w:rPr>
            </w:pPr>
            <w:r w:rsidRPr="00CE081D">
              <w:rPr>
                <w:rFonts w:ascii="Tahoma" w:hAnsi="Tahoma" w:cs="Tahoma"/>
              </w:rPr>
              <w:t>User latitude when send report to backend</w:t>
            </w:r>
          </w:p>
        </w:tc>
        <w:tc>
          <w:tcPr>
            <w:tcW w:w="398" w:type="pct"/>
            <w:tcBorders>
              <w:top w:val="single" w:sz="6" w:space="0" w:color="000000"/>
              <w:left w:val="single" w:sz="6" w:space="0" w:color="000000"/>
              <w:bottom w:val="single" w:sz="6" w:space="0" w:color="000000"/>
              <w:right w:val="single" w:sz="6" w:space="0" w:color="000000"/>
            </w:tcBorders>
          </w:tcPr>
          <w:p w14:paraId="325C6C35" w14:textId="7C88E679" w:rsidR="00AD513A" w:rsidRPr="00CE081D" w:rsidRDefault="00AD513A"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1EB003CC" w14:textId="2AFEAF90" w:rsidR="00AD513A" w:rsidRPr="00CE081D" w:rsidRDefault="00AD513A" w:rsidP="00C65D8C">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618E7B14" w14:textId="77777777" w:rsidR="00AD513A" w:rsidRPr="00CE081D" w:rsidRDefault="00AD513A" w:rsidP="00C65D8C">
            <w:pPr>
              <w:rPr>
                <w:rFonts w:ascii="Tahoma" w:hAnsi="Tahoma" w:cs="Tahoma"/>
              </w:rPr>
            </w:pPr>
          </w:p>
        </w:tc>
        <w:tc>
          <w:tcPr>
            <w:tcW w:w="409" w:type="pct"/>
            <w:tcBorders>
              <w:top w:val="single" w:sz="6" w:space="0" w:color="000000"/>
              <w:left w:val="single" w:sz="6" w:space="0" w:color="000000"/>
              <w:bottom w:val="single" w:sz="6" w:space="0" w:color="000000"/>
              <w:right w:val="single" w:sz="6" w:space="0" w:color="000000"/>
            </w:tcBorders>
            <w:vAlign w:val="center"/>
          </w:tcPr>
          <w:p w14:paraId="3214A388" w14:textId="77777777" w:rsidR="00AD513A" w:rsidRPr="00CE081D" w:rsidRDefault="00AD513A" w:rsidP="00C65D8C">
            <w:pPr>
              <w:rPr>
                <w:rFonts w:ascii="Tahoma" w:hAnsi="Tahoma" w:cs="Tahoma"/>
              </w:rPr>
            </w:pPr>
          </w:p>
        </w:tc>
      </w:tr>
      <w:tr w:rsidR="00AD513A" w:rsidRPr="00CE081D" w14:paraId="5E2BE688" w14:textId="77777777" w:rsidTr="00C65D8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88A0ECB" w14:textId="692831EC" w:rsidR="00AD513A" w:rsidRPr="00CE081D" w:rsidRDefault="00141107" w:rsidP="00C65D8C">
            <w:pPr>
              <w:rPr>
                <w:rFonts w:ascii="Tahoma" w:hAnsi="Tahoma" w:cs="Tahoma"/>
              </w:rPr>
            </w:pPr>
            <w:r w:rsidRPr="00CE081D">
              <w:rPr>
                <w:rFonts w:ascii="Tahoma" w:hAnsi="Tahoma" w:cs="Tahoma"/>
              </w:rPr>
              <w:t>5</w:t>
            </w:r>
          </w:p>
        </w:tc>
        <w:tc>
          <w:tcPr>
            <w:tcW w:w="874" w:type="pct"/>
            <w:tcBorders>
              <w:top w:val="single" w:sz="6" w:space="0" w:color="000000"/>
              <w:left w:val="single" w:sz="6" w:space="0" w:color="000000"/>
              <w:bottom w:val="single" w:sz="6" w:space="0" w:color="000000"/>
              <w:right w:val="single" w:sz="6" w:space="0" w:color="000000"/>
            </w:tcBorders>
            <w:vAlign w:val="center"/>
          </w:tcPr>
          <w:p w14:paraId="336642A3" w14:textId="5D466CF9" w:rsidR="00AD513A" w:rsidRPr="00CE081D" w:rsidRDefault="00AD513A" w:rsidP="00C65D8C">
            <w:pPr>
              <w:rPr>
                <w:rFonts w:ascii="Tahoma" w:hAnsi="Tahoma" w:cs="Tahoma"/>
              </w:rPr>
            </w:pPr>
            <w:r w:rsidRPr="00CE081D">
              <w:rPr>
                <w:rFonts w:ascii="Tahoma" w:hAnsi="Tahoma" w:cs="Tahoma"/>
              </w:rPr>
              <w:t>longitude</w:t>
            </w:r>
          </w:p>
        </w:tc>
        <w:tc>
          <w:tcPr>
            <w:tcW w:w="2072" w:type="pct"/>
            <w:tcBorders>
              <w:top w:val="single" w:sz="6" w:space="0" w:color="000000"/>
              <w:left w:val="single" w:sz="6" w:space="0" w:color="000000"/>
              <w:bottom w:val="single" w:sz="6" w:space="0" w:color="000000"/>
              <w:right w:val="single" w:sz="6" w:space="0" w:color="000000"/>
            </w:tcBorders>
            <w:vAlign w:val="center"/>
          </w:tcPr>
          <w:p w14:paraId="7517263A" w14:textId="71CF72CE" w:rsidR="00AD513A" w:rsidRPr="00CE081D" w:rsidRDefault="00AD513A" w:rsidP="00C65D8C">
            <w:pPr>
              <w:rPr>
                <w:rFonts w:ascii="Tahoma" w:hAnsi="Tahoma" w:cs="Tahoma"/>
              </w:rPr>
            </w:pPr>
            <w:r w:rsidRPr="00CE081D">
              <w:rPr>
                <w:rFonts w:ascii="Tahoma" w:hAnsi="Tahoma" w:cs="Tahoma"/>
              </w:rPr>
              <w:t>User longitude when send report to backend</w:t>
            </w:r>
          </w:p>
        </w:tc>
        <w:tc>
          <w:tcPr>
            <w:tcW w:w="398" w:type="pct"/>
            <w:tcBorders>
              <w:top w:val="single" w:sz="6" w:space="0" w:color="000000"/>
              <w:left w:val="single" w:sz="6" w:space="0" w:color="000000"/>
              <w:bottom w:val="single" w:sz="6" w:space="0" w:color="000000"/>
              <w:right w:val="single" w:sz="6" w:space="0" w:color="000000"/>
            </w:tcBorders>
          </w:tcPr>
          <w:p w14:paraId="1422760F" w14:textId="3E744DAF" w:rsidR="00AD513A" w:rsidRPr="00CE081D" w:rsidRDefault="00AD513A"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0917E203" w14:textId="0ED50E5D" w:rsidR="00AD513A" w:rsidRPr="00CE081D" w:rsidRDefault="00AD513A" w:rsidP="00C65D8C">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74464848" w14:textId="77777777" w:rsidR="00AD513A" w:rsidRPr="00CE081D" w:rsidRDefault="00AD513A" w:rsidP="00C65D8C">
            <w:pPr>
              <w:rPr>
                <w:rFonts w:ascii="Tahoma" w:hAnsi="Tahoma" w:cs="Tahoma"/>
              </w:rPr>
            </w:pPr>
          </w:p>
        </w:tc>
        <w:tc>
          <w:tcPr>
            <w:tcW w:w="409" w:type="pct"/>
            <w:tcBorders>
              <w:top w:val="single" w:sz="6" w:space="0" w:color="000000"/>
              <w:left w:val="single" w:sz="6" w:space="0" w:color="000000"/>
              <w:bottom w:val="single" w:sz="6" w:space="0" w:color="000000"/>
              <w:right w:val="single" w:sz="6" w:space="0" w:color="000000"/>
            </w:tcBorders>
            <w:vAlign w:val="center"/>
          </w:tcPr>
          <w:p w14:paraId="474FDF07" w14:textId="77777777" w:rsidR="00AD513A" w:rsidRPr="00CE081D" w:rsidRDefault="00AD513A" w:rsidP="00C65D8C">
            <w:pPr>
              <w:rPr>
                <w:rFonts w:ascii="Tahoma" w:hAnsi="Tahoma" w:cs="Tahoma"/>
              </w:rPr>
            </w:pPr>
          </w:p>
        </w:tc>
      </w:tr>
      <w:tr w:rsidR="00AD513A" w:rsidRPr="00CE081D" w14:paraId="11920309" w14:textId="77777777" w:rsidTr="00C65D8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24CA59D5" w14:textId="71E7F1EA" w:rsidR="00AD513A" w:rsidRPr="00CE081D" w:rsidRDefault="00141107" w:rsidP="00C65D8C">
            <w:pPr>
              <w:rPr>
                <w:rFonts w:ascii="Tahoma" w:hAnsi="Tahoma" w:cs="Tahoma"/>
              </w:rPr>
            </w:pPr>
            <w:r w:rsidRPr="00CE081D">
              <w:rPr>
                <w:rFonts w:ascii="Tahoma" w:hAnsi="Tahoma" w:cs="Tahoma"/>
              </w:rPr>
              <w:t>6</w:t>
            </w:r>
          </w:p>
        </w:tc>
        <w:tc>
          <w:tcPr>
            <w:tcW w:w="874" w:type="pct"/>
            <w:tcBorders>
              <w:top w:val="single" w:sz="6" w:space="0" w:color="000000"/>
              <w:left w:val="single" w:sz="6" w:space="0" w:color="000000"/>
              <w:bottom w:val="single" w:sz="6" w:space="0" w:color="000000"/>
              <w:right w:val="single" w:sz="6" w:space="0" w:color="000000"/>
            </w:tcBorders>
            <w:vAlign w:val="center"/>
          </w:tcPr>
          <w:p w14:paraId="01E518CC" w14:textId="7A37E731" w:rsidR="00AD513A" w:rsidRPr="00CE081D" w:rsidRDefault="00141107" w:rsidP="00C65D8C">
            <w:pPr>
              <w:rPr>
                <w:rFonts w:ascii="Tahoma" w:hAnsi="Tahoma" w:cs="Tahoma"/>
              </w:rPr>
            </w:pPr>
            <w:proofErr w:type="spellStart"/>
            <w:r w:rsidRPr="00CE081D">
              <w:rPr>
                <w:rFonts w:ascii="Tahoma" w:hAnsi="Tahoma" w:cs="Tahoma"/>
              </w:rPr>
              <w:t>submitD</w:t>
            </w:r>
            <w:r w:rsidR="00AD513A" w:rsidRPr="00CE081D">
              <w:rPr>
                <w:rFonts w:ascii="Tahoma" w:hAnsi="Tahoma" w:cs="Tahoma"/>
              </w:rPr>
              <w:t>ate</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4CF50A79" w14:textId="13F8A0D7" w:rsidR="00AD513A" w:rsidRPr="00CE081D" w:rsidRDefault="00AD513A" w:rsidP="00C65D8C">
            <w:pPr>
              <w:rPr>
                <w:rFonts w:ascii="Tahoma" w:hAnsi="Tahoma" w:cs="Tahoma"/>
              </w:rPr>
            </w:pPr>
            <w:r w:rsidRPr="00CE081D">
              <w:rPr>
                <w:rFonts w:ascii="Tahoma" w:hAnsi="Tahoma" w:cs="Tahoma"/>
              </w:rPr>
              <w:t>Current date when user sends report to backend</w:t>
            </w:r>
          </w:p>
        </w:tc>
        <w:tc>
          <w:tcPr>
            <w:tcW w:w="398" w:type="pct"/>
            <w:tcBorders>
              <w:top w:val="single" w:sz="6" w:space="0" w:color="000000"/>
              <w:left w:val="single" w:sz="6" w:space="0" w:color="000000"/>
              <w:bottom w:val="single" w:sz="6" w:space="0" w:color="000000"/>
              <w:right w:val="single" w:sz="6" w:space="0" w:color="000000"/>
            </w:tcBorders>
          </w:tcPr>
          <w:p w14:paraId="6F9F9EEB" w14:textId="443F2655" w:rsidR="00AD513A" w:rsidRPr="00CE081D" w:rsidRDefault="00AD513A"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59A0A1D8" w14:textId="45AE56A2" w:rsidR="00AD513A" w:rsidRPr="00CE081D" w:rsidRDefault="00AD513A" w:rsidP="00C65D8C">
            <w:pPr>
              <w:rPr>
                <w:rFonts w:ascii="Tahoma" w:hAnsi="Tahoma" w:cs="Tahoma"/>
              </w:rPr>
            </w:pPr>
            <w:proofErr w:type="spellStart"/>
            <w:r w:rsidRPr="00CE081D">
              <w:rPr>
                <w:rFonts w:ascii="Tahoma" w:hAnsi="Tahoma" w:cs="Tahoma"/>
              </w:rPr>
              <w:t>datetime</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026DBAB5" w14:textId="77777777" w:rsidR="00AD513A" w:rsidRPr="00CE081D" w:rsidRDefault="00AD513A" w:rsidP="00C65D8C">
            <w:pPr>
              <w:rPr>
                <w:rFonts w:ascii="Tahoma" w:hAnsi="Tahoma" w:cs="Tahoma"/>
              </w:rPr>
            </w:pPr>
          </w:p>
        </w:tc>
        <w:tc>
          <w:tcPr>
            <w:tcW w:w="409" w:type="pct"/>
            <w:tcBorders>
              <w:top w:val="single" w:sz="6" w:space="0" w:color="000000"/>
              <w:left w:val="single" w:sz="6" w:space="0" w:color="000000"/>
              <w:bottom w:val="single" w:sz="6" w:space="0" w:color="000000"/>
              <w:right w:val="single" w:sz="6" w:space="0" w:color="000000"/>
            </w:tcBorders>
            <w:vAlign w:val="center"/>
          </w:tcPr>
          <w:p w14:paraId="46A0600F" w14:textId="77777777" w:rsidR="00AD513A" w:rsidRPr="00CE081D" w:rsidRDefault="00AD513A" w:rsidP="00C65D8C">
            <w:pPr>
              <w:rPr>
                <w:rFonts w:ascii="Tahoma" w:hAnsi="Tahoma" w:cs="Tahoma"/>
              </w:rPr>
            </w:pPr>
          </w:p>
        </w:tc>
      </w:tr>
      <w:tr w:rsidR="00141107" w:rsidRPr="00CE081D" w14:paraId="549114B4" w14:textId="77777777" w:rsidTr="00C65D8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279B5498" w14:textId="5CD410A2" w:rsidR="00141107" w:rsidRPr="00CE081D" w:rsidRDefault="00141107" w:rsidP="00C65D8C">
            <w:pPr>
              <w:rPr>
                <w:rFonts w:ascii="Tahoma" w:hAnsi="Tahoma" w:cs="Tahoma"/>
              </w:rPr>
            </w:pPr>
            <w:r w:rsidRPr="00CE081D">
              <w:rPr>
                <w:rFonts w:ascii="Tahoma" w:hAnsi="Tahoma" w:cs="Tahoma"/>
              </w:rPr>
              <w:t>7</w:t>
            </w:r>
          </w:p>
        </w:tc>
        <w:tc>
          <w:tcPr>
            <w:tcW w:w="874" w:type="pct"/>
            <w:tcBorders>
              <w:top w:val="single" w:sz="6" w:space="0" w:color="000000"/>
              <w:left w:val="single" w:sz="6" w:space="0" w:color="000000"/>
              <w:bottom w:val="single" w:sz="6" w:space="0" w:color="000000"/>
              <w:right w:val="single" w:sz="6" w:space="0" w:color="000000"/>
            </w:tcBorders>
            <w:vAlign w:val="center"/>
          </w:tcPr>
          <w:p w14:paraId="0D092416" w14:textId="4E8F0F7C" w:rsidR="00141107" w:rsidRPr="00CE081D" w:rsidRDefault="00141107" w:rsidP="00C65D8C">
            <w:pPr>
              <w:rPr>
                <w:rFonts w:ascii="Tahoma" w:hAnsi="Tahoma" w:cs="Tahoma"/>
              </w:rPr>
            </w:pPr>
            <w:proofErr w:type="spellStart"/>
            <w:r w:rsidRPr="00CE081D">
              <w:rPr>
                <w:rFonts w:ascii="Tahoma" w:hAnsi="Tahoma" w:cs="Tahoma"/>
              </w:rPr>
              <w:t>dateAdded</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32BA23CE" w14:textId="6151F2D1" w:rsidR="00141107" w:rsidRPr="00CE081D" w:rsidRDefault="00141107" w:rsidP="00C65D8C">
            <w:pPr>
              <w:rPr>
                <w:rFonts w:ascii="Tahoma" w:hAnsi="Tahoma" w:cs="Tahoma"/>
              </w:rPr>
            </w:pPr>
            <w:r w:rsidRPr="00CE081D">
              <w:rPr>
                <w:rFonts w:ascii="Tahoma" w:hAnsi="Tahoma" w:cs="Tahoma"/>
              </w:rPr>
              <w:t>Report added date</w:t>
            </w:r>
          </w:p>
        </w:tc>
        <w:tc>
          <w:tcPr>
            <w:tcW w:w="398" w:type="pct"/>
            <w:tcBorders>
              <w:top w:val="single" w:sz="6" w:space="0" w:color="000000"/>
              <w:left w:val="single" w:sz="6" w:space="0" w:color="000000"/>
              <w:bottom w:val="single" w:sz="6" w:space="0" w:color="000000"/>
              <w:right w:val="single" w:sz="6" w:space="0" w:color="000000"/>
            </w:tcBorders>
          </w:tcPr>
          <w:p w14:paraId="29FC5813" w14:textId="1FDD35E9" w:rsidR="00141107" w:rsidRPr="00CE081D" w:rsidRDefault="00141107"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50CB9A42" w14:textId="0469FA66" w:rsidR="00141107" w:rsidRPr="00CE081D" w:rsidRDefault="00141107" w:rsidP="00C65D8C">
            <w:pPr>
              <w:rPr>
                <w:rFonts w:ascii="Tahoma" w:hAnsi="Tahoma" w:cs="Tahoma"/>
              </w:rPr>
            </w:pPr>
            <w:proofErr w:type="spellStart"/>
            <w:r w:rsidRPr="00CE081D">
              <w:rPr>
                <w:rFonts w:ascii="Tahoma" w:hAnsi="Tahoma" w:cs="Tahoma"/>
              </w:rPr>
              <w:t>datetime</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2DE9A926" w14:textId="77777777" w:rsidR="00141107" w:rsidRPr="00CE081D" w:rsidRDefault="00141107" w:rsidP="00C65D8C">
            <w:pPr>
              <w:rPr>
                <w:rFonts w:ascii="Tahoma" w:hAnsi="Tahoma" w:cs="Tahoma"/>
              </w:rPr>
            </w:pPr>
          </w:p>
        </w:tc>
        <w:tc>
          <w:tcPr>
            <w:tcW w:w="409" w:type="pct"/>
            <w:tcBorders>
              <w:top w:val="single" w:sz="6" w:space="0" w:color="000000"/>
              <w:left w:val="single" w:sz="6" w:space="0" w:color="000000"/>
              <w:bottom w:val="single" w:sz="6" w:space="0" w:color="000000"/>
              <w:right w:val="single" w:sz="6" w:space="0" w:color="000000"/>
            </w:tcBorders>
            <w:vAlign w:val="center"/>
          </w:tcPr>
          <w:p w14:paraId="780AE21B" w14:textId="77777777" w:rsidR="00141107" w:rsidRPr="00CE081D" w:rsidRDefault="00141107" w:rsidP="00C65D8C">
            <w:pPr>
              <w:rPr>
                <w:rFonts w:ascii="Tahoma" w:hAnsi="Tahoma" w:cs="Tahoma"/>
              </w:rPr>
            </w:pPr>
          </w:p>
        </w:tc>
      </w:tr>
    </w:tbl>
    <w:p w14:paraId="20737113" w14:textId="2BCB4401" w:rsidR="00B44486" w:rsidRPr="00CE081D" w:rsidRDefault="00B44486" w:rsidP="00B44486">
      <w:pPr>
        <w:pStyle w:val="Heading3"/>
        <w:shd w:val="pct15" w:color="auto" w:fill="auto"/>
        <w:spacing w:after="60"/>
        <w:ind w:left="720" w:hanging="720"/>
        <w:rPr>
          <w:rFonts w:ascii="Tahoma" w:hAnsi="Tahoma" w:cs="Tahoma"/>
        </w:rPr>
      </w:pPr>
      <w:bookmarkStart w:id="133" w:name="_Toc465763606"/>
      <w:r w:rsidRPr="00CE081D">
        <w:rPr>
          <w:rFonts w:ascii="Tahoma" w:hAnsi="Tahoma" w:cs="Tahoma"/>
        </w:rPr>
        <w:t>Answer</w:t>
      </w:r>
      <w:bookmarkEnd w:id="133"/>
    </w:p>
    <w:p w14:paraId="07C59662" w14:textId="07D73766" w:rsidR="00B44486" w:rsidRPr="00CE081D" w:rsidRDefault="00B44486" w:rsidP="00B44486">
      <w:pPr>
        <w:pStyle w:val="Caption"/>
        <w:keepNext/>
        <w:rPr>
          <w:rFonts w:ascii="Tahoma" w:hAnsi="Tahoma" w:cs="Tahoma"/>
          <w:sz w:val="18"/>
          <w:szCs w:val="18"/>
        </w:rPr>
      </w:pPr>
      <w:bookmarkStart w:id="134" w:name="_Toc465952344"/>
      <w:proofErr w:type="spellStart"/>
      <w:r w:rsidRPr="00CE081D">
        <w:rPr>
          <w:rFonts w:ascii="Tahoma" w:hAnsi="Tahoma" w:cs="Tahoma"/>
          <w:sz w:val="18"/>
          <w:szCs w:val="18"/>
        </w:rPr>
        <w:t>Tabel</w:t>
      </w:r>
      <w:proofErr w:type="spellEnd"/>
      <w:r w:rsidRPr="00CE081D">
        <w:rPr>
          <w:rFonts w:ascii="Tahoma" w:hAnsi="Tahoma" w:cs="Tahoma"/>
          <w:sz w:val="18"/>
          <w:szCs w:val="18"/>
        </w:rPr>
        <w:t xml:space="preserve"> </w:t>
      </w:r>
      <w:r w:rsidRPr="00CE081D">
        <w:rPr>
          <w:rFonts w:ascii="Tahoma" w:hAnsi="Tahoma" w:cs="Tahoma"/>
          <w:sz w:val="18"/>
          <w:szCs w:val="18"/>
        </w:rPr>
        <w:fldChar w:fldCharType="begin"/>
      </w:r>
      <w:r w:rsidRPr="00CE081D">
        <w:rPr>
          <w:rFonts w:ascii="Tahoma" w:hAnsi="Tahoma" w:cs="Tahoma"/>
          <w:sz w:val="18"/>
          <w:szCs w:val="18"/>
        </w:rPr>
        <w:instrText xml:space="preserve"> SEQ Tabel \* ARABIC </w:instrText>
      </w:r>
      <w:r w:rsidRPr="00CE081D">
        <w:rPr>
          <w:rFonts w:ascii="Tahoma" w:hAnsi="Tahoma" w:cs="Tahoma"/>
          <w:sz w:val="18"/>
          <w:szCs w:val="18"/>
        </w:rPr>
        <w:fldChar w:fldCharType="separate"/>
      </w:r>
      <w:r w:rsidR="007371A6" w:rsidRPr="00CE081D">
        <w:rPr>
          <w:rFonts w:ascii="Tahoma" w:hAnsi="Tahoma" w:cs="Tahoma"/>
          <w:noProof/>
          <w:sz w:val="18"/>
          <w:szCs w:val="18"/>
        </w:rPr>
        <w:t>11</w:t>
      </w:r>
      <w:r w:rsidRPr="00CE081D">
        <w:rPr>
          <w:rFonts w:ascii="Tahoma" w:hAnsi="Tahoma" w:cs="Tahoma"/>
          <w:sz w:val="18"/>
          <w:szCs w:val="18"/>
        </w:rPr>
        <w:fldChar w:fldCharType="end"/>
      </w:r>
      <w:r w:rsidRPr="00CE081D">
        <w:rPr>
          <w:rFonts w:ascii="Tahoma" w:hAnsi="Tahoma" w:cs="Tahoma"/>
          <w:sz w:val="18"/>
          <w:szCs w:val="18"/>
        </w:rPr>
        <w:t xml:space="preserve">  Answer Table</w:t>
      </w:r>
      <w:bookmarkEnd w:id="134"/>
    </w:p>
    <w:tbl>
      <w:tblPr>
        <w:tblW w:w="500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00" w:firstRow="0" w:lastRow="0" w:firstColumn="0" w:lastColumn="0" w:noHBand="0" w:noVBand="0"/>
      </w:tblPr>
      <w:tblGrid>
        <w:gridCol w:w="508"/>
        <w:gridCol w:w="1804"/>
        <w:gridCol w:w="3921"/>
        <w:gridCol w:w="789"/>
        <w:gridCol w:w="944"/>
        <w:gridCol w:w="929"/>
        <w:gridCol w:w="697"/>
      </w:tblGrid>
      <w:tr w:rsidR="00B44486" w:rsidRPr="00CE081D" w14:paraId="4FE37A62" w14:textId="77777777" w:rsidTr="00B44486">
        <w:trPr>
          <w:cantSplit/>
          <w:tblHeader/>
        </w:trPr>
        <w:tc>
          <w:tcPr>
            <w:tcW w:w="1208"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4226F515" w14:textId="77777777" w:rsidR="00B44486" w:rsidRPr="00CE081D" w:rsidRDefault="00B44486" w:rsidP="00C65D8C">
            <w:pPr>
              <w:rPr>
                <w:rFonts w:ascii="Tahoma" w:hAnsi="Tahoma" w:cs="Tahoma"/>
              </w:rPr>
            </w:pPr>
            <w:r w:rsidRPr="00CE081D">
              <w:rPr>
                <w:rFonts w:ascii="Tahoma" w:hAnsi="Tahoma" w:cs="Tahoma"/>
                <w:b/>
                <w:bCs/>
                <w:noProof/>
              </w:rPr>
              <w:t>Table ID</w:t>
            </w:r>
          </w:p>
        </w:tc>
        <w:tc>
          <w:tcPr>
            <w:tcW w:w="3792"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6B950B68" w14:textId="335C8AA5" w:rsidR="00B44486" w:rsidRPr="00CE081D" w:rsidRDefault="00B44486" w:rsidP="00C65D8C">
            <w:pPr>
              <w:rPr>
                <w:rFonts w:ascii="Tahoma" w:hAnsi="Tahoma" w:cs="Tahoma"/>
              </w:rPr>
            </w:pPr>
            <w:r w:rsidRPr="00CE081D">
              <w:rPr>
                <w:rFonts w:ascii="Tahoma" w:hAnsi="Tahoma" w:cs="Tahoma"/>
              </w:rPr>
              <w:t>T-5</w:t>
            </w:r>
          </w:p>
        </w:tc>
      </w:tr>
      <w:tr w:rsidR="00B44486" w:rsidRPr="00CE081D" w14:paraId="3AE4CC8A" w14:textId="77777777" w:rsidTr="00B44486">
        <w:trPr>
          <w:cantSplit/>
          <w:tblHeader/>
        </w:trPr>
        <w:tc>
          <w:tcPr>
            <w:tcW w:w="1208"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64DAE721" w14:textId="77777777" w:rsidR="00B44486" w:rsidRPr="00CE081D" w:rsidRDefault="00B44486" w:rsidP="00C65D8C">
            <w:pPr>
              <w:rPr>
                <w:rFonts w:ascii="Tahoma" w:hAnsi="Tahoma" w:cs="Tahoma"/>
              </w:rPr>
            </w:pPr>
            <w:r w:rsidRPr="00CE081D">
              <w:rPr>
                <w:rFonts w:ascii="Tahoma" w:hAnsi="Tahoma" w:cs="Tahoma"/>
                <w:b/>
                <w:bCs/>
                <w:noProof/>
              </w:rPr>
              <w:t>Table Description</w:t>
            </w:r>
          </w:p>
        </w:tc>
        <w:tc>
          <w:tcPr>
            <w:tcW w:w="3792"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3CE1BB8C" w14:textId="249E28D1" w:rsidR="00B44486" w:rsidRPr="00CE081D" w:rsidRDefault="00B44486" w:rsidP="00B44486">
            <w:pPr>
              <w:rPr>
                <w:rFonts w:ascii="Tahoma" w:hAnsi="Tahoma" w:cs="Tahoma"/>
              </w:rPr>
            </w:pPr>
            <w:r w:rsidRPr="00CE081D">
              <w:rPr>
                <w:rFonts w:ascii="Tahoma" w:hAnsi="Tahoma" w:cs="Tahoma"/>
              </w:rPr>
              <w:t>Saving answer information</w:t>
            </w:r>
          </w:p>
        </w:tc>
      </w:tr>
      <w:tr w:rsidR="00B44486" w:rsidRPr="00CE081D" w14:paraId="3D14AF74" w14:textId="77777777" w:rsidTr="00B44486">
        <w:trPr>
          <w:cantSplit/>
          <w:tblHeader/>
        </w:trPr>
        <w:tc>
          <w:tcPr>
            <w:tcW w:w="25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7687AC70" w14:textId="77777777" w:rsidR="00B44486" w:rsidRPr="00CE081D" w:rsidRDefault="00B44486" w:rsidP="00C65D8C">
            <w:pPr>
              <w:rPr>
                <w:rFonts w:ascii="Tahoma" w:hAnsi="Tahoma" w:cs="Tahoma"/>
              </w:rPr>
            </w:pPr>
            <w:r w:rsidRPr="00CE081D">
              <w:rPr>
                <w:rFonts w:ascii="Tahoma" w:hAnsi="Tahoma" w:cs="Tahoma"/>
                <w:b/>
                <w:bCs/>
                <w:noProof/>
              </w:rPr>
              <w:t>No</w:t>
            </w:r>
          </w:p>
        </w:tc>
        <w:tc>
          <w:tcPr>
            <w:tcW w:w="94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4DEF2A84" w14:textId="77777777" w:rsidR="00B44486" w:rsidRPr="00CE081D" w:rsidRDefault="00B44486" w:rsidP="00C65D8C">
            <w:pPr>
              <w:rPr>
                <w:rFonts w:ascii="Tahoma" w:hAnsi="Tahoma" w:cs="Tahoma"/>
              </w:rPr>
            </w:pPr>
            <w:r w:rsidRPr="00CE081D">
              <w:rPr>
                <w:rFonts w:ascii="Tahoma" w:hAnsi="Tahoma" w:cs="Tahoma"/>
                <w:b/>
                <w:bCs/>
                <w:noProof/>
                <w:lang w:val="id-ID"/>
              </w:rPr>
              <w:t>Field Name</w:t>
            </w:r>
          </w:p>
        </w:tc>
        <w:tc>
          <w:tcPr>
            <w:tcW w:w="2053"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6B3EDE18" w14:textId="77777777" w:rsidR="00B44486" w:rsidRPr="00CE081D" w:rsidRDefault="00B44486" w:rsidP="00C65D8C">
            <w:pPr>
              <w:rPr>
                <w:rFonts w:ascii="Tahoma" w:hAnsi="Tahoma" w:cs="Tahoma"/>
              </w:rPr>
            </w:pPr>
            <w:r w:rsidRPr="00CE081D">
              <w:rPr>
                <w:rFonts w:ascii="Tahoma" w:hAnsi="Tahoma" w:cs="Tahoma"/>
                <w:b/>
                <w:bCs/>
                <w:noProof/>
                <w:lang w:val="id-ID"/>
              </w:rPr>
              <w:t>Field Description</w:t>
            </w:r>
          </w:p>
        </w:tc>
        <w:tc>
          <w:tcPr>
            <w:tcW w:w="398" w:type="pct"/>
            <w:tcBorders>
              <w:top w:val="single" w:sz="6" w:space="0" w:color="000000"/>
              <w:left w:val="single" w:sz="6" w:space="0" w:color="000000"/>
              <w:bottom w:val="single" w:sz="6" w:space="0" w:color="000000"/>
              <w:right w:val="single" w:sz="6" w:space="0" w:color="000000"/>
            </w:tcBorders>
            <w:shd w:val="clear" w:color="auto" w:fill="E5DFEC"/>
          </w:tcPr>
          <w:p w14:paraId="65DB3E3F" w14:textId="77777777" w:rsidR="00B44486" w:rsidRPr="00CE081D" w:rsidRDefault="00B44486" w:rsidP="00C65D8C">
            <w:pPr>
              <w:rPr>
                <w:rFonts w:ascii="Tahoma" w:hAnsi="Tahoma" w:cs="Tahoma"/>
                <w:b/>
                <w:bCs/>
                <w:noProof/>
              </w:rPr>
            </w:pPr>
            <w:r w:rsidRPr="00CE081D">
              <w:rPr>
                <w:rFonts w:ascii="Tahoma" w:hAnsi="Tahoma" w:cs="Tahoma"/>
                <w:b/>
                <w:bCs/>
                <w:noProof/>
              </w:rPr>
              <w:t>Allow Null?</w:t>
            </w:r>
          </w:p>
        </w:tc>
        <w:tc>
          <w:tcPr>
            <w:tcW w:w="501"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26EFD6B9" w14:textId="77777777" w:rsidR="00B44486" w:rsidRPr="00CE081D" w:rsidRDefault="00B44486" w:rsidP="00C65D8C">
            <w:pPr>
              <w:rPr>
                <w:rFonts w:ascii="Tahoma" w:hAnsi="Tahoma" w:cs="Tahoma"/>
              </w:rPr>
            </w:pPr>
            <w:r w:rsidRPr="00CE081D">
              <w:rPr>
                <w:rFonts w:ascii="Tahoma" w:hAnsi="Tahoma" w:cs="Tahoma"/>
                <w:b/>
                <w:bCs/>
                <w:noProof/>
              </w:rPr>
              <w:t xml:space="preserve">Data </w:t>
            </w:r>
            <w:r w:rsidRPr="00CE081D">
              <w:rPr>
                <w:rFonts w:ascii="Tahoma" w:hAnsi="Tahoma" w:cs="Tahoma"/>
                <w:b/>
                <w:bCs/>
                <w:noProof/>
                <w:lang w:val="id-ID"/>
              </w:rPr>
              <w:t>Type</w:t>
            </w:r>
          </w:p>
        </w:tc>
        <w:tc>
          <w:tcPr>
            <w:tcW w:w="468" w:type="pct"/>
            <w:tcBorders>
              <w:top w:val="single" w:sz="6" w:space="0" w:color="000000"/>
              <w:left w:val="single" w:sz="6" w:space="0" w:color="000000"/>
              <w:bottom w:val="single" w:sz="6" w:space="0" w:color="000000"/>
              <w:right w:val="single" w:sz="6" w:space="0" w:color="000000"/>
            </w:tcBorders>
            <w:shd w:val="clear" w:color="auto" w:fill="E5DFEC"/>
          </w:tcPr>
          <w:p w14:paraId="5A0D36E5" w14:textId="77777777" w:rsidR="00B44486" w:rsidRPr="00CE081D" w:rsidRDefault="00B44486" w:rsidP="00C65D8C">
            <w:pPr>
              <w:rPr>
                <w:rFonts w:ascii="Tahoma" w:hAnsi="Tahoma" w:cs="Tahoma"/>
                <w:b/>
                <w:bCs/>
                <w:noProof/>
              </w:rPr>
            </w:pPr>
            <w:r w:rsidRPr="00CE081D">
              <w:rPr>
                <w:rFonts w:ascii="Tahoma" w:hAnsi="Tahoma" w:cs="Tahoma"/>
                <w:b/>
                <w:bCs/>
                <w:noProof/>
              </w:rPr>
              <w:t>Data Length</w:t>
            </w:r>
          </w:p>
        </w:tc>
        <w:tc>
          <w:tcPr>
            <w:tcW w:w="372"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47FFD82A" w14:textId="77777777" w:rsidR="00B44486" w:rsidRPr="00CE081D" w:rsidRDefault="00B44486" w:rsidP="00C65D8C">
            <w:pPr>
              <w:rPr>
                <w:rFonts w:ascii="Tahoma" w:hAnsi="Tahoma" w:cs="Tahoma"/>
              </w:rPr>
            </w:pPr>
            <w:r w:rsidRPr="00CE081D">
              <w:rPr>
                <w:rFonts w:ascii="Tahoma" w:hAnsi="Tahoma" w:cs="Tahoma"/>
                <w:b/>
                <w:bCs/>
                <w:noProof/>
                <w:lang w:val="id-ID"/>
              </w:rPr>
              <w:t xml:space="preserve"> PK / FK</w:t>
            </w:r>
          </w:p>
        </w:tc>
      </w:tr>
      <w:tr w:rsidR="00B44486" w:rsidRPr="00CE081D" w14:paraId="322D555C" w14:textId="77777777" w:rsidTr="00B44486">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5D9BDA11" w14:textId="77777777" w:rsidR="00B44486" w:rsidRPr="00CE081D" w:rsidRDefault="00B44486" w:rsidP="00C65D8C">
            <w:pPr>
              <w:rPr>
                <w:rFonts w:ascii="Tahoma" w:hAnsi="Tahoma" w:cs="Tahoma"/>
              </w:rPr>
            </w:pPr>
            <w:r w:rsidRPr="00CE081D">
              <w:rPr>
                <w:rFonts w:ascii="Tahoma" w:hAnsi="Tahoma" w:cs="Tahoma"/>
              </w:rPr>
              <w:t>1</w:t>
            </w:r>
          </w:p>
        </w:tc>
        <w:tc>
          <w:tcPr>
            <w:tcW w:w="949" w:type="pct"/>
            <w:tcBorders>
              <w:top w:val="single" w:sz="6" w:space="0" w:color="000000"/>
              <w:left w:val="single" w:sz="6" w:space="0" w:color="000000"/>
              <w:bottom w:val="single" w:sz="6" w:space="0" w:color="000000"/>
              <w:right w:val="single" w:sz="6" w:space="0" w:color="000000"/>
            </w:tcBorders>
            <w:vAlign w:val="center"/>
          </w:tcPr>
          <w:p w14:paraId="3F09B1B7" w14:textId="6150A8A9" w:rsidR="00B44486" w:rsidRPr="00CE081D" w:rsidRDefault="00B44486" w:rsidP="00C65D8C">
            <w:pPr>
              <w:rPr>
                <w:rFonts w:ascii="Tahoma" w:hAnsi="Tahoma" w:cs="Tahoma"/>
              </w:rPr>
            </w:pPr>
            <w:proofErr w:type="spellStart"/>
            <w:r w:rsidRPr="00CE081D">
              <w:rPr>
                <w:rFonts w:ascii="Tahoma" w:hAnsi="Tahoma" w:cs="Tahoma"/>
              </w:rPr>
              <w:t>answerID</w:t>
            </w:r>
            <w:proofErr w:type="spellEnd"/>
          </w:p>
        </w:tc>
        <w:tc>
          <w:tcPr>
            <w:tcW w:w="2053" w:type="pct"/>
            <w:tcBorders>
              <w:top w:val="single" w:sz="6" w:space="0" w:color="000000"/>
              <w:left w:val="single" w:sz="6" w:space="0" w:color="000000"/>
              <w:bottom w:val="single" w:sz="6" w:space="0" w:color="000000"/>
              <w:right w:val="single" w:sz="6" w:space="0" w:color="000000"/>
            </w:tcBorders>
            <w:vAlign w:val="center"/>
          </w:tcPr>
          <w:p w14:paraId="71F396C3" w14:textId="77777777" w:rsidR="00B44486" w:rsidRPr="00CE081D" w:rsidRDefault="00B44486" w:rsidP="00C65D8C">
            <w:pPr>
              <w:rPr>
                <w:rFonts w:ascii="Tahoma" w:hAnsi="Tahoma" w:cs="Tahoma"/>
              </w:rPr>
            </w:pPr>
            <w:r w:rsidRPr="00CE081D">
              <w:rPr>
                <w:rFonts w:ascii="Tahoma" w:hAnsi="Tahoma" w:cs="Tahoma"/>
              </w:rPr>
              <w:t>Survey Code</w:t>
            </w:r>
          </w:p>
        </w:tc>
        <w:tc>
          <w:tcPr>
            <w:tcW w:w="398" w:type="pct"/>
            <w:tcBorders>
              <w:top w:val="single" w:sz="6" w:space="0" w:color="000000"/>
              <w:left w:val="single" w:sz="6" w:space="0" w:color="000000"/>
              <w:bottom w:val="single" w:sz="6" w:space="0" w:color="000000"/>
              <w:right w:val="single" w:sz="6" w:space="0" w:color="000000"/>
            </w:tcBorders>
          </w:tcPr>
          <w:p w14:paraId="28EBBC83" w14:textId="77777777" w:rsidR="00B44486" w:rsidRPr="00CE081D" w:rsidRDefault="00B44486" w:rsidP="00C65D8C">
            <w:pPr>
              <w:rPr>
                <w:rFonts w:ascii="Tahoma" w:hAnsi="Tahoma" w:cs="Tahoma"/>
              </w:rPr>
            </w:pPr>
            <w:r w:rsidRPr="00CE081D">
              <w:rPr>
                <w:rFonts w:ascii="Tahoma" w:hAnsi="Tahoma" w:cs="Tahoma"/>
              </w:rPr>
              <w:t>N</w:t>
            </w:r>
          </w:p>
        </w:tc>
        <w:tc>
          <w:tcPr>
            <w:tcW w:w="501" w:type="pct"/>
            <w:tcBorders>
              <w:top w:val="single" w:sz="6" w:space="0" w:color="000000"/>
              <w:left w:val="single" w:sz="6" w:space="0" w:color="000000"/>
              <w:bottom w:val="single" w:sz="6" w:space="0" w:color="000000"/>
              <w:right w:val="single" w:sz="6" w:space="0" w:color="000000"/>
            </w:tcBorders>
            <w:vAlign w:val="center"/>
          </w:tcPr>
          <w:p w14:paraId="76ABC939" w14:textId="236DE2E4" w:rsidR="00B44486" w:rsidRPr="00CE081D" w:rsidRDefault="00B44486" w:rsidP="00C65D8C">
            <w:pPr>
              <w:rPr>
                <w:rFonts w:ascii="Tahoma" w:hAnsi="Tahoma" w:cs="Tahoma"/>
              </w:rPr>
            </w:pPr>
            <w:proofErr w:type="spellStart"/>
            <w:r w:rsidRPr="00CE081D">
              <w:rPr>
                <w:rFonts w:ascii="Tahoma" w:hAnsi="Tahoma" w:cs="Tahoma"/>
              </w:rPr>
              <w:t>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37539588" w14:textId="49A61CA5" w:rsidR="00B44486" w:rsidRPr="00CE081D" w:rsidRDefault="00B44486" w:rsidP="00C65D8C">
            <w:pPr>
              <w:rPr>
                <w:rFonts w:ascii="Tahoma" w:hAnsi="Tahoma" w:cs="Tahoma"/>
              </w:rPr>
            </w:pPr>
          </w:p>
        </w:tc>
        <w:tc>
          <w:tcPr>
            <w:tcW w:w="372" w:type="pct"/>
            <w:tcBorders>
              <w:top w:val="single" w:sz="6" w:space="0" w:color="000000"/>
              <w:left w:val="single" w:sz="6" w:space="0" w:color="000000"/>
              <w:bottom w:val="single" w:sz="6" w:space="0" w:color="000000"/>
              <w:right w:val="single" w:sz="6" w:space="0" w:color="000000"/>
            </w:tcBorders>
            <w:vAlign w:val="center"/>
          </w:tcPr>
          <w:p w14:paraId="1C9C45C5" w14:textId="77777777" w:rsidR="00B44486" w:rsidRPr="00CE081D" w:rsidRDefault="00B44486" w:rsidP="00C65D8C">
            <w:pPr>
              <w:rPr>
                <w:rFonts w:ascii="Tahoma" w:hAnsi="Tahoma" w:cs="Tahoma"/>
              </w:rPr>
            </w:pPr>
            <w:r w:rsidRPr="00CE081D">
              <w:rPr>
                <w:rFonts w:ascii="Tahoma" w:hAnsi="Tahoma" w:cs="Tahoma"/>
              </w:rPr>
              <w:t>PK</w:t>
            </w:r>
          </w:p>
        </w:tc>
      </w:tr>
      <w:tr w:rsidR="00141107" w:rsidRPr="00CE081D" w14:paraId="09C2DC07" w14:textId="77777777" w:rsidTr="00B44486">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4826403C" w14:textId="137FB9F5" w:rsidR="00141107" w:rsidRPr="00CE081D" w:rsidRDefault="00141107" w:rsidP="00C65D8C">
            <w:pPr>
              <w:rPr>
                <w:rFonts w:ascii="Tahoma" w:hAnsi="Tahoma" w:cs="Tahoma"/>
              </w:rPr>
            </w:pPr>
            <w:r w:rsidRPr="00CE081D">
              <w:rPr>
                <w:rFonts w:ascii="Tahoma" w:hAnsi="Tahoma" w:cs="Tahoma"/>
              </w:rPr>
              <w:t>2</w:t>
            </w:r>
          </w:p>
        </w:tc>
        <w:tc>
          <w:tcPr>
            <w:tcW w:w="949" w:type="pct"/>
            <w:tcBorders>
              <w:top w:val="single" w:sz="6" w:space="0" w:color="000000"/>
              <w:left w:val="single" w:sz="6" w:space="0" w:color="000000"/>
              <w:bottom w:val="single" w:sz="6" w:space="0" w:color="000000"/>
              <w:right w:val="single" w:sz="6" w:space="0" w:color="000000"/>
            </w:tcBorders>
            <w:vAlign w:val="center"/>
          </w:tcPr>
          <w:p w14:paraId="7E7B2C03" w14:textId="260DB56F" w:rsidR="00141107" w:rsidRPr="00CE081D" w:rsidRDefault="00141107" w:rsidP="00C65D8C">
            <w:pPr>
              <w:rPr>
                <w:rFonts w:ascii="Tahoma" w:hAnsi="Tahoma" w:cs="Tahoma"/>
              </w:rPr>
            </w:pPr>
            <w:proofErr w:type="spellStart"/>
            <w:r w:rsidRPr="00CE081D">
              <w:rPr>
                <w:rFonts w:ascii="Tahoma" w:hAnsi="Tahoma" w:cs="Tahoma"/>
              </w:rPr>
              <w:t>reportID</w:t>
            </w:r>
            <w:proofErr w:type="spellEnd"/>
          </w:p>
        </w:tc>
        <w:tc>
          <w:tcPr>
            <w:tcW w:w="2053" w:type="pct"/>
            <w:tcBorders>
              <w:top w:val="single" w:sz="6" w:space="0" w:color="000000"/>
              <w:left w:val="single" w:sz="6" w:space="0" w:color="000000"/>
              <w:bottom w:val="single" w:sz="6" w:space="0" w:color="000000"/>
              <w:right w:val="single" w:sz="6" w:space="0" w:color="000000"/>
            </w:tcBorders>
            <w:vAlign w:val="center"/>
          </w:tcPr>
          <w:p w14:paraId="565476B6" w14:textId="76F63D76" w:rsidR="00141107" w:rsidRPr="00CE081D" w:rsidRDefault="00141107" w:rsidP="00C65D8C">
            <w:pPr>
              <w:rPr>
                <w:rFonts w:ascii="Tahoma" w:hAnsi="Tahoma" w:cs="Tahoma"/>
              </w:rPr>
            </w:pPr>
            <w:r w:rsidRPr="00CE081D">
              <w:rPr>
                <w:rFonts w:ascii="Tahoma" w:hAnsi="Tahoma" w:cs="Tahoma"/>
              </w:rPr>
              <w:t>Foreign Key to Report Table</w:t>
            </w:r>
          </w:p>
        </w:tc>
        <w:tc>
          <w:tcPr>
            <w:tcW w:w="398" w:type="pct"/>
            <w:tcBorders>
              <w:top w:val="single" w:sz="6" w:space="0" w:color="000000"/>
              <w:left w:val="single" w:sz="6" w:space="0" w:color="000000"/>
              <w:bottom w:val="single" w:sz="6" w:space="0" w:color="000000"/>
              <w:right w:val="single" w:sz="6" w:space="0" w:color="000000"/>
            </w:tcBorders>
          </w:tcPr>
          <w:p w14:paraId="015AF545" w14:textId="5FA0C569" w:rsidR="00141107" w:rsidRPr="00CE081D" w:rsidRDefault="00141107" w:rsidP="00C65D8C">
            <w:pPr>
              <w:rPr>
                <w:rFonts w:ascii="Tahoma" w:hAnsi="Tahoma" w:cs="Tahoma"/>
              </w:rPr>
            </w:pPr>
            <w:r w:rsidRPr="00CE081D">
              <w:rPr>
                <w:rFonts w:ascii="Tahoma" w:hAnsi="Tahoma" w:cs="Tahoma"/>
              </w:rPr>
              <w:t>N</w:t>
            </w:r>
          </w:p>
        </w:tc>
        <w:tc>
          <w:tcPr>
            <w:tcW w:w="501" w:type="pct"/>
            <w:tcBorders>
              <w:top w:val="single" w:sz="6" w:space="0" w:color="000000"/>
              <w:left w:val="single" w:sz="6" w:space="0" w:color="000000"/>
              <w:bottom w:val="single" w:sz="6" w:space="0" w:color="000000"/>
              <w:right w:val="single" w:sz="6" w:space="0" w:color="000000"/>
            </w:tcBorders>
            <w:vAlign w:val="center"/>
          </w:tcPr>
          <w:p w14:paraId="198000AE" w14:textId="35C23C90" w:rsidR="00141107" w:rsidRPr="00CE081D" w:rsidRDefault="00141107" w:rsidP="00C65D8C">
            <w:pPr>
              <w:rPr>
                <w:rFonts w:ascii="Tahoma" w:hAnsi="Tahoma" w:cs="Tahoma"/>
              </w:rPr>
            </w:pPr>
            <w:proofErr w:type="spellStart"/>
            <w:r w:rsidRPr="00CE081D">
              <w:rPr>
                <w:rFonts w:ascii="Tahoma" w:hAnsi="Tahoma" w:cs="Tahoma"/>
              </w:rPr>
              <w:t>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5EA6D7EB" w14:textId="77777777" w:rsidR="00141107" w:rsidRPr="00CE081D" w:rsidRDefault="00141107" w:rsidP="00C65D8C">
            <w:pPr>
              <w:rPr>
                <w:rFonts w:ascii="Tahoma" w:hAnsi="Tahoma" w:cs="Tahoma"/>
              </w:rPr>
            </w:pPr>
          </w:p>
        </w:tc>
        <w:tc>
          <w:tcPr>
            <w:tcW w:w="372" w:type="pct"/>
            <w:tcBorders>
              <w:top w:val="single" w:sz="6" w:space="0" w:color="000000"/>
              <w:left w:val="single" w:sz="6" w:space="0" w:color="000000"/>
              <w:bottom w:val="single" w:sz="6" w:space="0" w:color="000000"/>
              <w:right w:val="single" w:sz="6" w:space="0" w:color="000000"/>
            </w:tcBorders>
            <w:vAlign w:val="center"/>
          </w:tcPr>
          <w:p w14:paraId="41B64D5E" w14:textId="779A3DF8" w:rsidR="00141107" w:rsidRPr="00CE081D" w:rsidRDefault="00141107" w:rsidP="00C65D8C">
            <w:pPr>
              <w:rPr>
                <w:rFonts w:ascii="Tahoma" w:hAnsi="Tahoma" w:cs="Tahoma"/>
              </w:rPr>
            </w:pPr>
            <w:r w:rsidRPr="00CE081D">
              <w:rPr>
                <w:rFonts w:ascii="Tahoma" w:hAnsi="Tahoma" w:cs="Tahoma"/>
              </w:rPr>
              <w:t>FK</w:t>
            </w:r>
          </w:p>
        </w:tc>
      </w:tr>
      <w:tr w:rsidR="00B44486" w:rsidRPr="00CE081D" w14:paraId="279BEE95" w14:textId="77777777" w:rsidTr="00B44486">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4F49A1ED" w14:textId="241CA11F" w:rsidR="00B44486" w:rsidRPr="00CE081D" w:rsidRDefault="00B44486" w:rsidP="00C65D8C">
            <w:pPr>
              <w:rPr>
                <w:rFonts w:ascii="Tahoma" w:hAnsi="Tahoma" w:cs="Tahoma"/>
              </w:rPr>
            </w:pPr>
            <w:r w:rsidRPr="00CE081D">
              <w:rPr>
                <w:rFonts w:ascii="Tahoma" w:hAnsi="Tahoma" w:cs="Tahoma"/>
              </w:rPr>
              <w:t>2</w:t>
            </w:r>
          </w:p>
        </w:tc>
        <w:tc>
          <w:tcPr>
            <w:tcW w:w="949" w:type="pct"/>
            <w:tcBorders>
              <w:top w:val="single" w:sz="6" w:space="0" w:color="000000"/>
              <w:left w:val="single" w:sz="6" w:space="0" w:color="000000"/>
              <w:bottom w:val="single" w:sz="6" w:space="0" w:color="000000"/>
              <w:right w:val="single" w:sz="6" w:space="0" w:color="000000"/>
            </w:tcBorders>
            <w:vAlign w:val="center"/>
          </w:tcPr>
          <w:p w14:paraId="56D5F2C3" w14:textId="5ADE1577" w:rsidR="00B44486" w:rsidRPr="00CE081D" w:rsidRDefault="00E101E0" w:rsidP="00C65D8C">
            <w:pPr>
              <w:rPr>
                <w:rFonts w:ascii="Tahoma" w:hAnsi="Tahoma" w:cs="Tahoma"/>
              </w:rPr>
            </w:pPr>
            <w:proofErr w:type="spellStart"/>
            <w:r w:rsidRPr="00CE081D">
              <w:rPr>
                <w:rFonts w:ascii="Tahoma" w:hAnsi="Tahoma" w:cs="Tahoma"/>
              </w:rPr>
              <w:t>q</w:t>
            </w:r>
            <w:r w:rsidR="00B44486" w:rsidRPr="00CE081D">
              <w:rPr>
                <w:rFonts w:ascii="Tahoma" w:hAnsi="Tahoma" w:cs="Tahoma"/>
              </w:rPr>
              <w:t>uestionID</w:t>
            </w:r>
            <w:proofErr w:type="spellEnd"/>
          </w:p>
        </w:tc>
        <w:tc>
          <w:tcPr>
            <w:tcW w:w="2053" w:type="pct"/>
            <w:tcBorders>
              <w:top w:val="single" w:sz="6" w:space="0" w:color="000000"/>
              <w:left w:val="single" w:sz="6" w:space="0" w:color="000000"/>
              <w:bottom w:val="single" w:sz="6" w:space="0" w:color="000000"/>
              <w:right w:val="single" w:sz="6" w:space="0" w:color="000000"/>
            </w:tcBorders>
            <w:vAlign w:val="center"/>
          </w:tcPr>
          <w:p w14:paraId="68CF11BB" w14:textId="32EA47D1" w:rsidR="00B44486" w:rsidRPr="00CE081D" w:rsidRDefault="00B44486" w:rsidP="00C65D8C">
            <w:pPr>
              <w:rPr>
                <w:rFonts w:ascii="Tahoma" w:hAnsi="Tahoma" w:cs="Tahoma"/>
              </w:rPr>
            </w:pPr>
            <w:r w:rsidRPr="00CE081D">
              <w:rPr>
                <w:rFonts w:ascii="Tahoma" w:hAnsi="Tahoma" w:cs="Tahoma"/>
              </w:rPr>
              <w:t>Foreign Key to Question Table</w:t>
            </w:r>
          </w:p>
        </w:tc>
        <w:tc>
          <w:tcPr>
            <w:tcW w:w="398" w:type="pct"/>
            <w:tcBorders>
              <w:top w:val="single" w:sz="6" w:space="0" w:color="000000"/>
              <w:left w:val="single" w:sz="6" w:space="0" w:color="000000"/>
              <w:bottom w:val="single" w:sz="6" w:space="0" w:color="000000"/>
              <w:right w:val="single" w:sz="6" w:space="0" w:color="000000"/>
            </w:tcBorders>
          </w:tcPr>
          <w:p w14:paraId="6AE82C8A" w14:textId="60D1DC04" w:rsidR="00B44486" w:rsidRPr="00CE081D" w:rsidRDefault="00B44486" w:rsidP="00C65D8C">
            <w:pPr>
              <w:rPr>
                <w:rFonts w:ascii="Tahoma" w:hAnsi="Tahoma" w:cs="Tahoma"/>
              </w:rPr>
            </w:pPr>
            <w:r w:rsidRPr="00CE081D">
              <w:rPr>
                <w:rFonts w:ascii="Tahoma" w:hAnsi="Tahoma" w:cs="Tahoma"/>
              </w:rPr>
              <w:t>N</w:t>
            </w:r>
          </w:p>
        </w:tc>
        <w:tc>
          <w:tcPr>
            <w:tcW w:w="501" w:type="pct"/>
            <w:tcBorders>
              <w:top w:val="single" w:sz="6" w:space="0" w:color="000000"/>
              <w:left w:val="single" w:sz="6" w:space="0" w:color="000000"/>
              <w:bottom w:val="single" w:sz="6" w:space="0" w:color="000000"/>
              <w:right w:val="single" w:sz="6" w:space="0" w:color="000000"/>
            </w:tcBorders>
            <w:vAlign w:val="center"/>
          </w:tcPr>
          <w:p w14:paraId="6801A2C4" w14:textId="6DF25D0B" w:rsidR="00B44486" w:rsidRPr="00CE081D" w:rsidRDefault="00B44486"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21CE2421" w14:textId="05E855CD" w:rsidR="00B44486" w:rsidRPr="00CE081D" w:rsidRDefault="00B44486" w:rsidP="00C65D8C">
            <w:pPr>
              <w:rPr>
                <w:rFonts w:ascii="Tahoma" w:hAnsi="Tahoma" w:cs="Tahoma"/>
              </w:rPr>
            </w:pPr>
            <w:r w:rsidRPr="00CE081D">
              <w:rPr>
                <w:rFonts w:ascii="Tahoma" w:hAnsi="Tahoma" w:cs="Tahoma"/>
              </w:rPr>
              <w:t>20</w:t>
            </w:r>
          </w:p>
        </w:tc>
        <w:tc>
          <w:tcPr>
            <w:tcW w:w="372" w:type="pct"/>
            <w:tcBorders>
              <w:top w:val="single" w:sz="6" w:space="0" w:color="000000"/>
              <w:left w:val="single" w:sz="6" w:space="0" w:color="000000"/>
              <w:bottom w:val="single" w:sz="6" w:space="0" w:color="000000"/>
              <w:right w:val="single" w:sz="6" w:space="0" w:color="000000"/>
            </w:tcBorders>
            <w:vAlign w:val="center"/>
          </w:tcPr>
          <w:p w14:paraId="7C4CC12E" w14:textId="3D30550B" w:rsidR="00B44486" w:rsidRPr="00CE081D" w:rsidRDefault="00B44486" w:rsidP="00C65D8C">
            <w:pPr>
              <w:rPr>
                <w:rFonts w:ascii="Tahoma" w:hAnsi="Tahoma" w:cs="Tahoma"/>
              </w:rPr>
            </w:pPr>
            <w:r w:rsidRPr="00CE081D">
              <w:rPr>
                <w:rFonts w:ascii="Tahoma" w:hAnsi="Tahoma" w:cs="Tahoma"/>
              </w:rPr>
              <w:t>FK</w:t>
            </w:r>
          </w:p>
        </w:tc>
      </w:tr>
      <w:tr w:rsidR="00B44486" w:rsidRPr="00CE081D" w14:paraId="1B6BD0F7" w14:textId="77777777" w:rsidTr="00B44486">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187F0A1B" w14:textId="123C4317" w:rsidR="00B44486" w:rsidRPr="00CE081D" w:rsidRDefault="00B44486" w:rsidP="00C65D8C">
            <w:pPr>
              <w:rPr>
                <w:rFonts w:ascii="Tahoma" w:hAnsi="Tahoma" w:cs="Tahoma"/>
              </w:rPr>
            </w:pPr>
            <w:r w:rsidRPr="00CE081D">
              <w:rPr>
                <w:rFonts w:ascii="Tahoma" w:hAnsi="Tahoma" w:cs="Tahoma"/>
              </w:rPr>
              <w:t>3</w:t>
            </w:r>
          </w:p>
        </w:tc>
        <w:tc>
          <w:tcPr>
            <w:tcW w:w="949" w:type="pct"/>
            <w:tcBorders>
              <w:top w:val="single" w:sz="6" w:space="0" w:color="000000"/>
              <w:left w:val="single" w:sz="6" w:space="0" w:color="000000"/>
              <w:bottom w:val="single" w:sz="6" w:space="0" w:color="000000"/>
              <w:right w:val="single" w:sz="6" w:space="0" w:color="000000"/>
            </w:tcBorders>
            <w:vAlign w:val="center"/>
          </w:tcPr>
          <w:p w14:paraId="5CB35DB0" w14:textId="2CE6836D" w:rsidR="00B44486" w:rsidRPr="00CE081D" w:rsidRDefault="00B44486" w:rsidP="00C65D8C">
            <w:pPr>
              <w:rPr>
                <w:rFonts w:ascii="Tahoma" w:hAnsi="Tahoma" w:cs="Tahoma"/>
              </w:rPr>
            </w:pPr>
            <w:r w:rsidRPr="00CE081D">
              <w:rPr>
                <w:rFonts w:ascii="Tahoma" w:hAnsi="Tahoma" w:cs="Tahoma"/>
              </w:rPr>
              <w:t>value</w:t>
            </w:r>
          </w:p>
        </w:tc>
        <w:tc>
          <w:tcPr>
            <w:tcW w:w="2053" w:type="pct"/>
            <w:tcBorders>
              <w:top w:val="single" w:sz="6" w:space="0" w:color="000000"/>
              <w:left w:val="single" w:sz="6" w:space="0" w:color="000000"/>
              <w:bottom w:val="single" w:sz="6" w:space="0" w:color="000000"/>
              <w:right w:val="single" w:sz="6" w:space="0" w:color="000000"/>
            </w:tcBorders>
            <w:vAlign w:val="center"/>
          </w:tcPr>
          <w:p w14:paraId="681E0566" w14:textId="4923F410" w:rsidR="00B44486" w:rsidRPr="00CE081D" w:rsidRDefault="00B44486" w:rsidP="00C65D8C">
            <w:pPr>
              <w:rPr>
                <w:rFonts w:ascii="Tahoma" w:hAnsi="Tahoma" w:cs="Tahoma"/>
              </w:rPr>
            </w:pPr>
            <w:r w:rsidRPr="00CE081D">
              <w:rPr>
                <w:rFonts w:ascii="Tahoma" w:hAnsi="Tahoma" w:cs="Tahoma"/>
              </w:rPr>
              <w:t>Question’s answer, filled with path if question type is image or file</w:t>
            </w:r>
          </w:p>
        </w:tc>
        <w:tc>
          <w:tcPr>
            <w:tcW w:w="398" w:type="pct"/>
            <w:tcBorders>
              <w:top w:val="single" w:sz="6" w:space="0" w:color="000000"/>
              <w:left w:val="single" w:sz="6" w:space="0" w:color="000000"/>
              <w:bottom w:val="single" w:sz="6" w:space="0" w:color="000000"/>
              <w:right w:val="single" w:sz="6" w:space="0" w:color="000000"/>
            </w:tcBorders>
          </w:tcPr>
          <w:p w14:paraId="62C1F970" w14:textId="0356F1F8" w:rsidR="00B44486" w:rsidRPr="00CE081D" w:rsidRDefault="00B44486" w:rsidP="00C65D8C">
            <w:pPr>
              <w:rPr>
                <w:rFonts w:ascii="Tahoma" w:hAnsi="Tahoma" w:cs="Tahoma"/>
              </w:rPr>
            </w:pPr>
            <w:r w:rsidRPr="00CE081D">
              <w:rPr>
                <w:rFonts w:ascii="Tahoma" w:hAnsi="Tahoma" w:cs="Tahoma"/>
              </w:rPr>
              <w:t>N</w:t>
            </w:r>
          </w:p>
        </w:tc>
        <w:tc>
          <w:tcPr>
            <w:tcW w:w="501" w:type="pct"/>
            <w:tcBorders>
              <w:top w:val="single" w:sz="6" w:space="0" w:color="000000"/>
              <w:left w:val="single" w:sz="6" w:space="0" w:color="000000"/>
              <w:bottom w:val="single" w:sz="6" w:space="0" w:color="000000"/>
              <w:right w:val="single" w:sz="6" w:space="0" w:color="000000"/>
            </w:tcBorders>
            <w:vAlign w:val="center"/>
          </w:tcPr>
          <w:p w14:paraId="468B204B" w14:textId="398D56A4" w:rsidR="00B44486" w:rsidRPr="00CE081D" w:rsidRDefault="00B44486"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6262B895" w14:textId="7E41971C" w:rsidR="00B44486" w:rsidRPr="00CE081D" w:rsidRDefault="00B44486" w:rsidP="00C65D8C">
            <w:pPr>
              <w:rPr>
                <w:rFonts w:ascii="Tahoma" w:hAnsi="Tahoma" w:cs="Tahoma"/>
              </w:rPr>
            </w:pPr>
            <w:r w:rsidRPr="00CE081D">
              <w:rPr>
                <w:rFonts w:ascii="Tahoma" w:hAnsi="Tahoma" w:cs="Tahoma"/>
              </w:rPr>
              <w:t>255</w:t>
            </w:r>
          </w:p>
        </w:tc>
        <w:tc>
          <w:tcPr>
            <w:tcW w:w="372" w:type="pct"/>
            <w:tcBorders>
              <w:top w:val="single" w:sz="6" w:space="0" w:color="000000"/>
              <w:left w:val="single" w:sz="6" w:space="0" w:color="000000"/>
              <w:bottom w:val="single" w:sz="6" w:space="0" w:color="000000"/>
              <w:right w:val="single" w:sz="6" w:space="0" w:color="000000"/>
            </w:tcBorders>
            <w:vAlign w:val="center"/>
          </w:tcPr>
          <w:p w14:paraId="00501615" w14:textId="77777777" w:rsidR="00B44486" w:rsidRPr="00CE081D" w:rsidRDefault="00B44486" w:rsidP="00C65D8C">
            <w:pPr>
              <w:rPr>
                <w:rFonts w:ascii="Tahoma" w:hAnsi="Tahoma" w:cs="Tahoma"/>
              </w:rPr>
            </w:pPr>
          </w:p>
        </w:tc>
      </w:tr>
      <w:tr w:rsidR="00C37E9F" w:rsidRPr="00CE081D" w14:paraId="579F1668" w14:textId="77777777" w:rsidTr="00B44486">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9E495D9" w14:textId="0D2B6AC7" w:rsidR="00C37E9F" w:rsidRPr="00CE081D" w:rsidRDefault="00C37E9F" w:rsidP="00C65D8C">
            <w:pPr>
              <w:rPr>
                <w:rFonts w:ascii="Tahoma" w:hAnsi="Tahoma" w:cs="Tahoma"/>
              </w:rPr>
            </w:pPr>
            <w:r w:rsidRPr="00CE081D">
              <w:rPr>
                <w:rFonts w:ascii="Tahoma" w:hAnsi="Tahoma" w:cs="Tahoma"/>
              </w:rPr>
              <w:t>4</w:t>
            </w:r>
          </w:p>
        </w:tc>
        <w:tc>
          <w:tcPr>
            <w:tcW w:w="949" w:type="pct"/>
            <w:tcBorders>
              <w:top w:val="single" w:sz="6" w:space="0" w:color="000000"/>
              <w:left w:val="single" w:sz="6" w:space="0" w:color="000000"/>
              <w:bottom w:val="single" w:sz="6" w:space="0" w:color="000000"/>
              <w:right w:val="single" w:sz="6" w:space="0" w:color="000000"/>
            </w:tcBorders>
            <w:vAlign w:val="center"/>
          </w:tcPr>
          <w:p w14:paraId="5155A848" w14:textId="55AC0359" w:rsidR="00C37E9F" w:rsidRPr="00CE081D" w:rsidRDefault="00C37E9F" w:rsidP="00C65D8C">
            <w:pPr>
              <w:rPr>
                <w:rFonts w:ascii="Tahoma" w:hAnsi="Tahoma" w:cs="Tahoma"/>
              </w:rPr>
            </w:pPr>
            <w:r w:rsidRPr="00CE081D">
              <w:rPr>
                <w:rFonts w:ascii="Tahoma" w:hAnsi="Tahoma" w:cs="Tahoma"/>
              </w:rPr>
              <w:t>remark</w:t>
            </w:r>
          </w:p>
        </w:tc>
        <w:tc>
          <w:tcPr>
            <w:tcW w:w="2053" w:type="pct"/>
            <w:tcBorders>
              <w:top w:val="single" w:sz="6" w:space="0" w:color="000000"/>
              <w:left w:val="single" w:sz="6" w:space="0" w:color="000000"/>
              <w:bottom w:val="single" w:sz="6" w:space="0" w:color="000000"/>
              <w:right w:val="single" w:sz="6" w:space="0" w:color="000000"/>
            </w:tcBorders>
            <w:vAlign w:val="center"/>
          </w:tcPr>
          <w:p w14:paraId="5E25B523" w14:textId="430949DE" w:rsidR="00C37E9F" w:rsidRPr="00CE081D" w:rsidRDefault="00C37E9F" w:rsidP="00C65D8C">
            <w:pPr>
              <w:rPr>
                <w:rFonts w:ascii="Tahoma" w:hAnsi="Tahoma" w:cs="Tahoma"/>
              </w:rPr>
            </w:pPr>
            <w:r w:rsidRPr="00CE081D">
              <w:rPr>
                <w:rFonts w:ascii="Tahoma" w:hAnsi="Tahoma" w:cs="Tahoma"/>
              </w:rPr>
              <w:t>Question rejection remark</w:t>
            </w:r>
          </w:p>
        </w:tc>
        <w:tc>
          <w:tcPr>
            <w:tcW w:w="398" w:type="pct"/>
            <w:tcBorders>
              <w:top w:val="single" w:sz="6" w:space="0" w:color="000000"/>
              <w:left w:val="single" w:sz="6" w:space="0" w:color="000000"/>
              <w:bottom w:val="single" w:sz="6" w:space="0" w:color="000000"/>
              <w:right w:val="single" w:sz="6" w:space="0" w:color="000000"/>
            </w:tcBorders>
          </w:tcPr>
          <w:p w14:paraId="67A2D787" w14:textId="5663B000" w:rsidR="00C37E9F" w:rsidRPr="00CE081D" w:rsidRDefault="00C37E9F" w:rsidP="00C65D8C">
            <w:pPr>
              <w:rPr>
                <w:rFonts w:ascii="Tahoma" w:hAnsi="Tahoma" w:cs="Tahoma"/>
              </w:rPr>
            </w:pPr>
            <w:r w:rsidRPr="00CE081D">
              <w:rPr>
                <w:rFonts w:ascii="Tahoma" w:hAnsi="Tahoma" w:cs="Tahoma"/>
              </w:rPr>
              <w:t>Y</w:t>
            </w:r>
          </w:p>
        </w:tc>
        <w:tc>
          <w:tcPr>
            <w:tcW w:w="501" w:type="pct"/>
            <w:tcBorders>
              <w:top w:val="single" w:sz="6" w:space="0" w:color="000000"/>
              <w:left w:val="single" w:sz="6" w:space="0" w:color="000000"/>
              <w:bottom w:val="single" w:sz="6" w:space="0" w:color="000000"/>
              <w:right w:val="single" w:sz="6" w:space="0" w:color="000000"/>
            </w:tcBorders>
            <w:vAlign w:val="center"/>
          </w:tcPr>
          <w:p w14:paraId="6D3351BF" w14:textId="4963CE7C" w:rsidR="00C37E9F" w:rsidRPr="00CE081D" w:rsidRDefault="00C37E9F"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64D40851" w14:textId="14F546C3" w:rsidR="00C37E9F" w:rsidRPr="00CE081D" w:rsidRDefault="00C37E9F" w:rsidP="00C65D8C">
            <w:pPr>
              <w:rPr>
                <w:rFonts w:ascii="Tahoma" w:hAnsi="Tahoma" w:cs="Tahoma"/>
              </w:rPr>
            </w:pPr>
            <w:r w:rsidRPr="00CE081D">
              <w:rPr>
                <w:rFonts w:ascii="Tahoma" w:hAnsi="Tahoma" w:cs="Tahoma"/>
              </w:rPr>
              <w:t>255</w:t>
            </w:r>
          </w:p>
        </w:tc>
        <w:tc>
          <w:tcPr>
            <w:tcW w:w="372" w:type="pct"/>
            <w:tcBorders>
              <w:top w:val="single" w:sz="6" w:space="0" w:color="000000"/>
              <w:left w:val="single" w:sz="6" w:space="0" w:color="000000"/>
              <w:bottom w:val="single" w:sz="6" w:space="0" w:color="000000"/>
              <w:right w:val="single" w:sz="6" w:space="0" w:color="000000"/>
            </w:tcBorders>
            <w:vAlign w:val="center"/>
          </w:tcPr>
          <w:p w14:paraId="354FF60D" w14:textId="77777777" w:rsidR="00C37E9F" w:rsidRPr="00CE081D" w:rsidRDefault="00C37E9F" w:rsidP="00C65D8C">
            <w:pPr>
              <w:rPr>
                <w:rFonts w:ascii="Tahoma" w:hAnsi="Tahoma" w:cs="Tahoma"/>
              </w:rPr>
            </w:pPr>
          </w:p>
        </w:tc>
      </w:tr>
      <w:tr w:rsidR="00C37E9F" w:rsidRPr="00CE081D" w14:paraId="5D1C2179" w14:textId="77777777" w:rsidTr="00B44486">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6608E780" w14:textId="1B3D114D" w:rsidR="00C37E9F" w:rsidRPr="00CE081D" w:rsidRDefault="00C37E9F" w:rsidP="00C65D8C">
            <w:pPr>
              <w:rPr>
                <w:rFonts w:ascii="Tahoma" w:hAnsi="Tahoma" w:cs="Tahoma"/>
              </w:rPr>
            </w:pPr>
            <w:r w:rsidRPr="00CE081D">
              <w:rPr>
                <w:rFonts w:ascii="Tahoma" w:hAnsi="Tahoma" w:cs="Tahoma"/>
              </w:rPr>
              <w:t>5</w:t>
            </w:r>
          </w:p>
        </w:tc>
        <w:tc>
          <w:tcPr>
            <w:tcW w:w="949" w:type="pct"/>
            <w:tcBorders>
              <w:top w:val="single" w:sz="6" w:space="0" w:color="000000"/>
              <w:left w:val="single" w:sz="6" w:space="0" w:color="000000"/>
              <w:bottom w:val="single" w:sz="6" w:space="0" w:color="000000"/>
              <w:right w:val="single" w:sz="6" w:space="0" w:color="000000"/>
            </w:tcBorders>
            <w:vAlign w:val="center"/>
          </w:tcPr>
          <w:p w14:paraId="7EA5FA4E" w14:textId="10CD717F" w:rsidR="00C37E9F" w:rsidRPr="00CE081D" w:rsidRDefault="00C37E9F" w:rsidP="00C65D8C">
            <w:pPr>
              <w:rPr>
                <w:rFonts w:ascii="Tahoma" w:hAnsi="Tahoma" w:cs="Tahoma"/>
              </w:rPr>
            </w:pPr>
            <w:r w:rsidRPr="00CE081D">
              <w:rPr>
                <w:rFonts w:ascii="Tahoma" w:hAnsi="Tahoma" w:cs="Tahoma"/>
              </w:rPr>
              <w:t>accept</w:t>
            </w:r>
          </w:p>
        </w:tc>
        <w:tc>
          <w:tcPr>
            <w:tcW w:w="2053" w:type="pct"/>
            <w:tcBorders>
              <w:top w:val="single" w:sz="6" w:space="0" w:color="000000"/>
              <w:left w:val="single" w:sz="6" w:space="0" w:color="000000"/>
              <w:bottom w:val="single" w:sz="6" w:space="0" w:color="000000"/>
              <w:right w:val="single" w:sz="6" w:space="0" w:color="000000"/>
            </w:tcBorders>
            <w:vAlign w:val="center"/>
          </w:tcPr>
          <w:p w14:paraId="40807640" w14:textId="575BE9E3" w:rsidR="00C37E9F" w:rsidRPr="00CE081D" w:rsidRDefault="00C37E9F" w:rsidP="00C65D8C">
            <w:pPr>
              <w:rPr>
                <w:rFonts w:ascii="Tahoma" w:hAnsi="Tahoma" w:cs="Tahoma"/>
              </w:rPr>
            </w:pPr>
            <w:r w:rsidRPr="00CE081D">
              <w:rPr>
                <w:rFonts w:ascii="Tahoma" w:hAnsi="Tahoma" w:cs="Tahoma"/>
              </w:rPr>
              <w:t>Flag for accepted question</w:t>
            </w:r>
          </w:p>
        </w:tc>
        <w:tc>
          <w:tcPr>
            <w:tcW w:w="398" w:type="pct"/>
            <w:tcBorders>
              <w:top w:val="single" w:sz="6" w:space="0" w:color="000000"/>
              <w:left w:val="single" w:sz="6" w:space="0" w:color="000000"/>
              <w:bottom w:val="single" w:sz="6" w:space="0" w:color="000000"/>
              <w:right w:val="single" w:sz="6" w:space="0" w:color="000000"/>
            </w:tcBorders>
          </w:tcPr>
          <w:p w14:paraId="1B454F17" w14:textId="7C289AE7" w:rsidR="00C37E9F" w:rsidRPr="00CE081D" w:rsidRDefault="00C37E9F" w:rsidP="00C65D8C">
            <w:pPr>
              <w:rPr>
                <w:rFonts w:ascii="Tahoma" w:hAnsi="Tahoma" w:cs="Tahoma"/>
              </w:rPr>
            </w:pPr>
            <w:r w:rsidRPr="00CE081D">
              <w:rPr>
                <w:rFonts w:ascii="Tahoma" w:hAnsi="Tahoma" w:cs="Tahoma"/>
              </w:rPr>
              <w:t>N</w:t>
            </w:r>
          </w:p>
        </w:tc>
        <w:tc>
          <w:tcPr>
            <w:tcW w:w="501" w:type="pct"/>
            <w:tcBorders>
              <w:top w:val="single" w:sz="6" w:space="0" w:color="000000"/>
              <w:left w:val="single" w:sz="6" w:space="0" w:color="000000"/>
              <w:bottom w:val="single" w:sz="6" w:space="0" w:color="000000"/>
              <w:right w:val="single" w:sz="6" w:space="0" w:color="000000"/>
            </w:tcBorders>
            <w:vAlign w:val="center"/>
          </w:tcPr>
          <w:p w14:paraId="4CF7F707" w14:textId="4A064CCE" w:rsidR="00C37E9F" w:rsidRPr="00CE081D" w:rsidRDefault="00C37E9F" w:rsidP="00C65D8C">
            <w:pPr>
              <w:rPr>
                <w:rFonts w:ascii="Tahoma" w:hAnsi="Tahoma" w:cs="Tahoma"/>
              </w:rPr>
            </w:pPr>
            <w:proofErr w:type="spellStart"/>
            <w:r w:rsidRPr="00CE081D">
              <w:rPr>
                <w:rFonts w:ascii="Tahoma" w:hAnsi="Tahoma" w:cs="Tahoma"/>
              </w:rPr>
              <w:t>boolean</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5FCCA0EE" w14:textId="77777777" w:rsidR="00C37E9F" w:rsidRPr="00CE081D" w:rsidRDefault="00C37E9F" w:rsidP="00C65D8C">
            <w:pPr>
              <w:rPr>
                <w:rFonts w:ascii="Tahoma" w:hAnsi="Tahoma" w:cs="Tahoma"/>
              </w:rPr>
            </w:pPr>
          </w:p>
        </w:tc>
        <w:tc>
          <w:tcPr>
            <w:tcW w:w="372" w:type="pct"/>
            <w:tcBorders>
              <w:top w:val="single" w:sz="6" w:space="0" w:color="000000"/>
              <w:left w:val="single" w:sz="6" w:space="0" w:color="000000"/>
              <w:bottom w:val="single" w:sz="6" w:space="0" w:color="000000"/>
              <w:right w:val="single" w:sz="6" w:space="0" w:color="000000"/>
            </w:tcBorders>
            <w:vAlign w:val="center"/>
          </w:tcPr>
          <w:p w14:paraId="4846BF0D" w14:textId="77777777" w:rsidR="00C37E9F" w:rsidRPr="00CE081D" w:rsidRDefault="00C37E9F" w:rsidP="00C65D8C">
            <w:pPr>
              <w:rPr>
                <w:rFonts w:ascii="Tahoma" w:hAnsi="Tahoma" w:cs="Tahoma"/>
              </w:rPr>
            </w:pPr>
          </w:p>
        </w:tc>
      </w:tr>
      <w:tr w:rsidR="00C37E9F" w:rsidRPr="00CE081D" w14:paraId="6CF9E40F" w14:textId="77777777" w:rsidTr="00B44486">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3399530A" w14:textId="49AF0E55" w:rsidR="00C37E9F" w:rsidRPr="00CE081D" w:rsidRDefault="00C37E9F" w:rsidP="00C65D8C">
            <w:pPr>
              <w:rPr>
                <w:rFonts w:ascii="Tahoma" w:hAnsi="Tahoma" w:cs="Tahoma"/>
              </w:rPr>
            </w:pPr>
            <w:r w:rsidRPr="00CE081D">
              <w:rPr>
                <w:rFonts w:ascii="Tahoma" w:hAnsi="Tahoma" w:cs="Tahoma"/>
              </w:rPr>
              <w:t>6</w:t>
            </w:r>
          </w:p>
        </w:tc>
        <w:tc>
          <w:tcPr>
            <w:tcW w:w="949" w:type="pct"/>
            <w:tcBorders>
              <w:top w:val="single" w:sz="6" w:space="0" w:color="000000"/>
              <w:left w:val="single" w:sz="6" w:space="0" w:color="000000"/>
              <w:bottom w:val="single" w:sz="6" w:space="0" w:color="000000"/>
              <w:right w:val="single" w:sz="6" w:space="0" w:color="000000"/>
            </w:tcBorders>
            <w:vAlign w:val="center"/>
          </w:tcPr>
          <w:p w14:paraId="1C138079" w14:textId="5BC5A885" w:rsidR="00C37E9F" w:rsidRPr="00CE081D" w:rsidRDefault="00C37E9F" w:rsidP="00C65D8C">
            <w:pPr>
              <w:rPr>
                <w:rFonts w:ascii="Tahoma" w:hAnsi="Tahoma" w:cs="Tahoma"/>
              </w:rPr>
            </w:pPr>
            <w:r w:rsidRPr="00CE081D">
              <w:rPr>
                <w:rFonts w:ascii="Tahoma" w:hAnsi="Tahoma" w:cs="Tahoma"/>
              </w:rPr>
              <w:t>filled</w:t>
            </w:r>
          </w:p>
        </w:tc>
        <w:tc>
          <w:tcPr>
            <w:tcW w:w="2053" w:type="pct"/>
            <w:tcBorders>
              <w:top w:val="single" w:sz="6" w:space="0" w:color="000000"/>
              <w:left w:val="single" w:sz="6" w:space="0" w:color="000000"/>
              <w:bottom w:val="single" w:sz="6" w:space="0" w:color="000000"/>
              <w:right w:val="single" w:sz="6" w:space="0" w:color="000000"/>
            </w:tcBorders>
            <w:vAlign w:val="center"/>
          </w:tcPr>
          <w:p w14:paraId="333473A1" w14:textId="48DEE7C2" w:rsidR="00C37E9F" w:rsidRPr="00CE081D" w:rsidRDefault="00C37E9F" w:rsidP="00C65D8C">
            <w:pPr>
              <w:rPr>
                <w:rFonts w:ascii="Tahoma" w:hAnsi="Tahoma" w:cs="Tahoma"/>
              </w:rPr>
            </w:pPr>
            <w:r w:rsidRPr="00CE081D">
              <w:rPr>
                <w:rFonts w:ascii="Tahoma" w:hAnsi="Tahoma" w:cs="Tahoma"/>
              </w:rPr>
              <w:t>Flag for filled question</w:t>
            </w:r>
          </w:p>
        </w:tc>
        <w:tc>
          <w:tcPr>
            <w:tcW w:w="398" w:type="pct"/>
            <w:tcBorders>
              <w:top w:val="single" w:sz="6" w:space="0" w:color="000000"/>
              <w:left w:val="single" w:sz="6" w:space="0" w:color="000000"/>
              <w:bottom w:val="single" w:sz="6" w:space="0" w:color="000000"/>
              <w:right w:val="single" w:sz="6" w:space="0" w:color="000000"/>
            </w:tcBorders>
          </w:tcPr>
          <w:p w14:paraId="7E44C0E0" w14:textId="2A6DD778" w:rsidR="00C37E9F" w:rsidRPr="00CE081D" w:rsidRDefault="00C37E9F" w:rsidP="00C65D8C">
            <w:pPr>
              <w:rPr>
                <w:rFonts w:ascii="Tahoma" w:hAnsi="Tahoma" w:cs="Tahoma"/>
              </w:rPr>
            </w:pPr>
            <w:r w:rsidRPr="00CE081D">
              <w:rPr>
                <w:rFonts w:ascii="Tahoma" w:hAnsi="Tahoma" w:cs="Tahoma"/>
              </w:rPr>
              <w:t>N</w:t>
            </w:r>
          </w:p>
        </w:tc>
        <w:tc>
          <w:tcPr>
            <w:tcW w:w="501" w:type="pct"/>
            <w:tcBorders>
              <w:top w:val="single" w:sz="6" w:space="0" w:color="000000"/>
              <w:left w:val="single" w:sz="6" w:space="0" w:color="000000"/>
              <w:bottom w:val="single" w:sz="6" w:space="0" w:color="000000"/>
              <w:right w:val="single" w:sz="6" w:space="0" w:color="000000"/>
            </w:tcBorders>
            <w:vAlign w:val="center"/>
          </w:tcPr>
          <w:p w14:paraId="2EA845F7" w14:textId="72042FE5" w:rsidR="00C37E9F" w:rsidRPr="00CE081D" w:rsidRDefault="00C37E9F" w:rsidP="00C65D8C">
            <w:pPr>
              <w:rPr>
                <w:rFonts w:ascii="Tahoma" w:hAnsi="Tahoma" w:cs="Tahoma"/>
              </w:rPr>
            </w:pPr>
            <w:proofErr w:type="spellStart"/>
            <w:r w:rsidRPr="00CE081D">
              <w:rPr>
                <w:rFonts w:ascii="Tahoma" w:hAnsi="Tahoma" w:cs="Tahoma"/>
              </w:rPr>
              <w:t>boolean</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0890E07D" w14:textId="77777777" w:rsidR="00C37E9F" w:rsidRPr="00CE081D" w:rsidRDefault="00C37E9F" w:rsidP="00C65D8C">
            <w:pPr>
              <w:rPr>
                <w:rFonts w:ascii="Tahoma" w:hAnsi="Tahoma" w:cs="Tahoma"/>
              </w:rPr>
            </w:pPr>
          </w:p>
        </w:tc>
        <w:tc>
          <w:tcPr>
            <w:tcW w:w="372" w:type="pct"/>
            <w:tcBorders>
              <w:top w:val="single" w:sz="6" w:space="0" w:color="000000"/>
              <w:left w:val="single" w:sz="6" w:space="0" w:color="000000"/>
              <w:bottom w:val="single" w:sz="6" w:space="0" w:color="000000"/>
              <w:right w:val="single" w:sz="6" w:space="0" w:color="000000"/>
            </w:tcBorders>
            <w:vAlign w:val="center"/>
          </w:tcPr>
          <w:p w14:paraId="3900C106" w14:textId="77777777" w:rsidR="00C37E9F" w:rsidRPr="00CE081D" w:rsidRDefault="00C37E9F" w:rsidP="00C65D8C">
            <w:pPr>
              <w:rPr>
                <w:rFonts w:ascii="Tahoma" w:hAnsi="Tahoma" w:cs="Tahoma"/>
              </w:rPr>
            </w:pPr>
          </w:p>
        </w:tc>
      </w:tr>
    </w:tbl>
    <w:p w14:paraId="4EB940EF" w14:textId="5DABB2A4" w:rsidR="00B44486" w:rsidRPr="00CE081D" w:rsidRDefault="00A4543C" w:rsidP="00B44486">
      <w:pPr>
        <w:pStyle w:val="Heading3"/>
        <w:shd w:val="pct15" w:color="auto" w:fill="auto"/>
        <w:spacing w:after="60"/>
        <w:ind w:left="720" w:hanging="720"/>
        <w:rPr>
          <w:rFonts w:ascii="Tahoma" w:hAnsi="Tahoma" w:cs="Tahoma"/>
        </w:rPr>
      </w:pPr>
      <w:bookmarkStart w:id="135" w:name="_Toc465763607"/>
      <w:r w:rsidRPr="00CE081D">
        <w:rPr>
          <w:rFonts w:ascii="Tahoma" w:hAnsi="Tahoma" w:cs="Tahoma"/>
        </w:rPr>
        <w:t>Project</w:t>
      </w:r>
      <w:bookmarkEnd w:id="135"/>
    </w:p>
    <w:p w14:paraId="33FCE160" w14:textId="26CDBF7D" w:rsidR="00B44486" w:rsidRPr="00CE081D" w:rsidRDefault="00B44486" w:rsidP="00B44486">
      <w:pPr>
        <w:pStyle w:val="Caption"/>
        <w:keepNext/>
        <w:rPr>
          <w:rFonts w:ascii="Tahoma" w:hAnsi="Tahoma" w:cs="Tahoma"/>
          <w:sz w:val="18"/>
          <w:szCs w:val="18"/>
        </w:rPr>
      </w:pPr>
      <w:bookmarkStart w:id="136" w:name="_Toc465952345"/>
      <w:proofErr w:type="spellStart"/>
      <w:r w:rsidRPr="00CE081D">
        <w:rPr>
          <w:rFonts w:ascii="Tahoma" w:hAnsi="Tahoma" w:cs="Tahoma"/>
          <w:sz w:val="18"/>
          <w:szCs w:val="18"/>
        </w:rPr>
        <w:t>Tabel</w:t>
      </w:r>
      <w:proofErr w:type="spellEnd"/>
      <w:r w:rsidRPr="00CE081D">
        <w:rPr>
          <w:rFonts w:ascii="Tahoma" w:hAnsi="Tahoma" w:cs="Tahoma"/>
          <w:sz w:val="18"/>
          <w:szCs w:val="18"/>
        </w:rPr>
        <w:t xml:space="preserve"> </w:t>
      </w:r>
      <w:r w:rsidRPr="00CE081D">
        <w:rPr>
          <w:rFonts w:ascii="Tahoma" w:hAnsi="Tahoma" w:cs="Tahoma"/>
          <w:sz w:val="18"/>
          <w:szCs w:val="18"/>
        </w:rPr>
        <w:fldChar w:fldCharType="begin"/>
      </w:r>
      <w:r w:rsidRPr="00CE081D">
        <w:rPr>
          <w:rFonts w:ascii="Tahoma" w:hAnsi="Tahoma" w:cs="Tahoma"/>
          <w:sz w:val="18"/>
          <w:szCs w:val="18"/>
        </w:rPr>
        <w:instrText xml:space="preserve"> SEQ Tabel \* ARABIC </w:instrText>
      </w:r>
      <w:r w:rsidRPr="00CE081D">
        <w:rPr>
          <w:rFonts w:ascii="Tahoma" w:hAnsi="Tahoma" w:cs="Tahoma"/>
          <w:sz w:val="18"/>
          <w:szCs w:val="18"/>
        </w:rPr>
        <w:fldChar w:fldCharType="separate"/>
      </w:r>
      <w:r w:rsidR="007371A6" w:rsidRPr="00CE081D">
        <w:rPr>
          <w:rFonts w:ascii="Tahoma" w:hAnsi="Tahoma" w:cs="Tahoma"/>
          <w:noProof/>
          <w:sz w:val="18"/>
          <w:szCs w:val="18"/>
        </w:rPr>
        <w:t>12</w:t>
      </w:r>
      <w:r w:rsidRPr="00CE081D">
        <w:rPr>
          <w:rFonts w:ascii="Tahoma" w:hAnsi="Tahoma" w:cs="Tahoma"/>
          <w:sz w:val="18"/>
          <w:szCs w:val="18"/>
        </w:rPr>
        <w:fldChar w:fldCharType="end"/>
      </w:r>
      <w:r w:rsidRPr="00CE081D">
        <w:rPr>
          <w:rFonts w:ascii="Tahoma" w:hAnsi="Tahoma" w:cs="Tahoma"/>
          <w:sz w:val="18"/>
          <w:szCs w:val="18"/>
        </w:rPr>
        <w:t xml:space="preserve">  </w:t>
      </w:r>
      <w:r w:rsidR="00A4543C" w:rsidRPr="00CE081D">
        <w:rPr>
          <w:rFonts w:ascii="Tahoma" w:hAnsi="Tahoma" w:cs="Tahoma"/>
          <w:sz w:val="18"/>
          <w:szCs w:val="18"/>
        </w:rPr>
        <w:t>Project</w:t>
      </w:r>
      <w:r w:rsidRPr="00CE081D">
        <w:rPr>
          <w:rFonts w:ascii="Tahoma" w:hAnsi="Tahoma" w:cs="Tahoma"/>
          <w:sz w:val="18"/>
          <w:szCs w:val="18"/>
        </w:rPr>
        <w:t xml:space="preserve"> Table</w:t>
      </w:r>
      <w:bookmarkEnd w:id="136"/>
    </w:p>
    <w:tbl>
      <w:tblPr>
        <w:tblW w:w="500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00" w:firstRow="0" w:lastRow="0" w:firstColumn="0" w:lastColumn="0" w:noHBand="0" w:noVBand="0"/>
      </w:tblPr>
      <w:tblGrid>
        <w:gridCol w:w="508"/>
        <w:gridCol w:w="2376"/>
        <w:gridCol w:w="3485"/>
        <w:gridCol w:w="789"/>
        <w:gridCol w:w="1004"/>
        <w:gridCol w:w="929"/>
        <w:gridCol w:w="501"/>
      </w:tblGrid>
      <w:tr w:rsidR="00B44486" w:rsidRPr="00CE081D" w14:paraId="3A99C7C7" w14:textId="77777777" w:rsidTr="00E101E0">
        <w:trPr>
          <w:cantSplit/>
          <w:tblHeader/>
        </w:trPr>
        <w:tc>
          <w:tcPr>
            <w:tcW w:w="1515"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075EDD78" w14:textId="77777777" w:rsidR="00B44486" w:rsidRPr="00CE081D" w:rsidRDefault="00B44486" w:rsidP="00C65D8C">
            <w:pPr>
              <w:rPr>
                <w:rFonts w:ascii="Tahoma" w:hAnsi="Tahoma" w:cs="Tahoma"/>
              </w:rPr>
            </w:pPr>
            <w:r w:rsidRPr="00CE081D">
              <w:rPr>
                <w:rFonts w:ascii="Tahoma" w:hAnsi="Tahoma" w:cs="Tahoma"/>
                <w:b/>
                <w:bCs/>
                <w:noProof/>
              </w:rPr>
              <w:t>Table ID</w:t>
            </w:r>
          </w:p>
        </w:tc>
        <w:tc>
          <w:tcPr>
            <w:tcW w:w="3485"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5D6303E8" w14:textId="5B9AFEA0" w:rsidR="00B44486" w:rsidRPr="00CE081D" w:rsidRDefault="00B44486" w:rsidP="00C65D8C">
            <w:pPr>
              <w:rPr>
                <w:rFonts w:ascii="Tahoma" w:hAnsi="Tahoma" w:cs="Tahoma"/>
              </w:rPr>
            </w:pPr>
            <w:r w:rsidRPr="00CE081D">
              <w:rPr>
                <w:rFonts w:ascii="Tahoma" w:hAnsi="Tahoma" w:cs="Tahoma"/>
              </w:rPr>
              <w:t>T-</w:t>
            </w:r>
            <w:r w:rsidR="003872DF" w:rsidRPr="00CE081D">
              <w:rPr>
                <w:rFonts w:ascii="Tahoma" w:hAnsi="Tahoma" w:cs="Tahoma"/>
              </w:rPr>
              <w:t>6</w:t>
            </w:r>
          </w:p>
        </w:tc>
      </w:tr>
      <w:tr w:rsidR="00B44486" w:rsidRPr="00CE081D" w14:paraId="0274FFB3" w14:textId="77777777" w:rsidTr="00E101E0">
        <w:trPr>
          <w:cantSplit/>
          <w:tblHeader/>
        </w:trPr>
        <w:tc>
          <w:tcPr>
            <w:tcW w:w="1515"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3891F7BB" w14:textId="77777777" w:rsidR="00B44486" w:rsidRPr="00CE081D" w:rsidRDefault="00B44486" w:rsidP="00C65D8C">
            <w:pPr>
              <w:rPr>
                <w:rFonts w:ascii="Tahoma" w:hAnsi="Tahoma" w:cs="Tahoma"/>
              </w:rPr>
            </w:pPr>
            <w:r w:rsidRPr="00CE081D">
              <w:rPr>
                <w:rFonts w:ascii="Tahoma" w:hAnsi="Tahoma" w:cs="Tahoma"/>
                <w:b/>
                <w:bCs/>
                <w:noProof/>
              </w:rPr>
              <w:t>Table Description</w:t>
            </w:r>
          </w:p>
        </w:tc>
        <w:tc>
          <w:tcPr>
            <w:tcW w:w="3485"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52D9A3FD" w14:textId="7EFA3D71" w:rsidR="00B44486" w:rsidRPr="00CE081D" w:rsidRDefault="00B44486" w:rsidP="00A4543C">
            <w:pPr>
              <w:rPr>
                <w:rFonts w:ascii="Tahoma" w:hAnsi="Tahoma" w:cs="Tahoma"/>
              </w:rPr>
            </w:pPr>
            <w:r w:rsidRPr="00CE081D">
              <w:rPr>
                <w:rFonts w:ascii="Tahoma" w:hAnsi="Tahoma" w:cs="Tahoma"/>
              </w:rPr>
              <w:t xml:space="preserve">Saving </w:t>
            </w:r>
            <w:r w:rsidR="00A4543C" w:rsidRPr="00CE081D">
              <w:rPr>
                <w:rFonts w:ascii="Tahoma" w:hAnsi="Tahoma" w:cs="Tahoma"/>
              </w:rPr>
              <w:t>project</w:t>
            </w:r>
            <w:r w:rsidRPr="00CE081D">
              <w:rPr>
                <w:rFonts w:ascii="Tahoma" w:hAnsi="Tahoma" w:cs="Tahoma"/>
              </w:rPr>
              <w:t xml:space="preserve"> information</w:t>
            </w:r>
          </w:p>
        </w:tc>
      </w:tr>
      <w:tr w:rsidR="00B44486" w:rsidRPr="00CE081D" w14:paraId="3483F21C" w14:textId="77777777" w:rsidTr="00E101E0">
        <w:trPr>
          <w:cantSplit/>
          <w:tblHeader/>
        </w:trPr>
        <w:tc>
          <w:tcPr>
            <w:tcW w:w="25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5D8220E3" w14:textId="77777777" w:rsidR="00B44486" w:rsidRPr="00CE081D" w:rsidRDefault="00B44486" w:rsidP="00C65D8C">
            <w:pPr>
              <w:rPr>
                <w:rFonts w:ascii="Tahoma" w:hAnsi="Tahoma" w:cs="Tahoma"/>
              </w:rPr>
            </w:pPr>
            <w:r w:rsidRPr="00CE081D">
              <w:rPr>
                <w:rFonts w:ascii="Tahoma" w:hAnsi="Tahoma" w:cs="Tahoma"/>
                <w:b/>
                <w:bCs/>
                <w:noProof/>
              </w:rPr>
              <w:t>No</w:t>
            </w:r>
          </w:p>
        </w:tc>
        <w:tc>
          <w:tcPr>
            <w:tcW w:w="1256"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64347A68" w14:textId="77777777" w:rsidR="00B44486" w:rsidRPr="00CE081D" w:rsidRDefault="00B44486" w:rsidP="00C65D8C">
            <w:pPr>
              <w:rPr>
                <w:rFonts w:ascii="Tahoma" w:hAnsi="Tahoma" w:cs="Tahoma"/>
              </w:rPr>
            </w:pPr>
            <w:r w:rsidRPr="00CE081D">
              <w:rPr>
                <w:rFonts w:ascii="Tahoma" w:hAnsi="Tahoma" w:cs="Tahoma"/>
                <w:b/>
                <w:bCs/>
                <w:noProof/>
                <w:lang w:val="id-ID"/>
              </w:rPr>
              <w:t>Field Name</w:t>
            </w:r>
          </w:p>
        </w:tc>
        <w:tc>
          <w:tcPr>
            <w:tcW w:w="1834"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4C48E5BC" w14:textId="77777777" w:rsidR="00B44486" w:rsidRPr="00CE081D" w:rsidRDefault="00B44486" w:rsidP="00C65D8C">
            <w:pPr>
              <w:rPr>
                <w:rFonts w:ascii="Tahoma" w:hAnsi="Tahoma" w:cs="Tahoma"/>
              </w:rPr>
            </w:pPr>
            <w:r w:rsidRPr="00CE081D">
              <w:rPr>
                <w:rFonts w:ascii="Tahoma" w:hAnsi="Tahoma" w:cs="Tahoma"/>
                <w:b/>
                <w:bCs/>
                <w:noProof/>
                <w:lang w:val="id-ID"/>
              </w:rPr>
              <w:t>Field Description</w:t>
            </w:r>
          </w:p>
        </w:tc>
        <w:tc>
          <w:tcPr>
            <w:tcW w:w="398" w:type="pct"/>
            <w:tcBorders>
              <w:top w:val="single" w:sz="6" w:space="0" w:color="000000"/>
              <w:left w:val="single" w:sz="6" w:space="0" w:color="000000"/>
              <w:bottom w:val="single" w:sz="6" w:space="0" w:color="000000"/>
              <w:right w:val="single" w:sz="6" w:space="0" w:color="000000"/>
            </w:tcBorders>
            <w:shd w:val="clear" w:color="auto" w:fill="E5DFEC"/>
          </w:tcPr>
          <w:p w14:paraId="23A2441A" w14:textId="77777777" w:rsidR="00B44486" w:rsidRPr="00CE081D" w:rsidRDefault="00B44486" w:rsidP="00C65D8C">
            <w:pPr>
              <w:rPr>
                <w:rFonts w:ascii="Tahoma" w:hAnsi="Tahoma" w:cs="Tahoma"/>
                <w:b/>
                <w:bCs/>
                <w:noProof/>
              </w:rPr>
            </w:pPr>
            <w:r w:rsidRPr="00CE081D">
              <w:rPr>
                <w:rFonts w:ascii="Tahoma" w:hAnsi="Tahoma" w:cs="Tahoma"/>
                <w:b/>
                <w:bCs/>
                <w:noProof/>
              </w:rPr>
              <w:t>Allow Null?</w:t>
            </w:r>
          </w:p>
        </w:tc>
        <w:tc>
          <w:tcPr>
            <w:tcW w:w="520"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231B5504" w14:textId="77777777" w:rsidR="00B44486" w:rsidRPr="00CE081D" w:rsidRDefault="00B44486" w:rsidP="00C65D8C">
            <w:pPr>
              <w:rPr>
                <w:rFonts w:ascii="Tahoma" w:hAnsi="Tahoma" w:cs="Tahoma"/>
              </w:rPr>
            </w:pPr>
            <w:r w:rsidRPr="00CE081D">
              <w:rPr>
                <w:rFonts w:ascii="Tahoma" w:hAnsi="Tahoma" w:cs="Tahoma"/>
                <w:b/>
                <w:bCs/>
                <w:noProof/>
              </w:rPr>
              <w:t xml:space="preserve">Data </w:t>
            </w:r>
            <w:r w:rsidRPr="00CE081D">
              <w:rPr>
                <w:rFonts w:ascii="Tahoma" w:hAnsi="Tahoma" w:cs="Tahoma"/>
                <w:b/>
                <w:bCs/>
                <w:noProof/>
                <w:lang w:val="id-ID"/>
              </w:rPr>
              <w:t>Type</w:t>
            </w:r>
          </w:p>
        </w:tc>
        <w:tc>
          <w:tcPr>
            <w:tcW w:w="468" w:type="pct"/>
            <w:tcBorders>
              <w:top w:val="single" w:sz="6" w:space="0" w:color="000000"/>
              <w:left w:val="single" w:sz="6" w:space="0" w:color="000000"/>
              <w:bottom w:val="single" w:sz="6" w:space="0" w:color="000000"/>
              <w:right w:val="single" w:sz="6" w:space="0" w:color="000000"/>
            </w:tcBorders>
            <w:shd w:val="clear" w:color="auto" w:fill="E5DFEC"/>
          </w:tcPr>
          <w:p w14:paraId="6A993D70" w14:textId="77777777" w:rsidR="00B44486" w:rsidRPr="00CE081D" w:rsidRDefault="00B44486" w:rsidP="00C65D8C">
            <w:pPr>
              <w:rPr>
                <w:rFonts w:ascii="Tahoma" w:hAnsi="Tahoma" w:cs="Tahoma"/>
                <w:b/>
                <w:bCs/>
                <w:noProof/>
              </w:rPr>
            </w:pPr>
            <w:r w:rsidRPr="00CE081D">
              <w:rPr>
                <w:rFonts w:ascii="Tahoma" w:hAnsi="Tahoma" w:cs="Tahoma"/>
                <w:b/>
                <w:bCs/>
                <w:noProof/>
              </w:rPr>
              <w:t>Data Length</w:t>
            </w:r>
          </w:p>
        </w:tc>
        <w:tc>
          <w:tcPr>
            <w:tcW w:w="265"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13D6DA5E" w14:textId="77777777" w:rsidR="00B44486" w:rsidRPr="00CE081D" w:rsidRDefault="00B44486" w:rsidP="00C65D8C">
            <w:pPr>
              <w:rPr>
                <w:rFonts w:ascii="Tahoma" w:hAnsi="Tahoma" w:cs="Tahoma"/>
              </w:rPr>
            </w:pPr>
            <w:r w:rsidRPr="00CE081D">
              <w:rPr>
                <w:rFonts w:ascii="Tahoma" w:hAnsi="Tahoma" w:cs="Tahoma"/>
                <w:b/>
                <w:bCs/>
                <w:noProof/>
                <w:lang w:val="id-ID"/>
              </w:rPr>
              <w:t xml:space="preserve"> PK / FK</w:t>
            </w:r>
          </w:p>
        </w:tc>
      </w:tr>
      <w:tr w:rsidR="00B44486" w:rsidRPr="00CE081D" w14:paraId="15E503BA"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44EBEB39" w14:textId="77777777" w:rsidR="00B44486" w:rsidRPr="00CE081D" w:rsidRDefault="00B44486" w:rsidP="00C65D8C">
            <w:pPr>
              <w:rPr>
                <w:rFonts w:ascii="Tahoma" w:hAnsi="Tahoma" w:cs="Tahoma"/>
              </w:rPr>
            </w:pPr>
            <w:r w:rsidRPr="00CE081D">
              <w:rPr>
                <w:rFonts w:ascii="Tahoma" w:hAnsi="Tahoma" w:cs="Tahoma"/>
              </w:rPr>
              <w:t>1</w:t>
            </w:r>
          </w:p>
        </w:tc>
        <w:tc>
          <w:tcPr>
            <w:tcW w:w="1256" w:type="pct"/>
            <w:tcBorders>
              <w:top w:val="single" w:sz="6" w:space="0" w:color="000000"/>
              <w:left w:val="single" w:sz="6" w:space="0" w:color="000000"/>
              <w:bottom w:val="single" w:sz="6" w:space="0" w:color="000000"/>
              <w:right w:val="single" w:sz="6" w:space="0" w:color="000000"/>
            </w:tcBorders>
            <w:vAlign w:val="center"/>
          </w:tcPr>
          <w:p w14:paraId="29ABB563" w14:textId="5C747607" w:rsidR="00B44486" w:rsidRPr="00CE081D" w:rsidRDefault="00A4543C" w:rsidP="00C65D8C">
            <w:pPr>
              <w:rPr>
                <w:rFonts w:ascii="Tahoma" w:hAnsi="Tahoma" w:cs="Tahoma"/>
              </w:rPr>
            </w:pPr>
            <w:proofErr w:type="spellStart"/>
            <w:r w:rsidRPr="00CE081D">
              <w:rPr>
                <w:rFonts w:ascii="Tahoma" w:hAnsi="Tahoma" w:cs="Tahoma"/>
              </w:rPr>
              <w:t>projectID</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3B5A5BF9" w14:textId="204FE1EF" w:rsidR="00B44486" w:rsidRPr="00CE081D" w:rsidRDefault="00A4543C" w:rsidP="00C65D8C">
            <w:pPr>
              <w:rPr>
                <w:rFonts w:ascii="Tahoma" w:hAnsi="Tahoma" w:cs="Tahoma"/>
              </w:rPr>
            </w:pPr>
            <w:r w:rsidRPr="00CE081D">
              <w:rPr>
                <w:rFonts w:ascii="Tahoma" w:hAnsi="Tahoma" w:cs="Tahoma"/>
              </w:rPr>
              <w:t>Primary Key</w:t>
            </w:r>
          </w:p>
        </w:tc>
        <w:tc>
          <w:tcPr>
            <w:tcW w:w="398" w:type="pct"/>
            <w:tcBorders>
              <w:top w:val="single" w:sz="6" w:space="0" w:color="000000"/>
              <w:left w:val="single" w:sz="6" w:space="0" w:color="000000"/>
              <w:bottom w:val="single" w:sz="6" w:space="0" w:color="000000"/>
              <w:right w:val="single" w:sz="6" w:space="0" w:color="000000"/>
            </w:tcBorders>
          </w:tcPr>
          <w:p w14:paraId="14874477" w14:textId="77777777" w:rsidR="00B44486" w:rsidRPr="00CE081D" w:rsidRDefault="00B44486"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245A3704" w14:textId="77777777" w:rsidR="00B44486" w:rsidRPr="00CE081D" w:rsidRDefault="00B44486"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33FD4741" w14:textId="681EE1E2" w:rsidR="00B44486" w:rsidRPr="00CE081D" w:rsidRDefault="00A4543C" w:rsidP="00C65D8C">
            <w:pPr>
              <w:rPr>
                <w:rFonts w:ascii="Tahoma" w:hAnsi="Tahoma" w:cs="Tahoma"/>
              </w:rPr>
            </w:pPr>
            <w:r w:rsidRPr="00CE081D">
              <w:rPr>
                <w:rFonts w:ascii="Tahoma" w:hAnsi="Tahoma" w:cs="Tahoma"/>
              </w:rPr>
              <w:t>20</w:t>
            </w:r>
          </w:p>
        </w:tc>
        <w:tc>
          <w:tcPr>
            <w:tcW w:w="265" w:type="pct"/>
            <w:tcBorders>
              <w:top w:val="single" w:sz="6" w:space="0" w:color="000000"/>
              <w:left w:val="single" w:sz="6" w:space="0" w:color="000000"/>
              <w:bottom w:val="single" w:sz="6" w:space="0" w:color="000000"/>
              <w:right w:val="single" w:sz="6" w:space="0" w:color="000000"/>
            </w:tcBorders>
            <w:vAlign w:val="center"/>
          </w:tcPr>
          <w:p w14:paraId="16A3684D" w14:textId="77777777" w:rsidR="00B44486" w:rsidRPr="00CE081D" w:rsidRDefault="00B44486" w:rsidP="00C65D8C">
            <w:pPr>
              <w:rPr>
                <w:rFonts w:ascii="Tahoma" w:hAnsi="Tahoma" w:cs="Tahoma"/>
              </w:rPr>
            </w:pPr>
            <w:r w:rsidRPr="00CE081D">
              <w:rPr>
                <w:rFonts w:ascii="Tahoma" w:hAnsi="Tahoma" w:cs="Tahoma"/>
              </w:rPr>
              <w:t>PK</w:t>
            </w:r>
          </w:p>
        </w:tc>
      </w:tr>
      <w:tr w:rsidR="00A4543C" w:rsidRPr="00CE081D" w14:paraId="227D08D0"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23DE82F3" w14:textId="31C7D1AE" w:rsidR="00A4543C" w:rsidRPr="00CE081D" w:rsidRDefault="00A4543C" w:rsidP="00C65D8C">
            <w:pPr>
              <w:rPr>
                <w:rFonts w:ascii="Tahoma" w:hAnsi="Tahoma" w:cs="Tahoma"/>
              </w:rPr>
            </w:pPr>
            <w:r w:rsidRPr="00CE081D">
              <w:rPr>
                <w:rFonts w:ascii="Tahoma" w:hAnsi="Tahoma" w:cs="Tahoma"/>
              </w:rPr>
              <w:t>2</w:t>
            </w:r>
          </w:p>
        </w:tc>
        <w:tc>
          <w:tcPr>
            <w:tcW w:w="1256" w:type="pct"/>
            <w:tcBorders>
              <w:top w:val="single" w:sz="6" w:space="0" w:color="000000"/>
              <w:left w:val="single" w:sz="6" w:space="0" w:color="000000"/>
              <w:bottom w:val="single" w:sz="6" w:space="0" w:color="000000"/>
              <w:right w:val="single" w:sz="6" w:space="0" w:color="000000"/>
            </w:tcBorders>
            <w:vAlign w:val="center"/>
          </w:tcPr>
          <w:p w14:paraId="2A525B80" w14:textId="59C3C9F0" w:rsidR="00A4543C" w:rsidRPr="00CE081D" w:rsidRDefault="00A4543C" w:rsidP="00C65D8C">
            <w:pPr>
              <w:rPr>
                <w:rFonts w:ascii="Tahoma" w:hAnsi="Tahoma" w:cs="Tahoma"/>
              </w:rPr>
            </w:pPr>
            <w:proofErr w:type="spellStart"/>
            <w:r w:rsidRPr="00CE081D">
              <w:rPr>
                <w:rFonts w:ascii="Tahoma" w:hAnsi="Tahoma" w:cs="Tahoma"/>
              </w:rPr>
              <w:t>surveyCode</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348D1252" w14:textId="4726F233" w:rsidR="00A4543C" w:rsidRPr="00CE081D" w:rsidRDefault="00A4543C" w:rsidP="00C65D8C">
            <w:pPr>
              <w:rPr>
                <w:rFonts w:ascii="Tahoma" w:hAnsi="Tahoma" w:cs="Tahoma"/>
              </w:rPr>
            </w:pPr>
            <w:r w:rsidRPr="00CE081D">
              <w:rPr>
                <w:rFonts w:ascii="Tahoma" w:hAnsi="Tahoma" w:cs="Tahoma"/>
              </w:rPr>
              <w:t>Foreign Key to Survey table</w:t>
            </w:r>
          </w:p>
        </w:tc>
        <w:tc>
          <w:tcPr>
            <w:tcW w:w="398" w:type="pct"/>
            <w:tcBorders>
              <w:top w:val="single" w:sz="6" w:space="0" w:color="000000"/>
              <w:left w:val="single" w:sz="6" w:space="0" w:color="000000"/>
              <w:bottom w:val="single" w:sz="6" w:space="0" w:color="000000"/>
              <w:right w:val="single" w:sz="6" w:space="0" w:color="000000"/>
            </w:tcBorders>
          </w:tcPr>
          <w:p w14:paraId="23049EF2" w14:textId="3C266B97" w:rsidR="00A4543C" w:rsidRPr="00CE081D" w:rsidRDefault="00A4543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03526483" w14:textId="28FA4A43" w:rsidR="00A4543C" w:rsidRPr="00CE081D" w:rsidRDefault="00A4543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0AE6AAB8" w14:textId="24FFADFB" w:rsidR="00A4543C" w:rsidRPr="00CE081D" w:rsidRDefault="00A4543C" w:rsidP="00C65D8C">
            <w:pPr>
              <w:rPr>
                <w:rFonts w:ascii="Tahoma" w:hAnsi="Tahoma" w:cs="Tahoma"/>
              </w:rPr>
            </w:pPr>
            <w:r w:rsidRPr="00CE081D">
              <w:rPr>
                <w:rFonts w:ascii="Tahoma" w:hAnsi="Tahoma" w:cs="Tahoma"/>
              </w:rPr>
              <w:t>20</w:t>
            </w:r>
          </w:p>
        </w:tc>
        <w:tc>
          <w:tcPr>
            <w:tcW w:w="265" w:type="pct"/>
            <w:tcBorders>
              <w:top w:val="single" w:sz="6" w:space="0" w:color="000000"/>
              <w:left w:val="single" w:sz="6" w:space="0" w:color="000000"/>
              <w:bottom w:val="single" w:sz="6" w:space="0" w:color="000000"/>
              <w:right w:val="single" w:sz="6" w:space="0" w:color="000000"/>
            </w:tcBorders>
            <w:vAlign w:val="center"/>
          </w:tcPr>
          <w:p w14:paraId="4E300001" w14:textId="7FC22E27" w:rsidR="00A4543C" w:rsidRPr="00CE081D" w:rsidRDefault="00A4543C" w:rsidP="00C65D8C">
            <w:pPr>
              <w:rPr>
                <w:rFonts w:ascii="Tahoma" w:hAnsi="Tahoma" w:cs="Tahoma"/>
              </w:rPr>
            </w:pPr>
            <w:r w:rsidRPr="00CE081D">
              <w:rPr>
                <w:rFonts w:ascii="Tahoma" w:hAnsi="Tahoma" w:cs="Tahoma"/>
              </w:rPr>
              <w:t>FK</w:t>
            </w:r>
          </w:p>
        </w:tc>
      </w:tr>
      <w:tr w:rsidR="00A4543C" w:rsidRPr="00CE081D" w14:paraId="7D6D70F3"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3900CBC2" w14:textId="6A93135C" w:rsidR="00A4543C" w:rsidRPr="00CE081D" w:rsidRDefault="00A4543C" w:rsidP="00C65D8C">
            <w:pPr>
              <w:rPr>
                <w:rFonts w:ascii="Tahoma" w:hAnsi="Tahoma" w:cs="Tahoma"/>
              </w:rPr>
            </w:pPr>
            <w:r w:rsidRPr="00CE081D">
              <w:rPr>
                <w:rFonts w:ascii="Tahoma" w:hAnsi="Tahoma" w:cs="Tahoma"/>
              </w:rPr>
              <w:t>3</w:t>
            </w:r>
          </w:p>
        </w:tc>
        <w:tc>
          <w:tcPr>
            <w:tcW w:w="1256" w:type="pct"/>
            <w:tcBorders>
              <w:top w:val="single" w:sz="6" w:space="0" w:color="000000"/>
              <w:left w:val="single" w:sz="6" w:space="0" w:color="000000"/>
              <w:bottom w:val="single" w:sz="6" w:space="0" w:color="000000"/>
              <w:right w:val="single" w:sz="6" w:space="0" w:color="000000"/>
            </w:tcBorders>
            <w:vAlign w:val="center"/>
          </w:tcPr>
          <w:p w14:paraId="6E95B474" w14:textId="275A9EA5" w:rsidR="00A4543C" w:rsidRPr="00CE081D" w:rsidRDefault="00A4543C" w:rsidP="00C65D8C">
            <w:pPr>
              <w:rPr>
                <w:rFonts w:ascii="Tahoma" w:hAnsi="Tahoma" w:cs="Tahoma"/>
              </w:rPr>
            </w:pPr>
            <w:proofErr w:type="spellStart"/>
            <w:r w:rsidRPr="00CE081D">
              <w:rPr>
                <w:rFonts w:ascii="Tahoma" w:hAnsi="Tahoma" w:cs="Tahoma"/>
              </w:rPr>
              <w:t>departmentName</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0038C453" w14:textId="5A84DAD5" w:rsidR="00A4543C" w:rsidRPr="00CE081D" w:rsidRDefault="00A4543C" w:rsidP="00C65D8C">
            <w:pPr>
              <w:rPr>
                <w:rFonts w:ascii="Tahoma" w:hAnsi="Tahoma" w:cs="Tahoma"/>
              </w:rPr>
            </w:pPr>
            <w:r w:rsidRPr="00CE081D">
              <w:rPr>
                <w:rFonts w:ascii="Tahoma" w:hAnsi="Tahoma" w:cs="Tahoma"/>
              </w:rPr>
              <w:t>Name of department</w:t>
            </w:r>
          </w:p>
        </w:tc>
        <w:tc>
          <w:tcPr>
            <w:tcW w:w="398" w:type="pct"/>
            <w:tcBorders>
              <w:top w:val="single" w:sz="6" w:space="0" w:color="000000"/>
              <w:left w:val="single" w:sz="6" w:space="0" w:color="000000"/>
              <w:bottom w:val="single" w:sz="6" w:space="0" w:color="000000"/>
              <w:right w:val="single" w:sz="6" w:space="0" w:color="000000"/>
            </w:tcBorders>
          </w:tcPr>
          <w:p w14:paraId="1CD05323" w14:textId="35CC14BE" w:rsidR="00A4543C" w:rsidRPr="00CE081D" w:rsidRDefault="00A4543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7F1214EB" w14:textId="71447E0F" w:rsidR="00A4543C" w:rsidRPr="00CE081D" w:rsidRDefault="00A4543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73B9743A" w14:textId="796DF431" w:rsidR="00A4543C" w:rsidRPr="00CE081D" w:rsidRDefault="00A4543C" w:rsidP="00C65D8C">
            <w:pPr>
              <w:rPr>
                <w:rFonts w:ascii="Tahoma" w:hAnsi="Tahoma" w:cs="Tahoma"/>
              </w:rPr>
            </w:pPr>
            <w:r w:rsidRPr="00CE081D">
              <w:rPr>
                <w:rFonts w:ascii="Tahoma" w:hAnsi="Tahoma" w:cs="Tahoma"/>
              </w:rPr>
              <w:t>100</w:t>
            </w:r>
          </w:p>
        </w:tc>
        <w:tc>
          <w:tcPr>
            <w:tcW w:w="265" w:type="pct"/>
            <w:tcBorders>
              <w:top w:val="single" w:sz="6" w:space="0" w:color="000000"/>
              <w:left w:val="single" w:sz="6" w:space="0" w:color="000000"/>
              <w:bottom w:val="single" w:sz="6" w:space="0" w:color="000000"/>
              <w:right w:val="single" w:sz="6" w:space="0" w:color="000000"/>
            </w:tcBorders>
            <w:vAlign w:val="center"/>
          </w:tcPr>
          <w:p w14:paraId="2CACD4D3" w14:textId="77777777" w:rsidR="00A4543C" w:rsidRPr="00CE081D" w:rsidRDefault="00A4543C" w:rsidP="00C65D8C">
            <w:pPr>
              <w:rPr>
                <w:rFonts w:ascii="Tahoma" w:hAnsi="Tahoma" w:cs="Tahoma"/>
              </w:rPr>
            </w:pPr>
          </w:p>
        </w:tc>
      </w:tr>
      <w:tr w:rsidR="00A4543C" w:rsidRPr="00CE081D" w14:paraId="479A9695"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561424D" w14:textId="108FBD34" w:rsidR="00A4543C" w:rsidRPr="00CE081D" w:rsidRDefault="00A4543C" w:rsidP="00C65D8C">
            <w:pPr>
              <w:rPr>
                <w:rFonts w:ascii="Tahoma" w:hAnsi="Tahoma" w:cs="Tahoma"/>
              </w:rPr>
            </w:pPr>
            <w:r w:rsidRPr="00CE081D">
              <w:rPr>
                <w:rFonts w:ascii="Tahoma" w:hAnsi="Tahoma" w:cs="Tahoma"/>
              </w:rPr>
              <w:t>4</w:t>
            </w:r>
          </w:p>
        </w:tc>
        <w:tc>
          <w:tcPr>
            <w:tcW w:w="1256" w:type="pct"/>
            <w:tcBorders>
              <w:top w:val="single" w:sz="6" w:space="0" w:color="000000"/>
              <w:left w:val="single" w:sz="6" w:space="0" w:color="000000"/>
              <w:bottom w:val="single" w:sz="6" w:space="0" w:color="000000"/>
              <w:right w:val="single" w:sz="6" w:space="0" w:color="000000"/>
            </w:tcBorders>
            <w:vAlign w:val="center"/>
          </w:tcPr>
          <w:p w14:paraId="2F39702C" w14:textId="755A3D05" w:rsidR="00A4543C" w:rsidRPr="00CE081D" w:rsidRDefault="00A4543C" w:rsidP="00C65D8C">
            <w:pPr>
              <w:rPr>
                <w:rFonts w:ascii="Tahoma" w:hAnsi="Tahoma" w:cs="Tahoma"/>
              </w:rPr>
            </w:pPr>
            <w:proofErr w:type="spellStart"/>
            <w:r w:rsidRPr="00CE081D">
              <w:rPr>
                <w:rFonts w:ascii="Tahoma" w:hAnsi="Tahoma" w:cs="Tahoma"/>
              </w:rPr>
              <w:t>siteID</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49911DA1" w14:textId="21E3CD73" w:rsidR="00A4543C" w:rsidRPr="00CE081D" w:rsidRDefault="00A4543C" w:rsidP="00C65D8C">
            <w:pPr>
              <w:rPr>
                <w:rFonts w:ascii="Tahoma" w:hAnsi="Tahoma" w:cs="Tahoma"/>
              </w:rPr>
            </w:pPr>
            <w:r w:rsidRPr="00CE081D">
              <w:rPr>
                <w:rFonts w:ascii="Tahoma" w:hAnsi="Tahoma" w:cs="Tahoma"/>
              </w:rPr>
              <w:t>Site primary key</w:t>
            </w:r>
          </w:p>
        </w:tc>
        <w:tc>
          <w:tcPr>
            <w:tcW w:w="398" w:type="pct"/>
            <w:tcBorders>
              <w:top w:val="single" w:sz="6" w:space="0" w:color="000000"/>
              <w:left w:val="single" w:sz="6" w:space="0" w:color="000000"/>
              <w:bottom w:val="single" w:sz="6" w:space="0" w:color="000000"/>
              <w:right w:val="single" w:sz="6" w:space="0" w:color="000000"/>
            </w:tcBorders>
          </w:tcPr>
          <w:p w14:paraId="5F2A7491" w14:textId="3B4D6628" w:rsidR="00A4543C" w:rsidRPr="00CE081D" w:rsidRDefault="00A4543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7AC6B8A9" w14:textId="2354DAE9" w:rsidR="00A4543C" w:rsidRPr="00CE081D" w:rsidRDefault="00A4543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34A7315E" w14:textId="095ECFF9" w:rsidR="00A4543C" w:rsidRPr="00CE081D" w:rsidRDefault="00A4543C" w:rsidP="00C65D8C">
            <w:pPr>
              <w:rPr>
                <w:rFonts w:ascii="Tahoma" w:hAnsi="Tahoma" w:cs="Tahoma"/>
              </w:rPr>
            </w:pPr>
            <w:r w:rsidRPr="00CE081D">
              <w:rPr>
                <w:rFonts w:ascii="Tahoma" w:hAnsi="Tahoma" w:cs="Tahoma"/>
              </w:rPr>
              <w:t>20</w:t>
            </w:r>
          </w:p>
        </w:tc>
        <w:tc>
          <w:tcPr>
            <w:tcW w:w="265" w:type="pct"/>
            <w:tcBorders>
              <w:top w:val="single" w:sz="6" w:space="0" w:color="000000"/>
              <w:left w:val="single" w:sz="6" w:space="0" w:color="000000"/>
              <w:bottom w:val="single" w:sz="6" w:space="0" w:color="000000"/>
              <w:right w:val="single" w:sz="6" w:space="0" w:color="000000"/>
            </w:tcBorders>
            <w:vAlign w:val="center"/>
          </w:tcPr>
          <w:p w14:paraId="0D1DB44D" w14:textId="77777777" w:rsidR="00A4543C" w:rsidRPr="00CE081D" w:rsidRDefault="00A4543C" w:rsidP="00C65D8C">
            <w:pPr>
              <w:rPr>
                <w:rFonts w:ascii="Tahoma" w:hAnsi="Tahoma" w:cs="Tahoma"/>
              </w:rPr>
            </w:pPr>
          </w:p>
        </w:tc>
      </w:tr>
      <w:tr w:rsidR="00A4543C" w:rsidRPr="00CE081D" w14:paraId="001C52D1"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3D55E445" w14:textId="59A1BF84" w:rsidR="00A4543C" w:rsidRPr="00CE081D" w:rsidRDefault="00A4543C" w:rsidP="00C65D8C">
            <w:pPr>
              <w:rPr>
                <w:rFonts w:ascii="Tahoma" w:hAnsi="Tahoma" w:cs="Tahoma"/>
              </w:rPr>
            </w:pPr>
            <w:r w:rsidRPr="00CE081D">
              <w:rPr>
                <w:rFonts w:ascii="Tahoma" w:hAnsi="Tahoma" w:cs="Tahoma"/>
              </w:rPr>
              <w:t>5</w:t>
            </w:r>
          </w:p>
        </w:tc>
        <w:tc>
          <w:tcPr>
            <w:tcW w:w="1256" w:type="pct"/>
            <w:tcBorders>
              <w:top w:val="single" w:sz="6" w:space="0" w:color="000000"/>
              <w:left w:val="single" w:sz="6" w:space="0" w:color="000000"/>
              <w:bottom w:val="single" w:sz="6" w:space="0" w:color="000000"/>
              <w:right w:val="single" w:sz="6" w:space="0" w:color="000000"/>
            </w:tcBorders>
            <w:vAlign w:val="center"/>
          </w:tcPr>
          <w:p w14:paraId="23230CA0" w14:textId="2D3D0F83" w:rsidR="00A4543C" w:rsidRPr="00CE081D" w:rsidRDefault="00A4543C" w:rsidP="00C65D8C">
            <w:pPr>
              <w:rPr>
                <w:rFonts w:ascii="Tahoma" w:hAnsi="Tahoma" w:cs="Tahoma"/>
              </w:rPr>
            </w:pPr>
            <w:proofErr w:type="spellStart"/>
            <w:r w:rsidRPr="00CE081D">
              <w:rPr>
                <w:rFonts w:ascii="Tahoma" w:hAnsi="Tahoma" w:cs="Tahoma"/>
              </w:rPr>
              <w:t>siteName</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12A81CA3" w14:textId="35AC60E3" w:rsidR="00A4543C" w:rsidRPr="00CE081D" w:rsidRDefault="00A4543C" w:rsidP="00C65D8C">
            <w:pPr>
              <w:rPr>
                <w:rFonts w:ascii="Tahoma" w:hAnsi="Tahoma" w:cs="Tahoma"/>
              </w:rPr>
            </w:pPr>
            <w:r w:rsidRPr="00CE081D">
              <w:rPr>
                <w:rFonts w:ascii="Tahoma" w:hAnsi="Tahoma" w:cs="Tahoma"/>
              </w:rPr>
              <w:t>Name of site</w:t>
            </w:r>
          </w:p>
        </w:tc>
        <w:tc>
          <w:tcPr>
            <w:tcW w:w="398" w:type="pct"/>
            <w:tcBorders>
              <w:top w:val="single" w:sz="6" w:space="0" w:color="000000"/>
              <w:left w:val="single" w:sz="6" w:space="0" w:color="000000"/>
              <w:bottom w:val="single" w:sz="6" w:space="0" w:color="000000"/>
              <w:right w:val="single" w:sz="6" w:space="0" w:color="000000"/>
            </w:tcBorders>
          </w:tcPr>
          <w:p w14:paraId="565F49C4" w14:textId="0D393CCC" w:rsidR="00A4543C" w:rsidRPr="00CE081D" w:rsidRDefault="00A4543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209DD905" w14:textId="67DE2391" w:rsidR="00A4543C" w:rsidRPr="00CE081D" w:rsidRDefault="00A4543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629B4F1C" w14:textId="50075A20" w:rsidR="00A4543C" w:rsidRPr="00CE081D" w:rsidRDefault="00A4543C" w:rsidP="00C65D8C">
            <w:pPr>
              <w:rPr>
                <w:rFonts w:ascii="Tahoma" w:hAnsi="Tahoma" w:cs="Tahoma"/>
              </w:rPr>
            </w:pPr>
            <w:r w:rsidRPr="00CE081D">
              <w:rPr>
                <w:rFonts w:ascii="Tahoma" w:hAnsi="Tahoma" w:cs="Tahoma"/>
              </w:rPr>
              <w:t>100</w:t>
            </w:r>
          </w:p>
        </w:tc>
        <w:tc>
          <w:tcPr>
            <w:tcW w:w="265" w:type="pct"/>
            <w:tcBorders>
              <w:top w:val="single" w:sz="6" w:space="0" w:color="000000"/>
              <w:left w:val="single" w:sz="6" w:space="0" w:color="000000"/>
              <w:bottom w:val="single" w:sz="6" w:space="0" w:color="000000"/>
              <w:right w:val="single" w:sz="6" w:space="0" w:color="000000"/>
            </w:tcBorders>
            <w:vAlign w:val="center"/>
          </w:tcPr>
          <w:p w14:paraId="7B36CB25" w14:textId="77777777" w:rsidR="00A4543C" w:rsidRPr="00CE081D" w:rsidRDefault="00A4543C" w:rsidP="00C65D8C">
            <w:pPr>
              <w:rPr>
                <w:rFonts w:ascii="Tahoma" w:hAnsi="Tahoma" w:cs="Tahoma"/>
              </w:rPr>
            </w:pPr>
          </w:p>
        </w:tc>
      </w:tr>
      <w:tr w:rsidR="00A4543C" w:rsidRPr="00CE081D" w14:paraId="24D3B3A1"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25E11C55" w14:textId="689EFE67" w:rsidR="00A4543C" w:rsidRPr="00CE081D" w:rsidRDefault="00A4543C" w:rsidP="00C65D8C">
            <w:pPr>
              <w:rPr>
                <w:rFonts w:ascii="Tahoma" w:hAnsi="Tahoma" w:cs="Tahoma"/>
              </w:rPr>
            </w:pPr>
            <w:r w:rsidRPr="00CE081D">
              <w:rPr>
                <w:rFonts w:ascii="Tahoma" w:hAnsi="Tahoma" w:cs="Tahoma"/>
              </w:rPr>
              <w:t>6</w:t>
            </w:r>
          </w:p>
        </w:tc>
        <w:tc>
          <w:tcPr>
            <w:tcW w:w="1256" w:type="pct"/>
            <w:tcBorders>
              <w:top w:val="single" w:sz="6" w:space="0" w:color="000000"/>
              <w:left w:val="single" w:sz="6" w:space="0" w:color="000000"/>
              <w:bottom w:val="single" w:sz="6" w:space="0" w:color="000000"/>
              <w:right w:val="single" w:sz="6" w:space="0" w:color="000000"/>
            </w:tcBorders>
            <w:vAlign w:val="center"/>
          </w:tcPr>
          <w:p w14:paraId="4808A74B" w14:textId="3692AA3B" w:rsidR="00A4543C" w:rsidRPr="00CE081D" w:rsidRDefault="00A4543C" w:rsidP="00C65D8C">
            <w:pPr>
              <w:rPr>
                <w:rFonts w:ascii="Tahoma" w:hAnsi="Tahoma" w:cs="Tahoma"/>
              </w:rPr>
            </w:pPr>
            <w:proofErr w:type="spellStart"/>
            <w:r w:rsidRPr="00CE081D">
              <w:rPr>
                <w:rFonts w:ascii="Tahoma" w:hAnsi="Tahoma" w:cs="Tahoma"/>
              </w:rPr>
              <w:t>siteAddress</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0F06CDDA" w14:textId="74E9236C" w:rsidR="00A4543C" w:rsidRPr="00CE081D" w:rsidRDefault="00A4543C" w:rsidP="00C65D8C">
            <w:pPr>
              <w:rPr>
                <w:rFonts w:ascii="Tahoma" w:hAnsi="Tahoma" w:cs="Tahoma"/>
              </w:rPr>
            </w:pPr>
            <w:r w:rsidRPr="00CE081D">
              <w:rPr>
                <w:rFonts w:ascii="Tahoma" w:hAnsi="Tahoma" w:cs="Tahoma"/>
              </w:rPr>
              <w:t>Address of site</w:t>
            </w:r>
          </w:p>
        </w:tc>
        <w:tc>
          <w:tcPr>
            <w:tcW w:w="398" w:type="pct"/>
            <w:tcBorders>
              <w:top w:val="single" w:sz="6" w:space="0" w:color="000000"/>
              <w:left w:val="single" w:sz="6" w:space="0" w:color="000000"/>
              <w:bottom w:val="single" w:sz="6" w:space="0" w:color="000000"/>
              <w:right w:val="single" w:sz="6" w:space="0" w:color="000000"/>
            </w:tcBorders>
          </w:tcPr>
          <w:p w14:paraId="1313E35D" w14:textId="2F00DD4C" w:rsidR="00A4543C" w:rsidRPr="00CE081D" w:rsidRDefault="00A4543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7D061EFA" w14:textId="4F367836" w:rsidR="00A4543C" w:rsidRPr="00CE081D" w:rsidRDefault="00A4543C" w:rsidP="00C65D8C">
            <w:pPr>
              <w:rPr>
                <w:rFonts w:ascii="Tahoma" w:hAnsi="Tahoma" w:cs="Tahoma"/>
              </w:rPr>
            </w:pPr>
            <w:r w:rsidRPr="00CE081D">
              <w:rPr>
                <w:rFonts w:ascii="Tahoma" w:hAnsi="Tahoma" w:cs="Tahoma"/>
              </w:rPr>
              <w:t>text</w:t>
            </w:r>
          </w:p>
        </w:tc>
        <w:tc>
          <w:tcPr>
            <w:tcW w:w="468" w:type="pct"/>
            <w:tcBorders>
              <w:top w:val="single" w:sz="6" w:space="0" w:color="000000"/>
              <w:left w:val="single" w:sz="6" w:space="0" w:color="000000"/>
              <w:bottom w:val="single" w:sz="6" w:space="0" w:color="000000"/>
              <w:right w:val="single" w:sz="6" w:space="0" w:color="000000"/>
            </w:tcBorders>
          </w:tcPr>
          <w:p w14:paraId="6EDF65DD" w14:textId="77777777" w:rsidR="00A4543C" w:rsidRPr="00CE081D" w:rsidRDefault="00A4543C"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0B53B1AB" w14:textId="77777777" w:rsidR="00A4543C" w:rsidRPr="00CE081D" w:rsidRDefault="00A4543C" w:rsidP="00C65D8C">
            <w:pPr>
              <w:rPr>
                <w:rFonts w:ascii="Tahoma" w:hAnsi="Tahoma" w:cs="Tahoma"/>
              </w:rPr>
            </w:pPr>
          </w:p>
        </w:tc>
      </w:tr>
      <w:tr w:rsidR="00A4543C" w:rsidRPr="00CE081D" w14:paraId="14FB75A1"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25D5E770" w14:textId="0DDC6F7E" w:rsidR="00A4543C" w:rsidRPr="00CE081D" w:rsidRDefault="00A4543C" w:rsidP="00C65D8C">
            <w:pPr>
              <w:rPr>
                <w:rFonts w:ascii="Tahoma" w:hAnsi="Tahoma" w:cs="Tahoma"/>
              </w:rPr>
            </w:pPr>
            <w:r w:rsidRPr="00CE081D">
              <w:rPr>
                <w:rFonts w:ascii="Tahoma" w:hAnsi="Tahoma" w:cs="Tahoma"/>
              </w:rPr>
              <w:t>7</w:t>
            </w:r>
          </w:p>
        </w:tc>
        <w:tc>
          <w:tcPr>
            <w:tcW w:w="1256" w:type="pct"/>
            <w:tcBorders>
              <w:top w:val="single" w:sz="6" w:space="0" w:color="000000"/>
              <w:left w:val="single" w:sz="6" w:space="0" w:color="000000"/>
              <w:bottom w:val="single" w:sz="6" w:space="0" w:color="000000"/>
              <w:right w:val="single" w:sz="6" w:space="0" w:color="000000"/>
            </w:tcBorders>
            <w:vAlign w:val="center"/>
          </w:tcPr>
          <w:p w14:paraId="1A1C8390" w14:textId="5CADEB9F" w:rsidR="00A4543C" w:rsidRPr="00CE081D" w:rsidRDefault="00A4543C" w:rsidP="00C65D8C">
            <w:pPr>
              <w:rPr>
                <w:rFonts w:ascii="Tahoma" w:hAnsi="Tahoma" w:cs="Tahoma"/>
              </w:rPr>
            </w:pPr>
            <w:proofErr w:type="spellStart"/>
            <w:r w:rsidRPr="00CE081D">
              <w:rPr>
                <w:rFonts w:ascii="Tahoma" w:hAnsi="Tahoma" w:cs="Tahoma"/>
              </w:rPr>
              <w:t>siteCity</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52EFF6EA" w14:textId="17350B1B" w:rsidR="00A4543C" w:rsidRPr="00CE081D" w:rsidRDefault="00A4543C" w:rsidP="00C65D8C">
            <w:pPr>
              <w:rPr>
                <w:rFonts w:ascii="Tahoma" w:hAnsi="Tahoma" w:cs="Tahoma"/>
              </w:rPr>
            </w:pPr>
            <w:r w:rsidRPr="00CE081D">
              <w:rPr>
                <w:rFonts w:ascii="Tahoma" w:hAnsi="Tahoma" w:cs="Tahoma"/>
              </w:rPr>
              <w:t>City of site</w:t>
            </w:r>
          </w:p>
        </w:tc>
        <w:tc>
          <w:tcPr>
            <w:tcW w:w="398" w:type="pct"/>
            <w:tcBorders>
              <w:top w:val="single" w:sz="6" w:space="0" w:color="000000"/>
              <w:left w:val="single" w:sz="6" w:space="0" w:color="000000"/>
              <w:bottom w:val="single" w:sz="6" w:space="0" w:color="000000"/>
              <w:right w:val="single" w:sz="6" w:space="0" w:color="000000"/>
            </w:tcBorders>
          </w:tcPr>
          <w:p w14:paraId="5AE05369" w14:textId="68F7C434" w:rsidR="00A4543C" w:rsidRPr="00CE081D" w:rsidRDefault="00A4543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6AECCC44" w14:textId="042EDDFB" w:rsidR="00A4543C" w:rsidRPr="00CE081D" w:rsidRDefault="00A4543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196546D7" w14:textId="1506868E" w:rsidR="00A4543C" w:rsidRPr="00CE081D" w:rsidRDefault="00A4543C" w:rsidP="00C65D8C">
            <w:pPr>
              <w:rPr>
                <w:rFonts w:ascii="Tahoma" w:hAnsi="Tahoma" w:cs="Tahoma"/>
              </w:rPr>
            </w:pPr>
            <w:r w:rsidRPr="00CE081D">
              <w:rPr>
                <w:rFonts w:ascii="Tahoma" w:hAnsi="Tahoma" w:cs="Tahoma"/>
              </w:rPr>
              <w:t>100</w:t>
            </w:r>
          </w:p>
        </w:tc>
        <w:tc>
          <w:tcPr>
            <w:tcW w:w="265" w:type="pct"/>
            <w:tcBorders>
              <w:top w:val="single" w:sz="6" w:space="0" w:color="000000"/>
              <w:left w:val="single" w:sz="6" w:space="0" w:color="000000"/>
              <w:bottom w:val="single" w:sz="6" w:space="0" w:color="000000"/>
              <w:right w:val="single" w:sz="6" w:space="0" w:color="000000"/>
            </w:tcBorders>
            <w:vAlign w:val="center"/>
          </w:tcPr>
          <w:p w14:paraId="5D5B5C94" w14:textId="77777777" w:rsidR="00A4543C" w:rsidRPr="00CE081D" w:rsidRDefault="00A4543C" w:rsidP="00C65D8C">
            <w:pPr>
              <w:rPr>
                <w:rFonts w:ascii="Tahoma" w:hAnsi="Tahoma" w:cs="Tahoma"/>
              </w:rPr>
            </w:pPr>
          </w:p>
        </w:tc>
      </w:tr>
      <w:tr w:rsidR="00A4543C" w:rsidRPr="00CE081D" w14:paraId="7C5D8714"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57101956" w14:textId="2B13FFD4" w:rsidR="00A4543C" w:rsidRPr="00CE081D" w:rsidRDefault="00A4543C" w:rsidP="00C65D8C">
            <w:pPr>
              <w:rPr>
                <w:rFonts w:ascii="Tahoma" w:hAnsi="Tahoma" w:cs="Tahoma"/>
              </w:rPr>
            </w:pPr>
            <w:r w:rsidRPr="00CE081D">
              <w:rPr>
                <w:rFonts w:ascii="Tahoma" w:hAnsi="Tahoma" w:cs="Tahoma"/>
              </w:rPr>
              <w:t>8</w:t>
            </w:r>
          </w:p>
        </w:tc>
        <w:tc>
          <w:tcPr>
            <w:tcW w:w="1256" w:type="pct"/>
            <w:tcBorders>
              <w:top w:val="single" w:sz="6" w:space="0" w:color="000000"/>
              <w:left w:val="single" w:sz="6" w:space="0" w:color="000000"/>
              <w:bottom w:val="single" w:sz="6" w:space="0" w:color="000000"/>
              <w:right w:val="single" w:sz="6" w:space="0" w:color="000000"/>
            </w:tcBorders>
            <w:vAlign w:val="center"/>
          </w:tcPr>
          <w:p w14:paraId="1FA8E6D7" w14:textId="70C7807D" w:rsidR="00A4543C" w:rsidRPr="00CE081D" w:rsidRDefault="00A4543C" w:rsidP="00C65D8C">
            <w:pPr>
              <w:rPr>
                <w:rFonts w:ascii="Tahoma" w:hAnsi="Tahoma" w:cs="Tahoma"/>
              </w:rPr>
            </w:pPr>
            <w:proofErr w:type="spellStart"/>
            <w:r w:rsidRPr="00CE081D">
              <w:rPr>
                <w:rFonts w:ascii="Tahoma" w:hAnsi="Tahoma" w:cs="Tahoma"/>
              </w:rPr>
              <w:t>siteProvince</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2DAC7D7B" w14:textId="30991D0B" w:rsidR="00A4543C" w:rsidRPr="00CE081D" w:rsidRDefault="00A4543C" w:rsidP="00C65D8C">
            <w:pPr>
              <w:rPr>
                <w:rFonts w:ascii="Tahoma" w:hAnsi="Tahoma" w:cs="Tahoma"/>
              </w:rPr>
            </w:pPr>
            <w:r w:rsidRPr="00CE081D">
              <w:rPr>
                <w:rFonts w:ascii="Tahoma" w:hAnsi="Tahoma" w:cs="Tahoma"/>
              </w:rPr>
              <w:t>Province of site</w:t>
            </w:r>
          </w:p>
        </w:tc>
        <w:tc>
          <w:tcPr>
            <w:tcW w:w="398" w:type="pct"/>
            <w:tcBorders>
              <w:top w:val="single" w:sz="6" w:space="0" w:color="000000"/>
              <w:left w:val="single" w:sz="6" w:space="0" w:color="000000"/>
              <w:bottom w:val="single" w:sz="6" w:space="0" w:color="000000"/>
              <w:right w:val="single" w:sz="6" w:space="0" w:color="000000"/>
            </w:tcBorders>
          </w:tcPr>
          <w:p w14:paraId="4D569413" w14:textId="7CFBFC8B" w:rsidR="00A4543C" w:rsidRPr="00CE081D" w:rsidRDefault="00A4543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0D7B862E" w14:textId="6A14609F" w:rsidR="00A4543C" w:rsidRPr="00CE081D" w:rsidRDefault="00A4543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56D74E0E" w14:textId="2ACBA4FB" w:rsidR="00A4543C" w:rsidRPr="00CE081D" w:rsidRDefault="00A4543C" w:rsidP="00C65D8C">
            <w:pPr>
              <w:rPr>
                <w:rFonts w:ascii="Tahoma" w:hAnsi="Tahoma" w:cs="Tahoma"/>
              </w:rPr>
            </w:pPr>
            <w:r w:rsidRPr="00CE081D">
              <w:rPr>
                <w:rFonts w:ascii="Tahoma" w:hAnsi="Tahoma" w:cs="Tahoma"/>
              </w:rPr>
              <w:t>100</w:t>
            </w:r>
          </w:p>
        </w:tc>
        <w:tc>
          <w:tcPr>
            <w:tcW w:w="265" w:type="pct"/>
            <w:tcBorders>
              <w:top w:val="single" w:sz="6" w:space="0" w:color="000000"/>
              <w:left w:val="single" w:sz="6" w:space="0" w:color="000000"/>
              <w:bottom w:val="single" w:sz="6" w:space="0" w:color="000000"/>
              <w:right w:val="single" w:sz="6" w:space="0" w:color="000000"/>
            </w:tcBorders>
            <w:vAlign w:val="center"/>
          </w:tcPr>
          <w:p w14:paraId="1CDA4388" w14:textId="77777777" w:rsidR="00A4543C" w:rsidRPr="00CE081D" w:rsidRDefault="00A4543C" w:rsidP="00C65D8C">
            <w:pPr>
              <w:rPr>
                <w:rFonts w:ascii="Tahoma" w:hAnsi="Tahoma" w:cs="Tahoma"/>
              </w:rPr>
            </w:pPr>
          </w:p>
        </w:tc>
      </w:tr>
      <w:tr w:rsidR="00A4543C" w:rsidRPr="00CE081D" w14:paraId="6077D68A"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5D7A6FC" w14:textId="706E5182" w:rsidR="00A4543C" w:rsidRPr="00CE081D" w:rsidRDefault="00A4543C" w:rsidP="00C65D8C">
            <w:pPr>
              <w:rPr>
                <w:rFonts w:ascii="Tahoma" w:hAnsi="Tahoma" w:cs="Tahoma"/>
              </w:rPr>
            </w:pPr>
            <w:r w:rsidRPr="00CE081D">
              <w:rPr>
                <w:rFonts w:ascii="Tahoma" w:hAnsi="Tahoma" w:cs="Tahoma"/>
              </w:rPr>
              <w:t>9</w:t>
            </w:r>
          </w:p>
        </w:tc>
        <w:tc>
          <w:tcPr>
            <w:tcW w:w="1256" w:type="pct"/>
            <w:tcBorders>
              <w:top w:val="single" w:sz="6" w:space="0" w:color="000000"/>
              <w:left w:val="single" w:sz="6" w:space="0" w:color="000000"/>
              <w:bottom w:val="single" w:sz="6" w:space="0" w:color="000000"/>
              <w:right w:val="single" w:sz="6" w:space="0" w:color="000000"/>
            </w:tcBorders>
            <w:vAlign w:val="center"/>
          </w:tcPr>
          <w:p w14:paraId="3D2DBD9B" w14:textId="5339DF36" w:rsidR="00A4543C" w:rsidRPr="00CE081D" w:rsidRDefault="00A4543C" w:rsidP="00C65D8C">
            <w:pPr>
              <w:rPr>
                <w:rFonts w:ascii="Tahoma" w:hAnsi="Tahoma" w:cs="Tahoma"/>
              </w:rPr>
            </w:pPr>
            <w:proofErr w:type="spellStart"/>
            <w:r w:rsidRPr="00CE081D">
              <w:rPr>
                <w:rFonts w:ascii="Tahoma" w:hAnsi="Tahoma" w:cs="Tahoma"/>
              </w:rPr>
              <w:t>siteType</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1ECFB5A8" w14:textId="6E35058A" w:rsidR="00A4543C" w:rsidRPr="00CE081D" w:rsidRDefault="00A4543C" w:rsidP="00C65D8C">
            <w:pPr>
              <w:rPr>
                <w:rFonts w:ascii="Tahoma" w:hAnsi="Tahoma" w:cs="Tahoma"/>
              </w:rPr>
            </w:pPr>
            <w:r w:rsidRPr="00CE081D">
              <w:rPr>
                <w:rFonts w:ascii="Tahoma" w:hAnsi="Tahoma" w:cs="Tahoma"/>
              </w:rPr>
              <w:t>Type of site</w:t>
            </w:r>
          </w:p>
        </w:tc>
        <w:tc>
          <w:tcPr>
            <w:tcW w:w="398" w:type="pct"/>
            <w:tcBorders>
              <w:top w:val="single" w:sz="6" w:space="0" w:color="000000"/>
              <w:left w:val="single" w:sz="6" w:space="0" w:color="000000"/>
              <w:bottom w:val="single" w:sz="6" w:space="0" w:color="000000"/>
              <w:right w:val="single" w:sz="6" w:space="0" w:color="000000"/>
            </w:tcBorders>
          </w:tcPr>
          <w:p w14:paraId="2178B969" w14:textId="032260B2" w:rsidR="00A4543C" w:rsidRPr="00CE081D" w:rsidRDefault="00A4543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2F6DC0A5" w14:textId="58E42CF5" w:rsidR="00A4543C" w:rsidRPr="00CE081D" w:rsidRDefault="00A4543C" w:rsidP="00C65D8C">
            <w:pPr>
              <w:rPr>
                <w:rFonts w:ascii="Tahoma" w:hAnsi="Tahoma" w:cs="Tahoma"/>
              </w:rPr>
            </w:pPr>
            <w:proofErr w:type="spellStart"/>
            <w:r w:rsidRPr="00CE081D">
              <w:rPr>
                <w:rFonts w:ascii="Tahoma" w:hAnsi="Tahoma" w:cs="Tahoma"/>
              </w:rPr>
              <w:t>tinyint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20844911" w14:textId="77777777" w:rsidR="00A4543C" w:rsidRPr="00CE081D" w:rsidRDefault="00A4543C"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0DF3E3D3" w14:textId="77777777" w:rsidR="00A4543C" w:rsidRPr="00CE081D" w:rsidRDefault="00A4543C" w:rsidP="00C65D8C">
            <w:pPr>
              <w:rPr>
                <w:rFonts w:ascii="Tahoma" w:hAnsi="Tahoma" w:cs="Tahoma"/>
              </w:rPr>
            </w:pPr>
          </w:p>
        </w:tc>
      </w:tr>
      <w:tr w:rsidR="00A4543C" w:rsidRPr="00CE081D" w14:paraId="5C214574"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57D6F59B" w14:textId="037256CD" w:rsidR="00A4543C" w:rsidRPr="00CE081D" w:rsidRDefault="00A4543C" w:rsidP="00C65D8C">
            <w:pPr>
              <w:rPr>
                <w:rFonts w:ascii="Tahoma" w:hAnsi="Tahoma" w:cs="Tahoma"/>
              </w:rPr>
            </w:pPr>
            <w:r w:rsidRPr="00CE081D">
              <w:rPr>
                <w:rFonts w:ascii="Tahoma" w:hAnsi="Tahoma" w:cs="Tahoma"/>
              </w:rPr>
              <w:t>10</w:t>
            </w:r>
          </w:p>
        </w:tc>
        <w:tc>
          <w:tcPr>
            <w:tcW w:w="1256" w:type="pct"/>
            <w:tcBorders>
              <w:top w:val="single" w:sz="6" w:space="0" w:color="000000"/>
              <w:left w:val="single" w:sz="6" w:space="0" w:color="000000"/>
              <w:bottom w:val="single" w:sz="6" w:space="0" w:color="000000"/>
              <w:right w:val="single" w:sz="6" w:space="0" w:color="000000"/>
            </w:tcBorders>
            <w:vAlign w:val="center"/>
          </w:tcPr>
          <w:p w14:paraId="6C992ED8" w14:textId="547899EA" w:rsidR="00A4543C" w:rsidRPr="00CE081D" w:rsidRDefault="00A4543C" w:rsidP="00C65D8C">
            <w:pPr>
              <w:rPr>
                <w:rFonts w:ascii="Tahoma" w:hAnsi="Tahoma" w:cs="Tahoma"/>
              </w:rPr>
            </w:pPr>
            <w:r w:rsidRPr="00CE081D">
              <w:rPr>
                <w:rFonts w:ascii="Tahoma" w:hAnsi="Tahoma" w:cs="Tahoma"/>
              </w:rPr>
              <w:t>remark</w:t>
            </w:r>
          </w:p>
        </w:tc>
        <w:tc>
          <w:tcPr>
            <w:tcW w:w="1834" w:type="pct"/>
            <w:tcBorders>
              <w:top w:val="single" w:sz="6" w:space="0" w:color="000000"/>
              <w:left w:val="single" w:sz="6" w:space="0" w:color="000000"/>
              <w:bottom w:val="single" w:sz="6" w:space="0" w:color="000000"/>
              <w:right w:val="single" w:sz="6" w:space="0" w:color="000000"/>
            </w:tcBorders>
            <w:vAlign w:val="center"/>
          </w:tcPr>
          <w:p w14:paraId="4BA7181E" w14:textId="31B57CA0" w:rsidR="00A4543C" w:rsidRPr="00CE081D" w:rsidRDefault="00A4543C" w:rsidP="00C65D8C">
            <w:pPr>
              <w:rPr>
                <w:rFonts w:ascii="Tahoma" w:hAnsi="Tahoma" w:cs="Tahoma"/>
              </w:rPr>
            </w:pPr>
            <w:r w:rsidRPr="00CE081D">
              <w:rPr>
                <w:rFonts w:ascii="Tahoma" w:hAnsi="Tahoma" w:cs="Tahoma"/>
              </w:rPr>
              <w:t>project remark</w:t>
            </w:r>
          </w:p>
        </w:tc>
        <w:tc>
          <w:tcPr>
            <w:tcW w:w="398" w:type="pct"/>
            <w:tcBorders>
              <w:top w:val="single" w:sz="6" w:space="0" w:color="000000"/>
              <w:left w:val="single" w:sz="6" w:space="0" w:color="000000"/>
              <w:bottom w:val="single" w:sz="6" w:space="0" w:color="000000"/>
              <w:right w:val="single" w:sz="6" w:space="0" w:color="000000"/>
            </w:tcBorders>
          </w:tcPr>
          <w:p w14:paraId="64551648" w14:textId="1A7ADF11" w:rsidR="00A4543C" w:rsidRPr="00CE081D" w:rsidRDefault="00A4543C" w:rsidP="00C65D8C">
            <w:pPr>
              <w:rPr>
                <w:rFonts w:ascii="Tahoma" w:hAnsi="Tahoma" w:cs="Tahoma"/>
              </w:rPr>
            </w:pPr>
            <w:r w:rsidRPr="00CE081D">
              <w:rPr>
                <w:rFonts w:ascii="Tahoma" w:hAnsi="Tahoma" w:cs="Tahoma"/>
              </w:rPr>
              <w:t>Y</w:t>
            </w:r>
          </w:p>
        </w:tc>
        <w:tc>
          <w:tcPr>
            <w:tcW w:w="520" w:type="pct"/>
            <w:tcBorders>
              <w:top w:val="single" w:sz="6" w:space="0" w:color="000000"/>
              <w:left w:val="single" w:sz="6" w:space="0" w:color="000000"/>
              <w:bottom w:val="single" w:sz="6" w:space="0" w:color="000000"/>
              <w:right w:val="single" w:sz="6" w:space="0" w:color="000000"/>
            </w:tcBorders>
            <w:vAlign w:val="center"/>
          </w:tcPr>
          <w:p w14:paraId="2F44AAC3" w14:textId="76CC59F4" w:rsidR="00A4543C" w:rsidRPr="00CE081D" w:rsidRDefault="00A4543C" w:rsidP="00C65D8C">
            <w:pPr>
              <w:rPr>
                <w:rFonts w:ascii="Tahoma" w:hAnsi="Tahoma" w:cs="Tahoma"/>
              </w:rPr>
            </w:pPr>
            <w:r w:rsidRPr="00CE081D">
              <w:rPr>
                <w:rFonts w:ascii="Tahoma" w:hAnsi="Tahoma" w:cs="Tahoma"/>
              </w:rPr>
              <w:t>text</w:t>
            </w:r>
          </w:p>
        </w:tc>
        <w:tc>
          <w:tcPr>
            <w:tcW w:w="468" w:type="pct"/>
            <w:tcBorders>
              <w:top w:val="single" w:sz="6" w:space="0" w:color="000000"/>
              <w:left w:val="single" w:sz="6" w:space="0" w:color="000000"/>
              <w:bottom w:val="single" w:sz="6" w:space="0" w:color="000000"/>
              <w:right w:val="single" w:sz="6" w:space="0" w:color="000000"/>
            </w:tcBorders>
          </w:tcPr>
          <w:p w14:paraId="7857D62D" w14:textId="77777777" w:rsidR="00A4543C" w:rsidRPr="00CE081D" w:rsidRDefault="00A4543C"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5CC0664B" w14:textId="77777777" w:rsidR="00A4543C" w:rsidRPr="00CE081D" w:rsidRDefault="00A4543C" w:rsidP="00C65D8C">
            <w:pPr>
              <w:rPr>
                <w:rFonts w:ascii="Tahoma" w:hAnsi="Tahoma" w:cs="Tahoma"/>
              </w:rPr>
            </w:pPr>
          </w:p>
        </w:tc>
      </w:tr>
      <w:tr w:rsidR="00A4543C" w:rsidRPr="00CE081D" w14:paraId="3963A4BC"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14F500FD" w14:textId="3EB3A18E" w:rsidR="00A4543C" w:rsidRPr="00CE081D" w:rsidRDefault="00A4543C" w:rsidP="00C65D8C">
            <w:pPr>
              <w:rPr>
                <w:rFonts w:ascii="Tahoma" w:hAnsi="Tahoma" w:cs="Tahoma"/>
              </w:rPr>
            </w:pPr>
            <w:r w:rsidRPr="00CE081D">
              <w:rPr>
                <w:rFonts w:ascii="Tahoma" w:hAnsi="Tahoma" w:cs="Tahoma"/>
              </w:rPr>
              <w:t>11</w:t>
            </w:r>
          </w:p>
        </w:tc>
        <w:tc>
          <w:tcPr>
            <w:tcW w:w="1256" w:type="pct"/>
            <w:tcBorders>
              <w:top w:val="single" w:sz="6" w:space="0" w:color="000000"/>
              <w:left w:val="single" w:sz="6" w:space="0" w:color="000000"/>
              <w:bottom w:val="single" w:sz="6" w:space="0" w:color="000000"/>
              <w:right w:val="single" w:sz="6" w:space="0" w:color="000000"/>
            </w:tcBorders>
            <w:vAlign w:val="center"/>
          </w:tcPr>
          <w:p w14:paraId="1633A40F" w14:textId="0C499596" w:rsidR="00A4543C" w:rsidRPr="00CE081D" w:rsidRDefault="00A4543C" w:rsidP="00C65D8C">
            <w:pPr>
              <w:rPr>
                <w:rFonts w:ascii="Tahoma" w:hAnsi="Tahoma" w:cs="Tahoma"/>
              </w:rPr>
            </w:pPr>
            <w:proofErr w:type="spellStart"/>
            <w:r w:rsidRPr="00CE081D">
              <w:rPr>
                <w:rFonts w:ascii="Tahoma" w:hAnsi="Tahoma" w:cs="Tahoma"/>
              </w:rPr>
              <w:t>towerType</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56298520" w14:textId="7DFC5C87" w:rsidR="00A4543C" w:rsidRPr="00CE081D" w:rsidRDefault="00A4543C" w:rsidP="00C65D8C">
            <w:pPr>
              <w:rPr>
                <w:rFonts w:ascii="Tahoma" w:hAnsi="Tahoma" w:cs="Tahoma"/>
              </w:rPr>
            </w:pPr>
            <w:r w:rsidRPr="00CE081D">
              <w:rPr>
                <w:rFonts w:ascii="Tahoma" w:hAnsi="Tahoma" w:cs="Tahoma"/>
              </w:rPr>
              <w:t>type of tower</w:t>
            </w:r>
          </w:p>
        </w:tc>
        <w:tc>
          <w:tcPr>
            <w:tcW w:w="398" w:type="pct"/>
            <w:tcBorders>
              <w:top w:val="single" w:sz="6" w:space="0" w:color="000000"/>
              <w:left w:val="single" w:sz="6" w:space="0" w:color="000000"/>
              <w:bottom w:val="single" w:sz="6" w:space="0" w:color="000000"/>
              <w:right w:val="single" w:sz="6" w:space="0" w:color="000000"/>
            </w:tcBorders>
          </w:tcPr>
          <w:p w14:paraId="11E506E0" w14:textId="55769A5B" w:rsidR="00A4543C" w:rsidRPr="00CE081D" w:rsidRDefault="00A4543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1A458895" w14:textId="420C83E1" w:rsidR="00A4543C" w:rsidRPr="00CE081D" w:rsidRDefault="00A4543C" w:rsidP="00C65D8C">
            <w:pPr>
              <w:rPr>
                <w:rFonts w:ascii="Tahoma" w:hAnsi="Tahoma" w:cs="Tahoma"/>
              </w:rPr>
            </w:pPr>
            <w:proofErr w:type="spellStart"/>
            <w:r w:rsidRPr="00CE081D">
              <w:rPr>
                <w:rFonts w:ascii="Tahoma" w:hAnsi="Tahoma" w:cs="Tahoma"/>
              </w:rPr>
              <w:t>typeint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7895815C" w14:textId="77777777" w:rsidR="00A4543C" w:rsidRPr="00CE081D" w:rsidRDefault="00A4543C"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1A90A055" w14:textId="77777777" w:rsidR="00A4543C" w:rsidRPr="00CE081D" w:rsidRDefault="00A4543C" w:rsidP="00C65D8C">
            <w:pPr>
              <w:rPr>
                <w:rFonts w:ascii="Tahoma" w:hAnsi="Tahoma" w:cs="Tahoma"/>
              </w:rPr>
            </w:pPr>
          </w:p>
        </w:tc>
      </w:tr>
      <w:tr w:rsidR="00A4543C" w:rsidRPr="00CE081D" w14:paraId="24A109E4"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4B662D5F" w14:textId="510530DD" w:rsidR="00A4543C" w:rsidRPr="00CE081D" w:rsidRDefault="00A4543C" w:rsidP="00C65D8C">
            <w:pPr>
              <w:rPr>
                <w:rFonts w:ascii="Tahoma" w:hAnsi="Tahoma" w:cs="Tahoma"/>
              </w:rPr>
            </w:pPr>
            <w:r w:rsidRPr="00CE081D">
              <w:rPr>
                <w:rFonts w:ascii="Tahoma" w:hAnsi="Tahoma" w:cs="Tahoma"/>
              </w:rPr>
              <w:t>12</w:t>
            </w:r>
          </w:p>
        </w:tc>
        <w:tc>
          <w:tcPr>
            <w:tcW w:w="1256" w:type="pct"/>
            <w:tcBorders>
              <w:top w:val="single" w:sz="6" w:space="0" w:color="000000"/>
              <w:left w:val="single" w:sz="6" w:space="0" w:color="000000"/>
              <w:bottom w:val="single" w:sz="6" w:space="0" w:color="000000"/>
              <w:right w:val="single" w:sz="6" w:space="0" w:color="000000"/>
            </w:tcBorders>
            <w:vAlign w:val="center"/>
          </w:tcPr>
          <w:p w14:paraId="29E77040" w14:textId="4F308199" w:rsidR="00A4543C" w:rsidRPr="00CE081D" w:rsidRDefault="00A4543C" w:rsidP="00C65D8C">
            <w:pPr>
              <w:rPr>
                <w:rFonts w:ascii="Tahoma" w:hAnsi="Tahoma" w:cs="Tahoma"/>
              </w:rPr>
            </w:pPr>
            <w:proofErr w:type="spellStart"/>
            <w:r w:rsidRPr="00CE081D">
              <w:rPr>
                <w:rFonts w:ascii="Tahoma" w:hAnsi="Tahoma" w:cs="Tahoma"/>
              </w:rPr>
              <w:t>towerHeight</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2ECA1FD1" w14:textId="12E8B954" w:rsidR="00A4543C" w:rsidRPr="00CE081D" w:rsidRDefault="00A4543C" w:rsidP="00C65D8C">
            <w:pPr>
              <w:rPr>
                <w:rFonts w:ascii="Tahoma" w:hAnsi="Tahoma" w:cs="Tahoma"/>
              </w:rPr>
            </w:pPr>
            <w:r w:rsidRPr="00CE081D">
              <w:rPr>
                <w:rFonts w:ascii="Tahoma" w:hAnsi="Tahoma" w:cs="Tahoma"/>
              </w:rPr>
              <w:t>height of tower</w:t>
            </w:r>
          </w:p>
        </w:tc>
        <w:tc>
          <w:tcPr>
            <w:tcW w:w="398" w:type="pct"/>
            <w:tcBorders>
              <w:top w:val="single" w:sz="6" w:space="0" w:color="000000"/>
              <w:left w:val="single" w:sz="6" w:space="0" w:color="000000"/>
              <w:bottom w:val="single" w:sz="6" w:space="0" w:color="000000"/>
              <w:right w:val="single" w:sz="6" w:space="0" w:color="000000"/>
            </w:tcBorders>
          </w:tcPr>
          <w:p w14:paraId="1B33633A" w14:textId="051A90D4" w:rsidR="00A4543C" w:rsidRPr="00CE081D" w:rsidRDefault="00A4543C" w:rsidP="00C65D8C">
            <w:pPr>
              <w:rPr>
                <w:rFonts w:ascii="Tahoma" w:hAnsi="Tahoma" w:cs="Tahoma"/>
              </w:rPr>
            </w:pPr>
            <w:r w:rsidRPr="00CE081D">
              <w:rPr>
                <w:rFonts w:ascii="Tahoma" w:hAnsi="Tahoma" w:cs="Tahoma"/>
              </w:rPr>
              <w:t>Y</w:t>
            </w:r>
          </w:p>
        </w:tc>
        <w:tc>
          <w:tcPr>
            <w:tcW w:w="520" w:type="pct"/>
            <w:tcBorders>
              <w:top w:val="single" w:sz="6" w:space="0" w:color="000000"/>
              <w:left w:val="single" w:sz="6" w:space="0" w:color="000000"/>
              <w:bottom w:val="single" w:sz="6" w:space="0" w:color="000000"/>
              <w:right w:val="single" w:sz="6" w:space="0" w:color="000000"/>
            </w:tcBorders>
            <w:vAlign w:val="center"/>
          </w:tcPr>
          <w:p w14:paraId="1D727ACB" w14:textId="2B64AC5E" w:rsidR="00A4543C" w:rsidRPr="00CE081D" w:rsidRDefault="0048682A" w:rsidP="00C65D8C">
            <w:pPr>
              <w:rPr>
                <w:rFonts w:ascii="Tahoma" w:hAnsi="Tahoma" w:cs="Tahoma"/>
              </w:rPr>
            </w:pPr>
            <w:r w:rsidRPr="00CE081D">
              <w:rPr>
                <w:rFonts w:ascii="Tahoma" w:hAnsi="Tahoma" w:cs="Tahoma"/>
              </w:rPr>
              <w:t>float</w:t>
            </w:r>
          </w:p>
        </w:tc>
        <w:tc>
          <w:tcPr>
            <w:tcW w:w="468" w:type="pct"/>
            <w:tcBorders>
              <w:top w:val="single" w:sz="6" w:space="0" w:color="000000"/>
              <w:left w:val="single" w:sz="6" w:space="0" w:color="000000"/>
              <w:bottom w:val="single" w:sz="6" w:space="0" w:color="000000"/>
              <w:right w:val="single" w:sz="6" w:space="0" w:color="000000"/>
            </w:tcBorders>
          </w:tcPr>
          <w:p w14:paraId="4BDD859A" w14:textId="77777777" w:rsidR="00A4543C" w:rsidRPr="00CE081D" w:rsidRDefault="00A4543C"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0C5B4635" w14:textId="77777777" w:rsidR="00A4543C" w:rsidRPr="00CE081D" w:rsidRDefault="00A4543C" w:rsidP="00C65D8C">
            <w:pPr>
              <w:rPr>
                <w:rFonts w:ascii="Tahoma" w:hAnsi="Tahoma" w:cs="Tahoma"/>
              </w:rPr>
            </w:pPr>
          </w:p>
        </w:tc>
      </w:tr>
      <w:tr w:rsidR="0048682A" w:rsidRPr="00CE081D" w14:paraId="7EDA67DD"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3CC02858" w14:textId="1BCF9328" w:rsidR="0048682A" w:rsidRPr="00CE081D" w:rsidRDefault="0048682A" w:rsidP="00C65D8C">
            <w:pPr>
              <w:rPr>
                <w:rFonts w:ascii="Tahoma" w:hAnsi="Tahoma" w:cs="Tahoma"/>
              </w:rPr>
            </w:pPr>
            <w:r w:rsidRPr="00CE081D">
              <w:rPr>
                <w:rFonts w:ascii="Tahoma" w:hAnsi="Tahoma" w:cs="Tahoma"/>
              </w:rPr>
              <w:t>13</w:t>
            </w:r>
          </w:p>
        </w:tc>
        <w:tc>
          <w:tcPr>
            <w:tcW w:w="1256" w:type="pct"/>
            <w:tcBorders>
              <w:top w:val="single" w:sz="6" w:space="0" w:color="000000"/>
              <w:left w:val="single" w:sz="6" w:space="0" w:color="000000"/>
              <w:bottom w:val="single" w:sz="6" w:space="0" w:color="000000"/>
              <w:right w:val="single" w:sz="6" w:space="0" w:color="000000"/>
            </w:tcBorders>
            <w:vAlign w:val="center"/>
          </w:tcPr>
          <w:p w14:paraId="32D88B37" w14:textId="054D2167" w:rsidR="0048682A" w:rsidRPr="00CE081D" w:rsidRDefault="0048682A" w:rsidP="00C65D8C">
            <w:pPr>
              <w:rPr>
                <w:rFonts w:ascii="Tahoma" w:hAnsi="Tahoma" w:cs="Tahoma"/>
              </w:rPr>
            </w:pPr>
            <w:proofErr w:type="spellStart"/>
            <w:r w:rsidRPr="00CE081D">
              <w:rPr>
                <w:rFonts w:ascii="Tahoma" w:hAnsi="Tahoma" w:cs="Tahoma"/>
              </w:rPr>
              <w:t>buildingHeight</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38618F41" w14:textId="7B0724E9" w:rsidR="0048682A" w:rsidRPr="00CE081D" w:rsidRDefault="0048682A" w:rsidP="00C65D8C">
            <w:pPr>
              <w:rPr>
                <w:rFonts w:ascii="Tahoma" w:hAnsi="Tahoma" w:cs="Tahoma"/>
              </w:rPr>
            </w:pPr>
            <w:r w:rsidRPr="00CE081D">
              <w:rPr>
                <w:rFonts w:ascii="Tahoma" w:hAnsi="Tahoma" w:cs="Tahoma"/>
              </w:rPr>
              <w:t>height of building</w:t>
            </w:r>
          </w:p>
        </w:tc>
        <w:tc>
          <w:tcPr>
            <w:tcW w:w="398" w:type="pct"/>
            <w:tcBorders>
              <w:top w:val="single" w:sz="6" w:space="0" w:color="000000"/>
              <w:left w:val="single" w:sz="6" w:space="0" w:color="000000"/>
              <w:bottom w:val="single" w:sz="6" w:space="0" w:color="000000"/>
              <w:right w:val="single" w:sz="6" w:space="0" w:color="000000"/>
            </w:tcBorders>
          </w:tcPr>
          <w:p w14:paraId="11C17507" w14:textId="5C1FFD32" w:rsidR="0048682A" w:rsidRPr="00CE081D" w:rsidRDefault="0048682A" w:rsidP="00C65D8C">
            <w:pPr>
              <w:rPr>
                <w:rFonts w:ascii="Tahoma" w:hAnsi="Tahoma" w:cs="Tahoma"/>
              </w:rPr>
            </w:pPr>
            <w:r w:rsidRPr="00CE081D">
              <w:rPr>
                <w:rFonts w:ascii="Tahoma" w:hAnsi="Tahoma" w:cs="Tahoma"/>
              </w:rPr>
              <w:t>Y</w:t>
            </w:r>
          </w:p>
        </w:tc>
        <w:tc>
          <w:tcPr>
            <w:tcW w:w="520" w:type="pct"/>
            <w:tcBorders>
              <w:top w:val="single" w:sz="6" w:space="0" w:color="000000"/>
              <w:left w:val="single" w:sz="6" w:space="0" w:color="000000"/>
              <w:bottom w:val="single" w:sz="6" w:space="0" w:color="000000"/>
              <w:right w:val="single" w:sz="6" w:space="0" w:color="000000"/>
            </w:tcBorders>
            <w:vAlign w:val="center"/>
          </w:tcPr>
          <w:p w14:paraId="45B33ACD" w14:textId="29D3593C" w:rsidR="0048682A" w:rsidRPr="00CE081D" w:rsidRDefault="0048682A" w:rsidP="00C65D8C">
            <w:pPr>
              <w:rPr>
                <w:rFonts w:ascii="Tahoma" w:hAnsi="Tahoma" w:cs="Tahoma"/>
              </w:rPr>
            </w:pPr>
            <w:r w:rsidRPr="00CE081D">
              <w:rPr>
                <w:rFonts w:ascii="Tahoma" w:hAnsi="Tahoma" w:cs="Tahoma"/>
              </w:rPr>
              <w:t>float</w:t>
            </w:r>
          </w:p>
        </w:tc>
        <w:tc>
          <w:tcPr>
            <w:tcW w:w="468" w:type="pct"/>
            <w:tcBorders>
              <w:top w:val="single" w:sz="6" w:space="0" w:color="000000"/>
              <w:left w:val="single" w:sz="6" w:space="0" w:color="000000"/>
              <w:bottom w:val="single" w:sz="6" w:space="0" w:color="000000"/>
              <w:right w:val="single" w:sz="6" w:space="0" w:color="000000"/>
            </w:tcBorders>
          </w:tcPr>
          <w:p w14:paraId="07E3993A" w14:textId="77777777" w:rsidR="0048682A" w:rsidRPr="00CE081D" w:rsidRDefault="0048682A"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4179F5E0" w14:textId="77777777" w:rsidR="0048682A" w:rsidRPr="00CE081D" w:rsidRDefault="0048682A" w:rsidP="00C65D8C">
            <w:pPr>
              <w:rPr>
                <w:rFonts w:ascii="Tahoma" w:hAnsi="Tahoma" w:cs="Tahoma"/>
              </w:rPr>
            </w:pPr>
          </w:p>
        </w:tc>
      </w:tr>
      <w:tr w:rsidR="0048682A" w:rsidRPr="00CE081D" w14:paraId="5BD80EAD"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C36DF13" w14:textId="0AB7F75D" w:rsidR="0048682A" w:rsidRPr="00CE081D" w:rsidRDefault="0048682A" w:rsidP="00C65D8C">
            <w:pPr>
              <w:rPr>
                <w:rFonts w:ascii="Tahoma" w:hAnsi="Tahoma" w:cs="Tahoma"/>
              </w:rPr>
            </w:pPr>
            <w:r w:rsidRPr="00CE081D">
              <w:rPr>
                <w:rFonts w:ascii="Tahoma" w:hAnsi="Tahoma" w:cs="Tahoma"/>
              </w:rPr>
              <w:t>14</w:t>
            </w:r>
          </w:p>
        </w:tc>
        <w:tc>
          <w:tcPr>
            <w:tcW w:w="1256" w:type="pct"/>
            <w:tcBorders>
              <w:top w:val="single" w:sz="6" w:space="0" w:color="000000"/>
              <w:left w:val="single" w:sz="6" w:space="0" w:color="000000"/>
              <w:bottom w:val="single" w:sz="6" w:space="0" w:color="000000"/>
              <w:right w:val="single" w:sz="6" w:space="0" w:color="000000"/>
            </w:tcBorders>
            <w:vAlign w:val="center"/>
          </w:tcPr>
          <w:p w14:paraId="30188A82" w14:textId="4E996F92" w:rsidR="0048682A" w:rsidRPr="00CE081D" w:rsidRDefault="0048682A" w:rsidP="00C65D8C">
            <w:pPr>
              <w:rPr>
                <w:rFonts w:ascii="Tahoma" w:hAnsi="Tahoma" w:cs="Tahoma"/>
              </w:rPr>
            </w:pPr>
            <w:r w:rsidRPr="00CE081D">
              <w:rPr>
                <w:rFonts w:ascii="Tahoma" w:hAnsi="Tahoma" w:cs="Tahoma"/>
              </w:rPr>
              <w:t>latitude</w:t>
            </w:r>
          </w:p>
        </w:tc>
        <w:tc>
          <w:tcPr>
            <w:tcW w:w="1834" w:type="pct"/>
            <w:tcBorders>
              <w:top w:val="single" w:sz="6" w:space="0" w:color="000000"/>
              <w:left w:val="single" w:sz="6" w:space="0" w:color="000000"/>
              <w:bottom w:val="single" w:sz="6" w:space="0" w:color="000000"/>
              <w:right w:val="single" w:sz="6" w:space="0" w:color="000000"/>
            </w:tcBorders>
            <w:vAlign w:val="center"/>
          </w:tcPr>
          <w:p w14:paraId="38867651" w14:textId="6F5A0423" w:rsidR="0048682A" w:rsidRPr="00CE081D" w:rsidRDefault="0048682A" w:rsidP="00C65D8C">
            <w:pPr>
              <w:rPr>
                <w:rFonts w:ascii="Tahoma" w:hAnsi="Tahoma" w:cs="Tahoma"/>
              </w:rPr>
            </w:pPr>
            <w:r w:rsidRPr="00CE081D">
              <w:rPr>
                <w:rFonts w:ascii="Tahoma" w:hAnsi="Tahoma" w:cs="Tahoma"/>
              </w:rPr>
              <w:t>latitude of project site</w:t>
            </w:r>
          </w:p>
        </w:tc>
        <w:tc>
          <w:tcPr>
            <w:tcW w:w="398" w:type="pct"/>
            <w:tcBorders>
              <w:top w:val="single" w:sz="6" w:space="0" w:color="000000"/>
              <w:left w:val="single" w:sz="6" w:space="0" w:color="000000"/>
              <w:bottom w:val="single" w:sz="6" w:space="0" w:color="000000"/>
              <w:right w:val="single" w:sz="6" w:space="0" w:color="000000"/>
            </w:tcBorders>
          </w:tcPr>
          <w:p w14:paraId="1975DA25" w14:textId="6B5D9338" w:rsidR="0048682A" w:rsidRPr="00CE081D" w:rsidRDefault="0048682A"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593E7350" w14:textId="7FE5C9BF" w:rsidR="0048682A" w:rsidRPr="00CE081D" w:rsidRDefault="0048682A" w:rsidP="00C65D8C">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4BDAB4E7" w14:textId="77777777" w:rsidR="0048682A" w:rsidRPr="00CE081D" w:rsidRDefault="0048682A"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205AF0E4" w14:textId="77777777" w:rsidR="0048682A" w:rsidRPr="00CE081D" w:rsidRDefault="0048682A" w:rsidP="00C65D8C">
            <w:pPr>
              <w:rPr>
                <w:rFonts w:ascii="Tahoma" w:hAnsi="Tahoma" w:cs="Tahoma"/>
              </w:rPr>
            </w:pPr>
          </w:p>
        </w:tc>
      </w:tr>
      <w:tr w:rsidR="0048682A" w:rsidRPr="00CE081D" w14:paraId="1245FF2A"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3E437D0F" w14:textId="225AA6D5" w:rsidR="0048682A" w:rsidRPr="00CE081D" w:rsidRDefault="0048682A" w:rsidP="00C65D8C">
            <w:pPr>
              <w:rPr>
                <w:rFonts w:ascii="Tahoma" w:hAnsi="Tahoma" w:cs="Tahoma"/>
              </w:rPr>
            </w:pPr>
            <w:r w:rsidRPr="00CE081D">
              <w:rPr>
                <w:rFonts w:ascii="Tahoma" w:hAnsi="Tahoma" w:cs="Tahoma"/>
              </w:rPr>
              <w:lastRenderedPageBreak/>
              <w:t>15</w:t>
            </w:r>
          </w:p>
        </w:tc>
        <w:tc>
          <w:tcPr>
            <w:tcW w:w="1256" w:type="pct"/>
            <w:tcBorders>
              <w:top w:val="single" w:sz="6" w:space="0" w:color="000000"/>
              <w:left w:val="single" w:sz="6" w:space="0" w:color="000000"/>
              <w:bottom w:val="single" w:sz="6" w:space="0" w:color="000000"/>
              <w:right w:val="single" w:sz="6" w:space="0" w:color="000000"/>
            </w:tcBorders>
            <w:vAlign w:val="center"/>
          </w:tcPr>
          <w:p w14:paraId="3E217C5F" w14:textId="0ABEF22E" w:rsidR="0048682A" w:rsidRPr="00CE081D" w:rsidRDefault="0048682A" w:rsidP="00C65D8C">
            <w:pPr>
              <w:rPr>
                <w:rFonts w:ascii="Tahoma" w:hAnsi="Tahoma" w:cs="Tahoma"/>
              </w:rPr>
            </w:pPr>
            <w:r w:rsidRPr="00CE081D">
              <w:rPr>
                <w:rFonts w:ascii="Tahoma" w:hAnsi="Tahoma" w:cs="Tahoma"/>
              </w:rPr>
              <w:t>longitude</w:t>
            </w:r>
          </w:p>
        </w:tc>
        <w:tc>
          <w:tcPr>
            <w:tcW w:w="1834" w:type="pct"/>
            <w:tcBorders>
              <w:top w:val="single" w:sz="6" w:space="0" w:color="000000"/>
              <w:left w:val="single" w:sz="6" w:space="0" w:color="000000"/>
              <w:bottom w:val="single" w:sz="6" w:space="0" w:color="000000"/>
              <w:right w:val="single" w:sz="6" w:space="0" w:color="000000"/>
            </w:tcBorders>
            <w:vAlign w:val="center"/>
          </w:tcPr>
          <w:p w14:paraId="25AD0CC6" w14:textId="7AFAA8EE" w:rsidR="0048682A" w:rsidRPr="00CE081D" w:rsidRDefault="0018298B" w:rsidP="00C65D8C">
            <w:pPr>
              <w:rPr>
                <w:rFonts w:ascii="Tahoma" w:hAnsi="Tahoma" w:cs="Tahoma"/>
              </w:rPr>
            </w:pPr>
            <w:r w:rsidRPr="00CE081D">
              <w:rPr>
                <w:rFonts w:ascii="Tahoma" w:hAnsi="Tahoma" w:cs="Tahoma"/>
              </w:rPr>
              <w:t>longitude of project site</w:t>
            </w:r>
          </w:p>
        </w:tc>
        <w:tc>
          <w:tcPr>
            <w:tcW w:w="398" w:type="pct"/>
            <w:tcBorders>
              <w:top w:val="single" w:sz="6" w:space="0" w:color="000000"/>
              <w:left w:val="single" w:sz="6" w:space="0" w:color="000000"/>
              <w:bottom w:val="single" w:sz="6" w:space="0" w:color="000000"/>
              <w:right w:val="single" w:sz="6" w:space="0" w:color="000000"/>
            </w:tcBorders>
          </w:tcPr>
          <w:p w14:paraId="7ACFCD9C" w14:textId="7D2FB97A" w:rsidR="0048682A" w:rsidRPr="00CE081D" w:rsidRDefault="0018298B"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110FD708" w14:textId="2AEB89D0" w:rsidR="0048682A" w:rsidRPr="00CE081D" w:rsidRDefault="0018298B" w:rsidP="00C65D8C">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27B8FD0A" w14:textId="77777777" w:rsidR="0048682A" w:rsidRPr="00CE081D" w:rsidRDefault="0048682A"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7ED025C5" w14:textId="77777777" w:rsidR="0048682A" w:rsidRPr="00CE081D" w:rsidRDefault="0048682A" w:rsidP="00C65D8C">
            <w:pPr>
              <w:rPr>
                <w:rFonts w:ascii="Tahoma" w:hAnsi="Tahoma" w:cs="Tahoma"/>
              </w:rPr>
            </w:pPr>
          </w:p>
        </w:tc>
      </w:tr>
      <w:tr w:rsidR="0018298B" w:rsidRPr="00CE081D" w14:paraId="47C19B88"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6236A977" w14:textId="6978921C" w:rsidR="0018298B" w:rsidRPr="00CE081D" w:rsidRDefault="0018298B" w:rsidP="00C65D8C">
            <w:pPr>
              <w:rPr>
                <w:rFonts w:ascii="Tahoma" w:hAnsi="Tahoma" w:cs="Tahoma"/>
              </w:rPr>
            </w:pPr>
            <w:r w:rsidRPr="00CE081D">
              <w:rPr>
                <w:rFonts w:ascii="Tahoma" w:hAnsi="Tahoma" w:cs="Tahoma"/>
              </w:rPr>
              <w:t>16</w:t>
            </w:r>
          </w:p>
        </w:tc>
        <w:tc>
          <w:tcPr>
            <w:tcW w:w="1256" w:type="pct"/>
            <w:tcBorders>
              <w:top w:val="single" w:sz="6" w:space="0" w:color="000000"/>
              <w:left w:val="single" w:sz="6" w:space="0" w:color="000000"/>
              <w:bottom w:val="single" w:sz="6" w:space="0" w:color="000000"/>
              <w:right w:val="single" w:sz="6" w:space="0" w:color="000000"/>
            </w:tcBorders>
            <w:vAlign w:val="center"/>
          </w:tcPr>
          <w:p w14:paraId="661012DE" w14:textId="518A36FB" w:rsidR="0018298B" w:rsidRPr="00CE081D" w:rsidRDefault="0018298B" w:rsidP="00C65D8C">
            <w:pPr>
              <w:rPr>
                <w:rFonts w:ascii="Tahoma" w:hAnsi="Tahoma" w:cs="Tahoma"/>
              </w:rPr>
            </w:pPr>
            <w:proofErr w:type="spellStart"/>
            <w:r w:rsidRPr="00CE081D">
              <w:rPr>
                <w:rFonts w:ascii="Tahoma" w:hAnsi="Tahoma" w:cs="Tahoma"/>
              </w:rPr>
              <w:t>startDate</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11B0CA49" w14:textId="3E6C09DC" w:rsidR="0018298B" w:rsidRPr="00CE081D" w:rsidRDefault="0018298B" w:rsidP="00C65D8C">
            <w:pPr>
              <w:rPr>
                <w:rFonts w:ascii="Tahoma" w:hAnsi="Tahoma" w:cs="Tahoma"/>
              </w:rPr>
            </w:pPr>
            <w:r w:rsidRPr="00CE081D">
              <w:rPr>
                <w:rFonts w:ascii="Tahoma" w:hAnsi="Tahoma" w:cs="Tahoma"/>
              </w:rPr>
              <w:t>project start date</w:t>
            </w:r>
          </w:p>
        </w:tc>
        <w:tc>
          <w:tcPr>
            <w:tcW w:w="398" w:type="pct"/>
            <w:tcBorders>
              <w:top w:val="single" w:sz="6" w:space="0" w:color="000000"/>
              <w:left w:val="single" w:sz="6" w:space="0" w:color="000000"/>
              <w:bottom w:val="single" w:sz="6" w:space="0" w:color="000000"/>
              <w:right w:val="single" w:sz="6" w:space="0" w:color="000000"/>
            </w:tcBorders>
          </w:tcPr>
          <w:p w14:paraId="464CFAC2" w14:textId="51C30C1F" w:rsidR="0018298B" w:rsidRPr="00CE081D" w:rsidRDefault="0018298B"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123CACB6" w14:textId="42B4DAE0" w:rsidR="0018298B" w:rsidRPr="00CE081D" w:rsidRDefault="0018298B" w:rsidP="00C65D8C">
            <w:pPr>
              <w:rPr>
                <w:rFonts w:ascii="Tahoma" w:hAnsi="Tahoma" w:cs="Tahoma"/>
              </w:rPr>
            </w:pPr>
            <w:proofErr w:type="spellStart"/>
            <w:r w:rsidRPr="00CE081D">
              <w:rPr>
                <w:rFonts w:ascii="Tahoma" w:hAnsi="Tahoma" w:cs="Tahoma"/>
              </w:rPr>
              <w:t>datetime</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3CBA797D" w14:textId="77777777" w:rsidR="0018298B" w:rsidRPr="00CE081D" w:rsidRDefault="0018298B"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58D3932A" w14:textId="77777777" w:rsidR="0018298B" w:rsidRPr="00CE081D" w:rsidRDefault="0018298B" w:rsidP="00C65D8C">
            <w:pPr>
              <w:rPr>
                <w:rFonts w:ascii="Tahoma" w:hAnsi="Tahoma" w:cs="Tahoma"/>
              </w:rPr>
            </w:pPr>
          </w:p>
        </w:tc>
      </w:tr>
      <w:tr w:rsidR="0018298B" w:rsidRPr="00CE081D" w14:paraId="5749F0E1"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69D8082" w14:textId="7B95D9A4" w:rsidR="0018298B" w:rsidRPr="00CE081D" w:rsidRDefault="00E101E0" w:rsidP="00C65D8C">
            <w:pPr>
              <w:rPr>
                <w:rFonts w:ascii="Tahoma" w:hAnsi="Tahoma" w:cs="Tahoma"/>
              </w:rPr>
            </w:pPr>
            <w:r w:rsidRPr="00CE081D">
              <w:rPr>
                <w:rFonts w:ascii="Tahoma" w:hAnsi="Tahoma" w:cs="Tahoma"/>
              </w:rPr>
              <w:t>17</w:t>
            </w:r>
          </w:p>
        </w:tc>
        <w:tc>
          <w:tcPr>
            <w:tcW w:w="1256" w:type="pct"/>
            <w:tcBorders>
              <w:top w:val="single" w:sz="6" w:space="0" w:color="000000"/>
              <w:left w:val="single" w:sz="6" w:space="0" w:color="000000"/>
              <w:bottom w:val="single" w:sz="6" w:space="0" w:color="000000"/>
              <w:right w:val="single" w:sz="6" w:space="0" w:color="000000"/>
            </w:tcBorders>
            <w:vAlign w:val="center"/>
          </w:tcPr>
          <w:p w14:paraId="6357A689" w14:textId="0EA2D6C5" w:rsidR="0018298B" w:rsidRPr="00CE081D" w:rsidRDefault="00C65D8C" w:rsidP="00C65D8C">
            <w:pPr>
              <w:rPr>
                <w:rFonts w:ascii="Tahoma" w:hAnsi="Tahoma" w:cs="Tahoma"/>
              </w:rPr>
            </w:pPr>
            <w:proofErr w:type="spellStart"/>
            <w:r w:rsidRPr="00CE081D">
              <w:rPr>
                <w:rFonts w:ascii="Tahoma" w:hAnsi="Tahoma" w:cs="Tahoma"/>
              </w:rPr>
              <w:t>nextReportDate</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349CAF29" w14:textId="1815EE21" w:rsidR="0018298B" w:rsidRPr="00CE081D" w:rsidRDefault="00C65D8C" w:rsidP="00C65D8C">
            <w:pPr>
              <w:rPr>
                <w:rFonts w:ascii="Tahoma" w:hAnsi="Tahoma" w:cs="Tahoma"/>
              </w:rPr>
            </w:pPr>
            <w:r w:rsidRPr="00CE081D">
              <w:rPr>
                <w:rFonts w:ascii="Tahoma" w:hAnsi="Tahoma" w:cs="Tahoma"/>
              </w:rPr>
              <w:t>project next report date</w:t>
            </w:r>
          </w:p>
        </w:tc>
        <w:tc>
          <w:tcPr>
            <w:tcW w:w="398" w:type="pct"/>
            <w:tcBorders>
              <w:top w:val="single" w:sz="6" w:space="0" w:color="000000"/>
              <w:left w:val="single" w:sz="6" w:space="0" w:color="000000"/>
              <w:bottom w:val="single" w:sz="6" w:space="0" w:color="000000"/>
              <w:right w:val="single" w:sz="6" w:space="0" w:color="000000"/>
            </w:tcBorders>
          </w:tcPr>
          <w:p w14:paraId="79F8861E" w14:textId="1C5D220F" w:rsidR="0018298B" w:rsidRPr="00CE081D" w:rsidRDefault="00C65D8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4E3E1F04" w14:textId="3BF06A86" w:rsidR="0018298B" w:rsidRPr="00CE081D" w:rsidRDefault="00C65D8C" w:rsidP="00C65D8C">
            <w:pPr>
              <w:rPr>
                <w:rFonts w:ascii="Tahoma" w:hAnsi="Tahoma" w:cs="Tahoma"/>
              </w:rPr>
            </w:pPr>
            <w:proofErr w:type="spellStart"/>
            <w:r w:rsidRPr="00CE081D">
              <w:rPr>
                <w:rFonts w:ascii="Tahoma" w:hAnsi="Tahoma" w:cs="Tahoma"/>
              </w:rPr>
              <w:t>datetime</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4038A881" w14:textId="77777777" w:rsidR="0018298B" w:rsidRPr="00CE081D" w:rsidRDefault="0018298B"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58A544B6" w14:textId="77777777" w:rsidR="0018298B" w:rsidRPr="00CE081D" w:rsidRDefault="0018298B" w:rsidP="00C65D8C">
            <w:pPr>
              <w:rPr>
                <w:rFonts w:ascii="Tahoma" w:hAnsi="Tahoma" w:cs="Tahoma"/>
              </w:rPr>
            </w:pPr>
          </w:p>
        </w:tc>
      </w:tr>
      <w:tr w:rsidR="00C65D8C" w:rsidRPr="00CE081D" w14:paraId="1BF2A7A1"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07266EE" w14:textId="199FB383" w:rsidR="00C65D8C" w:rsidRPr="00CE081D" w:rsidRDefault="00E101E0" w:rsidP="00C65D8C">
            <w:pPr>
              <w:rPr>
                <w:rFonts w:ascii="Tahoma" w:hAnsi="Tahoma" w:cs="Tahoma"/>
              </w:rPr>
            </w:pPr>
            <w:r w:rsidRPr="00CE081D">
              <w:rPr>
                <w:rFonts w:ascii="Tahoma" w:hAnsi="Tahoma" w:cs="Tahoma"/>
              </w:rPr>
              <w:t>18</w:t>
            </w:r>
          </w:p>
        </w:tc>
        <w:tc>
          <w:tcPr>
            <w:tcW w:w="1256" w:type="pct"/>
            <w:tcBorders>
              <w:top w:val="single" w:sz="6" w:space="0" w:color="000000"/>
              <w:left w:val="single" w:sz="6" w:space="0" w:color="000000"/>
              <w:bottom w:val="single" w:sz="6" w:space="0" w:color="000000"/>
              <w:right w:val="single" w:sz="6" w:space="0" w:color="000000"/>
            </w:tcBorders>
            <w:vAlign w:val="center"/>
          </w:tcPr>
          <w:p w14:paraId="6FE3A8DA" w14:textId="1FAEB027" w:rsidR="00C65D8C" w:rsidRPr="00CE081D" w:rsidRDefault="00C65D8C" w:rsidP="00C65D8C">
            <w:pPr>
              <w:rPr>
                <w:rFonts w:ascii="Tahoma" w:hAnsi="Tahoma" w:cs="Tahoma"/>
              </w:rPr>
            </w:pPr>
            <w:proofErr w:type="spellStart"/>
            <w:r w:rsidRPr="00CE081D">
              <w:rPr>
                <w:rFonts w:ascii="Tahoma" w:hAnsi="Tahoma" w:cs="Tahoma"/>
              </w:rPr>
              <w:t>statusDate</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0BD19EB9" w14:textId="0BA8944C" w:rsidR="00C65D8C" w:rsidRPr="00CE081D" w:rsidRDefault="00C65D8C" w:rsidP="00C65D8C">
            <w:pPr>
              <w:rPr>
                <w:rFonts w:ascii="Tahoma" w:hAnsi="Tahoma" w:cs="Tahoma"/>
              </w:rPr>
            </w:pPr>
            <w:r w:rsidRPr="00CE081D">
              <w:rPr>
                <w:rFonts w:ascii="Tahoma" w:hAnsi="Tahoma" w:cs="Tahoma"/>
              </w:rPr>
              <w:t>project status date</w:t>
            </w:r>
          </w:p>
        </w:tc>
        <w:tc>
          <w:tcPr>
            <w:tcW w:w="398" w:type="pct"/>
            <w:tcBorders>
              <w:top w:val="single" w:sz="6" w:space="0" w:color="000000"/>
              <w:left w:val="single" w:sz="6" w:space="0" w:color="000000"/>
              <w:bottom w:val="single" w:sz="6" w:space="0" w:color="000000"/>
              <w:right w:val="single" w:sz="6" w:space="0" w:color="000000"/>
            </w:tcBorders>
          </w:tcPr>
          <w:p w14:paraId="03C2C580" w14:textId="5D4DF010" w:rsidR="00C65D8C" w:rsidRPr="00CE081D" w:rsidRDefault="00C65D8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621F6C01" w14:textId="11FF8875" w:rsidR="00C65D8C" w:rsidRPr="00CE081D" w:rsidRDefault="00C65D8C" w:rsidP="00C65D8C">
            <w:pPr>
              <w:rPr>
                <w:rFonts w:ascii="Tahoma" w:hAnsi="Tahoma" w:cs="Tahoma"/>
              </w:rPr>
            </w:pPr>
            <w:proofErr w:type="spellStart"/>
            <w:r w:rsidRPr="00CE081D">
              <w:rPr>
                <w:rFonts w:ascii="Tahoma" w:hAnsi="Tahoma" w:cs="Tahoma"/>
              </w:rPr>
              <w:t>datetime</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6A7F5E84" w14:textId="77777777" w:rsidR="00C65D8C" w:rsidRPr="00CE081D" w:rsidRDefault="00C65D8C"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3359ED55" w14:textId="77777777" w:rsidR="00C65D8C" w:rsidRPr="00CE081D" w:rsidRDefault="00C65D8C" w:rsidP="00C65D8C">
            <w:pPr>
              <w:rPr>
                <w:rFonts w:ascii="Tahoma" w:hAnsi="Tahoma" w:cs="Tahoma"/>
              </w:rPr>
            </w:pPr>
          </w:p>
        </w:tc>
      </w:tr>
      <w:tr w:rsidR="00141107" w:rsidRPr="00CE081D" w14:paraId="38A63539"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1A550935" w14:textId="58D0BD7D" w:rsidR="00141107" w:rsidRPr="00CE081D" w:rsidRDefault="00E101E0" w:rsidP="00C65D8C">
            <w:pPr>
              <w:rPr>
                <w:rFonts w:ascii="Tahoma" w:hAnsi="Tahoma" w:cs="Tahoma"/>
              </w:rPr>
            </w:pPr>
            <w:r w:rsidRPr="00CE081D">
              <w:rPr>
                <w:rFonts w:ascii="Tahoma" w:hAnsi="Tahoma" w:cs="Tahoma"/>
              </w:rPr>
              <w:t>19</w:t>
            </w:r>
          </w:p>
        </w:tc>
        <w:tc>
          <w:tcPr>
            <w:tcW w:w="1256" w:type="pct"/>
            <w:tcBorders>
              <w:top w:val="single" w:sz="6" w:space="0" w:color="000000"/>
              <w:left w:val="single" w:sz="6" w:space="0" w:color="000000"/>
              <w:bottom w:val="single" w:sz="6" w:space="0" w:color="000000"/>
              <w:right w:val="single" w:sz="6" w:space="0" w:color="000000"/>
            </w:tcBorders>
            <w:vAlign w:val="center"/>
          </w:tcPr>
          <w:p w14:paraId="4B4EF45E" w14:textId="57ADB10F" w:rsidR="00141107" w:rsidRPr="00CE081D" w:rsidRDefault="00141107" w:rsidP="00C65D8C">
            <w:pPr>
              <w:rPr>
                <w:rFonts w:ascii="Tahoma" w:hAnsi="Tahoma" w:cs="Tahoma"/>
              </w:rPr>
            </w:pPr>
            <w:proofErr w:type="spellStart"/>
            <w:r w:rsidRPr="00CE081D">
              <w:rPr>
                <w:rFonts w:ascii="Tahoma" w:hAnsi="Tahoma" w:cs="Tahoma"/>
              </w:rPr>
              <w:t>reportStatus</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2F01AA3E" w14:textId="3D6E6E4E" w:rsidR="00141107" w:rsidRPr="00CE081D" w:rsidRDefault="00141107" w:rsidP="00C65D8C">
            <w:pPr>
              <w:rPr>
                <w:rFonts w:ascii="Tahoma" w:hAnsi="Tahoma" w:cs="Tahoma"/>
              </w:rPr>
            </w:pPr>
            <w:r w:rsidRPr="00CE081D">
              <w:rPr>
                <w:rFonts w:ascii="Tahoma" w:hAnsi="Tahoma" w:cs="Tahoma"/>
              </w:rPr>
              <w:t>project report status</w:t>
            </w:r>
          </w:p>
        </w:tc>
        <w:tc>
          <w:tcPr>
            <w:tcW w:w="398" w:type="pct"/>
            <w:tcBorders>
              <w:top w:val="single" w:sz="6" w:space="0" w:color="000000"/>
              <w:left w:val="single" w:sz="6" w:space="0" w:color="000000"/>
              <w:bottom w:val="single" w:sz="6" w:space="0" w:color="000000"/>
              <w:right w:val="single" w:sz="6" w:space="0" w:color="000000"/>
            </w:tcBorders>
          </w:tcPr>
          <w:p w14:paraId="6DECDC2B" w14:textId="508A88B7" w:rsidR="00141107" w:rsidRPr="00CE081D" w:rsidRDefault="00141107"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32C7610C" w14:textId="6DABC146" w:rsidR="00141107" w:rsidRPr="00CE081D" w:rsidRDefault="00141107" w:rsidP="00C65D8C">
            <w:pPr>
              <w:rPr>
                <w:rFonts w:ascii="Tahoma" w:hAnsi="Tahoma" w:cs="Tahoma"/>
              </w:rPr>
            </w:pPr>
            <w:proofErr w:type="spellStart"/>
            <w:r w:rsidRPr="00CE081D">
              <w:rPr>
                <w:rFonts w:ascii="Tahoma" w:hAnsi="Tahoma" w:cs="Tahoma"/>
              </w:rPr>
              <w:t>tinyint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25E2D3EA" w14:textId="77777777" w:rsidR="00141107" w:rsidRPr="00CE081D" w:rsidRDefault="00141107"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09E88796" w14:textId="77777777" w:rsidR="00141107" w:rsidRPr="00CE081D" w:rsidRDefault="00141107" w:rsidP="00C65D8C">
            <w:pPr>
              <w:rPr>
                <w:rFonts w:ascii="Tahoma" w:hAnsi="Tahoma" w:cs="Tahoma"/>
              </w:rPr>
            </w:pPr>
          </w:p>
        </w:tc>
      </w:tr>
      <w:tr w:rsidR="00141107" w:rsidRPr="00CE081D" w14:paraId="48FA8309"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21E4B3FC" w14:textId="00ECC57C" w:rsidR="00141107" w:rsidRPr="00CE081D" w:rsidRDefault="00E101E0" w:rsidP="00C65D8C">
            <w:pPr>
              <w:rPr>
                <w:rFonts w:ascii="Tahoma" w:hAnsi="Tahoma" w:cs="Tahoma"/>
              </w:rPr>
            </w:pPr>
            <w:r w:rsidRPr="00CE081D">
              <w:rPr>
                <w:rFonts w:ascii="Tahoma" w:hAnsi="Tahoma" w:cs="Tahoma"/>
              </w:rPr>
              <w:t>20</w:t>
            </w:r>
          </w:p>
        </w:tc>
        <w:tc>
          <w:tcPr>
            <w:tcW w:w="1256" w:type="pct"/>
            <w:tcBorders>
              <w:top w:val="single" w:sz="6" w:space="0" w:color="000000"/>
              <w:left w:val="single" w:sz="6" w:space="0" w:color="000000"/>
              <w:bottom w:val="single" w:sz="6" w:space="0" w:color="000000"/>
              <w:right w:val="single" w:sz="6" w:space="0" w:color="000000"/>
            </w:tcBorders>
            <w:vAlign w:val="center"/>
          </w:tcPr>
          <w:p w14:paraId="5DD983F1" w14:textId="04E9003B" w:rsidR="00141107" w:rsidRPr="00CE081D" w:rsidRDefault="00141107" w:rsidP="00C65D8C">
            <w:pPr>
              <w:rPr>
                <w:rFonts w:ascii="Tahoma" w:hAnsi="Tahoma" w:cs="Tahoma"/>
              </w:rPr>
            </w:pPr>
            <w:proofErr w:type="spellStart"/>
            <w:r w:rsidRPr="00CE081D">
              <w:rPr>
                <w:rFonts w:ascii="Tahoma" w:hAnsi="Tahoma" w:cs="Tahoma"/>
              </w:rPr>
              <w:t>isReportSubmitted</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7CA793A2" w14:textId="168EDDF0" w:rsidR="00141107" w:rsidRPr="00CE081D" w:rsidRDefault="00141107" w:rsidP="00C65D8C">
            <w:pPr>
              <w:rPr>
                <w:rFonts w:ascii="Tahoma" w:hAnsi="Tahoma" w:cs="Tahoma"/>
              </w:rPr>
            </w:pPr>
            <w:r w:rsidRPr="00CE081D">
              <w:rPr>
                <w:rFonts w:ascii="Tahoma" w:hAnsi="Tahoma" w:cs="Tahoma"/>
              </w:rPr>
              <w:t xml:space="preserve">flag for </w:t>
            </w:r>
            <w:r w:rsidR="003136EE" w:rsidRPr="00CE081D">
              <w:rPr>
                <w:rFonts w:ascii="Tahoma" w:hAnsi="Tahoma" w:cs="Tahoma"/>
              </w:rPr>
              <w:t>submitted report</w:t>
            </w:r>
          </w:p>
        </w:tc>
        <w:tc>
          <w:tcPr>
            <w:tcW w:w="398" w:type="pct"/>
            <w:tcBorders>
              <w:top w:val="single" w:sz="6" w:space="0" w:color="000000"/>
              <w:left w:val="single" w:sz="6" w:space="0" w:color="000000"/>
              <w:bottom w:val="single" w:sz="6" w:space="0" w:color="000000"/>
              <w:right w:val="single" w:sz="6" w:space="0" w:color="000000"/>
            </w:tcBorders>
          </w:tcPr>
          <w:p w14:paraId="43D79AF2" w14:textId="01E5092C" w:rsidR="00141107" w:rsidRPr="00CE081D" w:rsidRDefault="003136EE"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416021BC" w14:textId="4A9D8D50" w:rsidR="00141107" w:rsidRPr="00CE081D" w:rsidRDefault="003136EE" w:rsidP="00C65D8C">
            <w:pPr>
              <w:rPr>
                <w:rFonts w:ascii="Tahoma" w:hAnsi="Tahoma" w:cs="Tahoma"/>
              </w:rPr>
            </w:pPr>
            <w:proofErr w:type="spellStart"/>
            <w:r w:rsidRPr="00CE081D">
              <w:rPr>
                <w:rFonts w:ascii="Tahoma" w:hAnsi="Tahoma" w:cs="Tahoma"/>
              </w:rPr>
              <w:t>boolean</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1FFB11C0" w14:textId="77777777" w:rsidR="00141107" w:rsidRPr="00CE081D" w:rsidRDefault="00141107"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7DE4AE2A" w14:textId="77777777" w:rsidR="00141107" w:rsidRPr="00CE081D" w:rsidRDefault="00141107" w:rsidP="00C65D8C">
            <w:pPr>
              <w:rPr>
                <w:rFonts w:ascii="Tahoma" w:hAnsi="Tahoma" w:cs="Tahoma"/>
              </w:rPr>
            </w:pPr>
          </w:p>
        </w:tc>
      </w:tr>
      <w:tr w:rsidR="00C65D8C" w:rsidRPr="00CE081D" w14:paraId="6EEDF912"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50110388" w14:textId="1D5D51A8" w:rsidR="00C65D8C" w:rsidRPr="00CE081D" w:rsidRDefault="003136EE" w:rsidP="00C65D8C">
            <w:pPr>
              <w:rPr>
                <w:rFonts w:ascii="Tahoma" w:hAnsi="Tahoma" w:cs="Tahoma"/>
              </w:rPr>
            </w:pPr>
            <w:r w:rsidRPr="00CE081D">
              <w:rPr>
                <w:rFonts w:ascii="Tahoma" w:hAnsi="Tahoma" w:cs="Tahoma"/>
              </w:rPr>
              <w:t>2</w:t>
            </w:r>
            <w:r w:rsidR="00E101E0" w:rsidRPr="00CE081D">
              <w:rPr>
                <w:rFonts w:ascii="Tahoma" w:hAnsi="Tahoma" w:cs="Tahoma"/>
              </w:rPr>
              <w:t>1</w:t>
            </w:r>
          </w:p>
        </w:tc>
        <w:tc>
          <w:tcPr>
            <w:tcW w:w="1256" w:type="pct"/>
            <w:tcBorders>
              <w:top w:val="single" w:sz="6" w:space="0" w:color="000000"/>
              <w:left w:val="single" w:sz="6" w:space="0" w:color="000000"/>
              <w:bottom w:val="single" w:sz="6" w:space="0" w:color="000000"/>
              <w:right w:val="single" w:sz="6" w:space="0" w:color="000000"/>
            </w:tcBorders>
            <w:vAlign w:val="center"/>
          </w:tcPr>
          <w:p w14:paraId="37C16295" w14:textId="764C8DAF" w:rsidR="00C65D8C" w:rsidRPr="00CE081D" w:rsidRDefault="003136EE" w:rsidP="003136EE">
            <w:pPr>
              <w:rPr>
                <w:rFonts w:ascii="Tahoma" w:hAnsi="Tahoma" w:cs="Tahoma"/>
              </w:rPr>
            </w:pPr>
            <w:proofErr w:type="spellStart"/>
            <w:r w:rsidRPr="00CE081D">
              <w:rPr>
                <w:rFonts w:ascii="Tahoma" w:hAnsi="Tahoma" w:cs="Tahoma"/>
              </w:rPr>
              <w:t>projectS</w:t>
            </w:r>
            <w:r w:rsidR="00C65D8C" w:rsidRPr="00CE081D">
              <w:rPr>
                <w:rFonts w:ascii="Tahoma" w:hAnsi="Tahoma" w:cs="Tahoma"/>
              </w:rPr>
              <w:t>tatus</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10EFB05E" w14:textId="6EBBBF47" w:rsidR="00C65D8C" w:rsidRPr="00CE081D" w:rsidRDefault="00C65D8C" w:rsidP="00C65D8C">
            <w:pPr>
              <w:rPr>
                <w:rFonts w:ascii="Tahoma" w:hAnsi="Tahoma" w:cs="Tahoma"/>
              </w:rPr>
            </w:pPr>
            <w:r w:rsidRPr="00CE081D">
              <w:rPr>
                <w:rFonts w:ascii="Tahoma" w:hAnsi="Tahoma" w:cs="Tahoma"/>
              </w:rPr>
              <w:t>project status</w:t>
            </w:r>
          </w:p>
        </w:tc>
        <w:tc>
          <w:tcPr>
            <w:tcW w:w="398" w:type="pct"/>
            <w:tcBorders>
              <w:top w:val="single" w:sz="6" w:space="0" w:color="000000"/>
              <w:left w:val="single" w:sz="6" w:space="0" w:color="000000"/>
              <w:bottom w:val="single" w:sz="6" w:space="0" w:color="000000"/>
              <w:right w:val="single" w:sz="6" w:space="0" w:color="000000"/>
            </w:tcBorders>
          </w:tcPr>
          <w:p w14:paraId="564DCF81" w14:textId="33A6025A" w:rsidR="00C65D8C" w:rsidRPr="00CE081D" w:rsidRDefault="00C65D8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021E5B0A" w14:textId="02B4FE68" w:rsidR="00C65D8C" w:rsidRPr="00CE081D" w:rsidRDefault="00C65D8C" w:rsidP="00C65D8C">
            <w:pPr>
              <w:rPr>
                <w:rFonts w:ascii="Tahoma" w:hAnsi="Tahoma" w:cs="Tahoma"/>
              </w:rPr>
            </w:pPr>
            <w:proofErr w:type="spellStart"/>
            <w:r w:rsidRPr="00CE081D">
              <w:rPr>
                <w:rFonts w:ascii="Tahoma" w:hAnsi="Tahoma" w:cs="Tahoma"/>
              </w:rPr>
              <w:t>tinyint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61973392" w14:textId="77777777" w:rsidR="00C65D8C" w:rsidRPr="00CE081D" w:rsidRDefault="00C65D8C"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00A256F1" w14:textId="77777777" w:rsidR="00C65D8C" w:rsidRPr="00CE081D" w:rsidRDefault="00C65D8C" w:rsidP="00C65D8C">
            <w:pPr>
              <w:rPr>
                <w:rFonts w:ascii="Tahoma" w:hAnsi="Tahoma" w:cs="Tahoma"/>
              </w:rPr>
            </w:pPr>
          </w:p>
        </w:tc>
      </w:tr>
      <w:tr w:rsidR="00C65D8C" w:rsidRPr="00CE081D" w14:paraId="639D8B74"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94FC3DE" w14:textId="7A88E692" w:rsidR="00C65D8C" w:rsidRPr="00CE081D" w:rsidRDefault="003136EE" w:rsidP="00C65D8C">
            <w:pPr>
              <w:rPr>
                <w:rFonts w:ascii="Tahoma" w:hAnsi="Tahoma" w:cs="Tahoma"/>
              </w:rPr>
            </w:pPr>
            <w:r w:rsidRPr="00CE081D">
              <w:rPr>
                <w:rFonts w:ascii="Tahoma" w:hAnsi="Tahoma" w:cs="Tahoma"/>
              </w:rPr>
              <w:t>2</w:t>
            </w:r>
            <w:r w:rsidR="00E101E0" w:rsidRPr="00CE081D">
              <w:rPr>
                <w:rFonts w:ascii="Tahoma" w:hAnsi="Tahoma" w:cs="Tahoma"/>
              </w:rPr>
              <w:t>2</w:t>
            </w:r>
          </w:p>
        </w:tc>
        <w:tc>
          <w:tcPr>
            <w:tcW w:w="1256" w:type="pct"/>
            <w:tcBorders>
              <w:top w:val="single" w:sz="6" w:space="0" w:color="000000"/>
              <w:left w:val="single" w:sz="6" w:space="0" w:color="000000"/>
              <w:bottom w:val="single" w:sz="6" w:space="0" w:color="000000"/>
              <w:right w:val="single" w:sz="6" w:space="0" w:color="000000"/>
            </w:tcBorders>
            <w:vAlign w:val="center"/>
          </w:tcPr>
          <w:p w14:paraId="5419C3CF" w14:textId="2D2A01E4" w:rsidR="00C65D8C" w:rsidRPr="00CE081D" w:rsidRDefault="00C65D8C" w:rsidP="00C65D8C">
            <w:pPr>
              <w:rPr>
                <w:rFonts w:ascii="Tahoma" w:hAnsi="Tahoma" w:cs="Tahoma"/>
              </w:rPr>
            </w:pPr>
            <w:proofErr w:type="spellStart"/>
            <w:r w:rsidRPr="00CE081D">
              <w:rPr>
                <w:rFonts w:ascii="Tahoma" w:hAnsi="Tahoma" w:cs="Tahoma"/>
              </w:rPr>
              <w:t>onhold</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7B79C3D2" w14:textId="3F975BD3" w:rsidR="00C65D8C" w:rsidRPr="00CE081D" w:rsidRDefault="00C65D8C" w:rsidP="00C65D8C">
            <w:pPr>
              <w:rPr>
                <w:rFonts w:ascii="Tahoma" w:hAnsi="Tahoma" w:cs="Tahoma"/>
              </w:rPr>
            </w:pPr>
            <w:proofErr w:type="spellStart"/>
            <w:r w:rsidRPr="00CE081D">
              <w:rPr>
                <w:rFonts w:ascii="Tahoma" w:hAnsi="Tahoma" w:cs="Tahoma"/>
              </w:rPr>
              <w:t>onhold</w:t>
            </w:r>
            <w:proofErr w:type="spellEnd"/>
            <w:r w:rsidRPr="00CE081D">
              <w:rPr>
                <w:rFonts w:ascii="Tahoma" w:hAnsi="Tahoma" w:cs="Tahoma"/>
              </w:rPr>
              <w:t xml:space="preserve"> flag</w:t>
            </w:r>
          </w:p>
        </w:tc>
        <w:tc>
          <w:tcPr>
            <w:tcW w:w="398" w:type="pct"/>
            <w:tcBorders>
              <w:top w:val="single" w:sz="6" w:space="0" w:color="000000"/>
              <w:left w:val="single" w:sz="6" w:space="0" w:color="000000"/>
              <w:bottom w:val="single" w:sz="6" w:space="0" w:color="000000"/>
              <w:right w:val="single" w:sz="6" w:space="0" w:color="000000"/>
            </w:tcBorders>
          </w:tcPr>
          <w:p w14:paraId="095A5783" w14:textId="2CAA78E2" w:rsidR="00C65D8C" w:rsidRPr="00CE081D" w:rsidRDefault="00C65D8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69DBF8C1" w14:textId="22EC37AA" w:rsidR="00C65D8C" w:rsidRPr="00CE081D" w:rsidRDefault="00C65D8C" w:rsidP="00C65D8C">
            <w:pPr>
              <w:rPr>
                <w:rFonts w:ascii="Tahoma" w:hAnsi="Tahoma" w:cs="Tahoma"/>
              </w:rPr>
            </w:pPr>
            <w:proofErr w:type="spellStart"/>
            <w:r w:rsidRPr="00CE081D">
              <w:rPr>
                <w:rFonts w:ascii="Tahoma" w:hAnsi="Tahoma" w:cs="Tahoma"/>
              </w:rPr>
              <w:t>boolean</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36E2FED9" w14:textId="77777777" w:rsidR="00C65D8C" w:rsidRPr="00CE081D" w:rsidRDefault="00C65D8C"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3D57928A" w14:textId="77777777" w:rsidR="00C65D8C" w:rsidRPr="00CE081D" w:rsidRDefault="00C65D8C" w:rsidP="00C65D8C">
            <w:pPr>
              <w:rPr>
                <w:rFonts w:ascii="Tahoma" w:hAnsi="Tahoma" w:cs="Tahoma"/>
              </w:rPr>
            </w:pPr>
          </w:p>
        </w:tc>
      </w:tr>
      <w:tr w:rsidR="00C65D8C" w:rsidRPr="00CE081D" w14:paraId="05BF4359"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AB58311" w14:textId="6A113B95" w:rsidR="00C65D8C" w:rsidRPr="00CE081D" w:rsidRDefault="003136EE" w:rsidP="00C65D8C">
            <w:pPr>
              <w:rPr>
                <w:rFonts w:ascii="Tahoma" w:hAnsi="Tahoma" w:cs="Tahoma"/>
              </w:rPr>
            </w:pPr>
            <w:r w:rsidRPr="00CE081D">
              <w:rPr>
                <w:rFonts w:ascii="Tahoma" w:hAnsi="Tahoma" w:cs="Tahoma"/>
              </w:rPr>
              <w:t>2</w:t>
            </w:r>
            <w:r w:rsidR="00E101E0" w:rsidRPr="00CE081D">
              <w:rPr>
                <w:rFonts w:ascii="Tahoma" w:hAnsi="Tahoma" w:cs="Tahoma"/>
              </w:rPr>
              <w:t>4</w:t>
            </w:r>
          </w:p>
        </w:tc>
        <w:tc>
          <w:tcPr>
            <w:tcW w:w="1256" w:type="pct"/>
            <w:tcBorders>
              <w:top w:val="single" w:sz="6" w:space="0" w:color="000000"/>
              <w:left w:val="single" w:sz="6" w:space="0" w:color="000000"/>
              <w:bottom w:val="single" w:sz="6" w:space="0" w:color="000000"/>
              <w:right w:val="single" w:sz="6" w:space="0" w:color="000000"/>
            </w:tcBorders>
            <w:vAlign w:val="center"/>
          </w:tcPr>
          <w:p w14:paraId="7071CA10" w14:textId="05015DBB" w:rsidR="00C65D8C" w:rsidRPr="00CE081D" w:rsidRDefault="00C65D8C" w:rsidP="00C65D8C">
            <w:pPr>
              <w:rPr>
                <w:rFonts w:ascii="Tahoma" w:hAnsi="Tahoma" w:cs="Tahoma"/>
              </w:rPr>
            </w:pPr>
            <w:r w:rsidRPr="00CE081D">
              <w:rPr>
                <w:rFonts w:ascii="Tahoma" w:hAnsi="Tahoma" w:cs="Tahoma"/>
              </w:rPr>
              <w:t>radius</w:t>
            </w:r>
          </w:p>
        </w:tc>
        <w:tc>
          <w:tcPr>
            <w:tcW w:w="1834" w:type="pct"/>
            <w:tcBorders>
              <w:top w:val="single" w:sz="6" w:space="0" w:color="000000"/>
              <w:left w:val="single" w:sz="6" w:space="0" w:color="000000"/>
              <w:bottom w:val="single" w:sz="6" w:space="0" w:color="000000"/>
              <w:right w:val="single" w:sz="6" w:space="0" w:color="000000"/>
            </w:tcBorders>
            <w:vAlign w:val="center"/>
          </w:tcPr>
          <w:p w14:paraId="5861AC11" w14:textId="20757633" w:rsidR="00C65D8C" w:rsidRPr="00CE081D" w:rsidRDefault="00C65D8C" w:rsidP="00C65D8C">
            <w:pPr>
              <w:rPr>
                <w:rFonts w:ascii="Tahoma" w:hAnsi="Tahoma" w:cs="Tahoma"/>
              </w:rPr>
            </w:pPr>
            <w:r w:rsidRPr="00CE081D">
              <w:rPr>
                <w:rFonts w:ascii="Tahoma" w:hAnsi="Tahoma" w:cs="Tahoma"/>
              </w:rPr>
              <w:t xml:space="preserve">site radius </w:t>
            </w:r>
            <w:proofErr w:type="spellStart"/>
            <w:r w:rsidRPr="00CE081D">
              <w:rPr>
                <w:rFonts w:ascii="Tahoma" w:hAnsi="Tahoma" w:cs="Tahoma"/>
              </w:rPr>
              <w:t>tolerace</w:t>
            </w:r>
            <w:proofErr w:type="spellEnd"/>
          </w:p>
        </w:tc>
        <w:tc>
          <w:tcPr>
            <w:tcW w:w="398" w:type="pct"/>
            <w:tcBorders>
              <w:top w:val="single" w:sz="6" w:space="0" w:color="000000"/>
              <w:left w:val="single" w:sz="6" w:space="0" w:color="000000"/>
              <w:bottom w:val="single" w:sz="6" w:space="0" w:color="000000"/>
              <w:right w:val="single" w:sz="6" w:space="0" w:color="000000"/>
            </w:tcBorders>
          </w:tcPr>
          <w:p w14:paraId="3612E384" w14:textId="55443CE5" w:rsidR="00C65D8C" w:rsidRPr="00CE081D" w:rsidRDefault="00C65D8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0DAF028B" w14:textId="35E10A23" w:rsidR="00C65D8C" w:rsidRPr="00CE081D" w:rsidRDefault="00C65D8C" w:rsidP="00C65D8C">
            <w:pPr>
              <w:rPr>
                <w:rFonts w:ascii="Tahoma" w:hAnsi="Tahoma" w:cs="Tahoma"/>
              </w:rPr>
            </w:pPr>
            <w:r w:rsidRPr="00CE081D">
              <w:rPr>
                <w:rFonts w:ascii="Tahoma" w:hAnsi="Tahoma" w:cs="Tahoma"/>
              </w:rPr>
              <w:t>float</w:t>
            </w:r>
          </w:p>
        </w:tc>
        <w:tc>
          <w:tcPr>
            <w:tcW w:w="468" w:type="pct"/>
            <w:tcBorders>
              <w:top w:val="single" w:sz="6" w:space="0" w:color="000000"/>
              <w:left w:val="single" w:sz="6" w:space="0" w:color="000000"/>
              <w:bottom w:val="single" w:sz="6" w:space="0" w:color="000000"/>
              <w:right w:val="single" w:sz="6" w:space="0" w:color="000000"/>
            </w:tcBorders>
          </w:tcPr>
          <w:p w14:paraId="0E013BD5" w14:textId="77777777" w:rsidR="00C65D8C" w:rsidRPr="00CE081D" w:rsidRDefault="00C65D8C"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606109BB" w14:textId="77777777" w:rsidR="00C65D8C" w:rsidRPr="00CE081D" w:rsidRDefault="00C65D8C" w:rsidP="00C65D8C">
            <w:pPr>
              <w:rPr>
                <w:rFonts w:ascii="Tahoma" w:hAnsi="Tahoma" w:cs="Tahoma"/>
              </w:rPr>
            </w:pPr>
          </w:p>
        </w:tc>
      </w:tr>
      <w:tr w:rsidR="005F5961" w:rsidRPr="00CE081D" w14:paraId="588187E3"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3DEDC874" w14:textId="5704AB19" w:rsidR="005F5961" w:rsidRPr="00CE081D" w:rsidRDefault="005F5961" w:rsidP="00C65D8C">
            <w:pPr>
              <w:rPr>
                <w:rFonts w:ascii="Tahoma" w:hAnsi="Tahoma" w:cs="Tahoma"/>
              </w:rPr>
            </w:pPr>
            <w:r w:rsidRPr="00CE081D">
              <w:rPr>
                <w:rFonts w:ascii="Tahoma" w:hAnsi="Tahoma" w:cs="Tahoma"/>
              </w:rPr>
              <w:t>2</w:t>
            </w:r>
            <w:r w:rsidR="00E101E0" w:rsidRPr="00CE081D">
              <w:rPr>
                <w:rFonts w:ascii="Tahoma" w:hAnsi="Tahoma" w:cs="Tahoma"/>
              </w:rPr>
              <w:t>5</w:t>
            </w:r>
          </w:p>
        </w:tc>
        <w:tc>
          <w:tcPr>
            <w:tcW w:w="1256" w:type="pct"/>
            <w:tcBorders>
              <w:top w:val="single" w:sz="6" w:space="0" w:color="000000"/>
              <w:left w:val="single" w:sz="6" w:space="0" w:color="000000"/>
              <w:bottom w:val="single" w:sz="6" w:space="0" w:color="000000"/>
              <w:right w:val="single" w:sz="6" w:space="0" w:color="000000"/>
            </w:tcBorders>
            <w:vAlign w:val="center"/>
          </w:tcPr>
          <w:p w14:paraId="662FEFD1" w14:textId="0216E981" w:rsidR="005F5961" w:rsidRPr="00CE081D" w:rsidRDefault="00E101E0" w:rsidP="00C65D8C">
            <w:pPr>
              <w:rPr>
                <w:rFonts w:ascii="Tahoma" w:hAnsi="Tahoma" w:cs="Tahoma"/>
              </w:rPr>
            </w:pPr>
            <w:proofErr w:type="spellStart"/>
            <w:r w:rsidRPr="00CE081D">
              <w:rPr>
                <w:rFonts w:ascii="Tahoma" w:hAnsi="Tahoma" w:cs="Tahoma"/>
              </w:rPr>
              <w:t>siteEmergency</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5810116C" w14:textId="6DBB0707" w:rsidR="005F5961" w:rsidRPr="00CE081D" w:rsidRDefault="005F5961" w:rsidP="00C65D8C">
            <w:pPr>
              <w:rPr>
                <w:rFonts w:ascii="Tahoma" w:hAnsi="Tahoma" w:cs="Tahoma"/>
              </w:rPr>
            </w:pPr>
            <w:r w:rsidRPr="00CE081D">
              <w:rPr>
                <w:rFonts w:ascii="Tahoma" w:hAnsi="Tahoma" w:cs="Tahoma"/>
              </w:rPr>
              <w:t>emergency status of site</w:t>
            </w:r>
          </w:p>
        </w:tc>
        <w:tc>
          <w:tcPr>
            <w:tcW w:w="398" w:type="pct"/>
            <w:tcBorders>
              <w:top w:val="single" w:sz="6" w:space="0" w:color="000000"/>
              <w:left w:val="single" w:sz="6" w:space="0" w:color="000000"/>
              <w:bottom w:val="single" w:sz="6" w:space="0" w:color="000000"/>
              <w:right w:val="single" w:sz="6" w:space="0" w:color="000000"/>
            </w:tcBorders>
          </w:tcPr>
          <w:p w14:paraId="7B7936AB" w14:textId="3B0993C6" w:rsidR="005F5961" w:rsidRPr="00CE081D" w:rsidRDefault="005F5961"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74334789" w14:textId="7976F30F" w:rsidR="005F5961" w:rsidRPr="00CE081D" w:rsidRDefault="005F5961" w:rsidP="00C65D8C">
            <w:pPr>
              <w:rPr>
                <w:rFonts w:ascii="Tahoma" w:hAnsi="Tahoma" w:cs="Tahoma"/>
              </w:rPr>
            </w:pPr>
            <w:proofErr w:type="spellStart"/>
            <w:r w:rsidRPr="00CE081D">
              <w:rPr>
                <w:rFonts w:ascii="Tahoma" w:hAnsi="Tahoma" w:cs="Tahoma"/>
              </w:rPr>
              <w:t>boolean</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6E4C5811" w14:textId="77777777" w:rsidR="005F5961" w:rsidRPr="00CE081D" w:rsidRDefault="005F5961"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01DB636A" w14:textId="77777777" w:rsidR="005F5961" w:rsidRPr="00CE081D" w:rsidRDefault="005F5961" w:rsidP="00C65D8C">
            <w:pPr>
              <w:rPr>
                <w:rFonts w:ascii="Tahoma" w:hAnsi="Tahoma" w:cs="Tahoma"/>
              </w:rPr>
            </w:pPr>
          </w:p>
        </w:tc>
      </w:tr>
      <w:tr w:rsidR="005F5961" w:rsidRPr="00CE081D" w14:paraId="1B326DFF"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49BDCBA5" w14:textId="3FFE726D" w:rsidR="005F5961" w:rsidRPr="00CE081D" w:rsidRDefault="005F5961" w:rsidP="00C65D8C">
            <w:pPr>
              <w:rPr>
                <w:rFonts w:ascii="Tahoma" w:hAnsi="Tahoma" w:cs="Tahoma"/>
              </w:rPr>
            </w:pPr>
            <w:r w:rsidRPr="00CE081D">
              <w:rPr>
                <w:rFonts w:ascii="Tahoma" w:hAnsi="Tahoma" w:cs="Tahoma"/>
              </w:rPr>
              <w:t>2</w:t>
            </w:r>
            <w:r w:rsidR="00E101E0" w:rsidRPr="00CE081D">
              <w:rPr>
                <w:rFonts w:ascii="Tahoma" w:hAnsi="Tahoma" w:cs="Tahoma"/>
              </w:rPr>
              <w:t>6</w:t>
            </w:r>
          </w:p>
        </w:tc>
        <w:tc>
          <w:tcPr>
            <w:tcW w:w="1256" w:type="pct"/>
            <w:tcBorders>
              <w:top w:val="single" w:sz="6" w:space="0" w:color="000000"/>
              <w:left w:val="single" w:sz="6" w:space="0" w:color="000000"/>
              <w:bottom w:val="single" w:sz="6" w:space="0" w:color="000000"/>
              <w:right w:val="single" w:sz="6" w:space="0" w:color="000000"/>
            </w:tcBorders>
            <w:vAlign w:val="center"/>
          </w:tcPr>
          <w:p w14:paraId="113A5AA7" w14:textId="7733D4F9" w:rsidR="005F5961" w:rsidRPr="00CE081D" w:rsidRDefault="005F5961" w:rsidP="00C65D8C">
            <w:pPr>
              <w:rPr>
                <w:rFonts w:ascii="Tahoma" w:hAnsi="Tahoma" w:cs="Tahoma"/>
              </w:rPr>
            </w:pPr>
            <w:r w:rsidRPr="00CE081D">
              <w:rPr>
                <w:rFonts w:ascii="Tahoma" w:hAnsi="Tahoma" w:cs="Tahoma"/>
              </w:rPr>
              <w:t>priority</w:t>
            </w:r>
          </w:p>
        </w:tc>
        <w:tc>
          <w:tcPr>
            <w:tcW w:w="1834" w:type="pct"/>
            <w:tcBorders>
              <w:top w:val="single" w:sz="6" w:space="0" w:color="000000"/>
              <w:left w:val="single" w:sz="6" w:space="0" w:color="000000"/>
              <w:bottom w:val="single" w:sz="6" w:space="0" w:color="000000"/>
              <w:right w:val="single" w:sz="6" w:space="0" w:color="000000"/>
            </w:tcBorders>
            <w:vAlign w:val="center"/>
          </w:tcPr>
          <w:p w14:paraId="06B466C1" w14:textId="1A7E5E41" w:rsidR="005F5961" w:rsidRPr="00CE081D" w:rsidRDefault="005F5961" w:rsidP="00C65D8C">
            <w:pPr>
              <w:rPr>
                <w:rFonts w:ascii="Tahoma" w:hAnsi="Tahoma" w:cs="Tahoma"/>
              </w:rPr>
            </w:pPr>
            <w:r w:rsidRPr="00CE081D">
              <w:rPr>
                <w:rFonts w:ascii="Tahoma" w:hAnsi="Tahoma" w:cs="Tahoma"/>
              </w:rPr>
              <w:t>project priority</w:t>
            </w:r>
          </w:p>
        </w:tc>
        <w:tc>
          <w:tcPr>
            <w:tcW w:w="398" w:type="pct"/>
            <w:tcBorders>
              <w:top w:val="single" w:sz="6" w:space="0" w:color="000000"/>
              <w:left w:val="single" w:sz="6" w:space="0" w:color="000000"/>
              <w:bottom w:val="single" w:sz="6" w:space="0" w:color="000000"/>
              <w:right w:val="single" w:sz="6" w:space="0" w:color="000000"/>
            </w:tcBorders>
          </w:tcPr>
          <w:p w14:paraId="51D6A26D" w14:textId="7CF29896" w:rsidR="005F5961" w:rsidRPr="00CE081D" w:rsidRDefault="005F5961"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3221FECC" w14:textId="01D49C72" w:rsidR="005F5961" w:rsidRPr="00CE081D" w:rsidRDefault="005F5961" w:rsidP="00C65D8C">
            <w:pPr>
              <w:rPr>
                <w:rFonts w:ascii="Tahoma" w:hAnsi="Tahoma" w:cs="Tahoma"/>
              </w:rPr>
            </w:pPr>
            <w:proofErr w:type="spellStart"/>
            <w:r w:rsidRPr="00CE081D">
              <w:rPr>
                <w:rFonts w:ascii="Tahoma" w:hAnsi="Tahoma" w:cs="Tahoma"/>
              </w:rPr>
              <w:t>tinyint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5D38B1B9" w14:textId="77777777" w:rsidR="005F5961" w:rsidRPr="00CE081D" w:rsidRDefault="005F5961"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6306E956" w14:textId="77777777" w:rsidR="005F5961" w:rsidRPr="00CE081D" w:rsidRDefault="005F5961" w:rsidP="00C65D8C">
            <w:pPr>
              <w:rPr>
                <w:rFonts w:ascii="Tahoma" w:hAnsi="Tahoma" w:cs="Tahoma"/>
              </w:rPr>
            </w:pPr>
          </w:p>
        </w:tc>
      </w:tr>
      <w:tr w:rsidR="00E101E0" w:rsidRPr="00CE081D" w14:paraId="0E669340"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1D26AE48" w14:textId="6E9DC6A3" w:rsidR="00E101E0" w:rsidRPr="00CE081D" w:rsidRDefault="00E101E0" w:rsidP="00C65D8C">
            <w:pPr>
              <w:rPr>
                <w:rFonts w:ascii="Tahoma" w:hAnsi="Tahoma" w:cs="Tahoma"/>
              </w:rPr>
            </w:pPr>
            <w:r w:rsidRPr="00CE081D">
              <w:rPr>
                <w:rFonts w:ascii="Tahoma" w:hAnsi="Tahoma" w:cs="Tahoma"/>
              </w:rPr>
              <w:t xml:space="preserve">27 </w:t>
            </w:r>
          </w:p>
        </w:tc>
        <w:tc>
          <w:tcPr>
            <w:tcW w:w="1256" w:type="pct"/>
            <w:tcBorders>
              <w:top w:val="single" w:sz="6" w:space="0" w:color="000000"/>
              <w:left w:val="single" w:sz="6" w:space="0" w:color="000000"/>
              <w:bottom w:val="single" w:sz="6" w:space="0" w:color="000000"/>
              <w:right w:val="single" w:sz="6" w:space="0" w:color="000000"/>
            </w:tcBorders>
            <w:vAlign w:val="center"/>
          </w:tcPr>
          <w:p w14:paraId="6FF8B3C7" w14:textId="35DA417E" w:rsidR="00E101E0" w:rsidRPr="00CE081D" w:rsidRDefault="00E101E0" w:rsidP="00C65D8C">
            <w:pPr>
              <w:rPr>
                <w:rFonts w:ascii="Tahoma" w:hAnsi="Tahoma" w:cs="Tahoma"/>
              </w:rPr>
            </w:pPr>
            <w:proofErr w:type="spellStart"/>
            <w:r w:rsidRPr="00CE081D">
              <w:rPr>
                <w:rFonts w:ascii="Tahoma" w:hAnsi="Tahoma" w:cs="Tahoma"/>
              </w:rPr>
              <w:t>milestoneCompletion</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3315DF44" w14:textId="110F565E" w:rsidR="00E101E0" w:rsidRPr="00CE081D" w:rsidRDefault="00E101E0" w:rsidP="00C65D8C">
            <w:pPr>
              <w:rPr>
                <w:rFonts w:ascii="Tahoma" w:hAnsi="Tahoma" w:cs="Tahoma"/>
              </w:rPr>
            </w:pPr>
            <w:r w:rsidRPr="00CE081D">
              <w:rPr>
                <w:rFonts w:ascii="Tahoma" w:hAnsi="Tahoma" w:cs="Tahoma"/>
              </w:rPr>
              <w:t>milestone completion flag</w:t>
            </w:r>
          </w:p>
        </w:tc>
        <w:tc>
          <w:tcPr>
            <w:tcW w:w="398" w:type="pct"/>
            <w:tcBorders>
              <w:top w:val="single" w:sz="6" w:space="0" w:color="000000"/>
              <w:left w:val="single" w:sz="6" w:space="0" w:color="000000"/>
              <w:bottom w:val="single" w:sz="6" w:space="0" w:color="000000"/>
              <w:right w:val="single" w:sz="6" w:space="0" w:color="000000"/>
            </w:tcBorders>
          </w:tcPr>
          <w:p w14:paraId="692304D9" w14:textId="14711497" w:rsidR="00E101E0" w:rsidRPr="00CE081D" w:rsidRDefault="00E101E0"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7F7DEE2B" w14:textId="0774BAF3" w:rsidR="00E101E0" w:rsidRPr="00CE081D" w:rsidRDefault="00E101E0" w:rsidP="00C65D8C">
            <w:pPr>
              <w:rPr>
                <w:rFonts w:ascii="Tahoma" w:hAnsi="Tahoma" w:cs="Tahoma"/>
              </w:rPr>
            </w:pPr>
            <w:proofErr w:type="spellStart"/>
            <w:r w:rsidRPr="00CE081D">
              <w:rPr>
                <w:rFonts w:ascii="Tahoma" w:hAnsi="Tahoma" w:cs="Tahoma"/>
              </w:rPr>
              <w:t>boolean</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1D26D2B2" w14:textId="77777777" w:rsidR="00E101E0" w:rsidRPr="00CE081D" w:rsidRDefault="00E101E0" w:rsidP="00C65D8C">
            <w:pPr>
              <w:rPr>
                <w:rFonts w:ascii="Tahoma" w:hAnsi="Tahoma" w:cs="Tahoma"/>
              </w:rPr>
            </w:pPr>
          </w:p>
        </w:tc>
        <w:tc>
          <w:tcPr>
            <w:tcW w:w="265" w:type="pct"/>
            <w:tcBorders>
              <w:top w:val="single" w:sz="6" w:space="0" w:color="000000"/>
              <w:left w:val="single" w:sz="6" w:space="0" w:color="000000"/>
              <w:bottom w:val="single" w:sz="6" w:space="0" w:color="000000"/>
              <w:right w:val="single" w:sz="6" w:space="0" w:color="000000"/>
            </w:tcBorders>
            <w:vAlign w:val="center"/>
          </w:tcPr>
          <w:p w14:paraId="756DBFDE" w14:textId="77777777" w:rsidR="00E101E0" w:rsidRPr="00CE081D" w:rsidRDefault="00E101E0" w:rsidP="00C65D8C">
            <w:pPr>
              <w:rPr>
                <w:rFonts w:ascii="Tahoma" w:hAnsi="Tahoma" w:cs="Tahoma"/>
              </w:rPr>
            </w:pPr>
          </w:p>
        </w:tc>
      </w:tr>
      <w:tr w:rsidR="00E101E0" w:rsidRPr="00CE081D" w14:paraId="007C9268"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36F5CA4" w14:textId="46095E7F" w:rsidR="00E101E0" w:rsidRPr="00CE081D" w:rsidRDefault="00E101E0" w:rsidP="00C65D8C">
            <w:pPr>
              <w:rPr>
                <w:rFonts w:ascii="Tahoma" w:hAnsi="Tahoma" w:cs="Tahoma"/>
              </w:rPr>
            </w:pPr>
            <w:r w:rsidRPr="00CE081D">
              <w:rPr>
                <w:rFonts w:ascii="Tahoma" w:hAnsi="Tahoma" w:cs="Tahoma"/>
              </w:rPr>
              <w:t>28</w:t>
            </w:r>
          </w:p>
        </w:tc>
        <w:tc>
          <w:tcPr>
            <w:tcW w:w="1256" w:type="pct"/>
            <w:tcBorders>
              <w:top w:val="single" w:sz="6" w:space="0" w:color="000000"/>
              <w:left w:val="single" w:sz="6" w:space="0" w:color="000000"/>
              <w:bottom w:val="single" w:sz="6" w:space="0" w:color="000000"/>
              <w:right w:val="single" w:sz="6" w:space="0" w:color="000000"/>
            </w:tcBorders>
            <w:vAlign w:val="center"/>
          </w:tcPr>
          <w:p w14:paraId="1241E6E8" w14:textId="707B179F" w:rsidR="00E101E0" w:rsidRPr="00CE081D" w:rsidRDefault="00E101E0" w:rsidP="00C65D8C">
            <w:pPr>
              <w:rPr>
                <w:rFonts w:ascii="Tahoma" w:hAnsi="Tahoma" w:cs="Tahoma"/>
              </w:rPr>
            </w:pPr>
            <w:proofErr w:type="spellStart"/>
            <w:r w:rsidRPr="00CE081D">
              <w:rPr>
                <w:rFonts w:ascii="Tahoma" w:hAnsi="Tahoma" w:cs="Tahoma"/>
              </w:rPr>
              <w:t>PMName</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05441858" w14:textId="3D4619FC" w:rsidR="00E101E0" w:rsidRPr="00CE081D" w:rsidRDefault="00E101E0" w:rsidP="00C65D8C">
            <w:pPr>
              <w:rPr>
                <w:rFonts w:ascii="Tahoma" w:hAnsi="Tahoma" w:cs="Tahoma"/>
              </w:rPr>
            </w:pPr>
            <w:r w:rsidRPr="00CE081D">
              <w:rPr>
                <w:rFonts w:ascii="Tahoma" w:hAnsi="Tahoma" w:cs="Tahoma"/>
              </w:rPr>
              <w:t>project manager name</w:t>
            </w:r>
          </w:p>
        </w:tc>
        <w:tc>
          <w:tcPr>
            <w:tcW w:w="398" w:type="pct"/>
            <w:tcBorders>
              <w:top w:val="single" w:sz="6" w:space="0" w:color="000000"/>
              <w:left w:val="single" w:sz="6" w:space="0" w:color="000000"/>
              <w:bottom w:val="single" w:sz="6" w:space="0" w:color="000000"/>
              <w:right w:val="single" w:sz="6" w:space="0" w:color="000000"/>
            </w:tcBorders>
          </w:tcPr>
          <w:p w14:paraId="20669514" w14:textId="455FAFB0" w:rsidR="00E101E0" w:rsidRPr="00CE081D" w:rsidRDefault="00E101E0"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1A71E115" w14:textId="02E3D64C" w:rsidR="00E101E0" w:rsidRPr="00CE081D" w:rsidRDefault="00E101E0"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1DD49AAD" w14:textId="79A0CF8A" w:rsidR="00E101E0" w:rsidRPr="00CE081D" w:rsidRDefault="00E101E0" w:rsidP="00C65D8C">
            <w:pPr>
              <w:rPr>
                <w:rFonts w:ascii="Tahoma" w:hAnsi="Tahoma" w:cs="Tahoma"/>
              </w:rPr>
            </w:pPr>
            <w:r w:rsidRPr="00CE081D">
              <w:rPr>
                <w:rFonts w:ascii="Tahoma" w:hAnsi="Tahoma" w:cs="Tahoma"/>
              </w:rPr>
              <w:t>100</w:t>
            </w:r>
          </w:p>
        </w:tc>
        <w:tc>
          <w:tcPr>
            <w:tcW w:w="265" w:type="pct"/>
            <w:tcBorders>
              <w:top w:val="single" w:sz="6" w:space="0" w:color="000000"/>
              <w:left w:val="single" w:sz="6" w:space="0" w:color="000000"/>
              <w:bottom w:val="single" w:sz="6" w:space="0" w:color="000000"/>
              <w:right w:val="single" w:sz="6" w:space="0" w:color="000000"/>
            </w:tcBorders>
            <w:vAlign w:val="center"/>
          </w:tcPr>
          <w:p w14:paraId="003EB399" w14:textId="77777777" w:rsidR="00E101E0" w:rsidRPr="00CE081D" w:rsidRDefault="00E101E0" w:rsidP="00C65D8C">
            <w:pPr>
              <w:rPr>
                <w:rFonts w:ascii="Tahoma" w:hAnsi="Tahoma" w:cs="Tahoma"/>
              </w:rPr>
            </w:pPr>
          </w:p>
        </w:tc>
      </w:tr>
      <w:tr w:rsidR="00E101E0" w:rsidRPr="00CE081D" w14:paraId="1D724F6A"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68BE19CB" w14:textId="65FC21B1" w:rsidR="00E101E0" w:rsidRPr="00CE081D" w:rsidRDefault="00E101E0" w:rsidP="00C65D8C">
            <w:pPr>
              <w:rPr>
                <w:rFonts w:ascii="Tahoma" w:hAnsi="Tahoma" w:cs="Tahoma"/>
              </w:rPr>
            </w:pPr>
            <w:r w:rsidRPr="00CE081D">
              <w:rPr>
                <w:rFonts w:ascii="Tahoma" w:hAnsi="Tahoma" w:cs="Tahoma"/>
              </w:rPr>
              <w:t>29</w:t>
            </w:r>
          </w:p>
        </w:tc>
        <w:tc>
          <w:tcPr>
            <w:tcW w:w="1256" w:type="pct"/>
            <w:tcBorders>
              <w:top w:val="single" w:sz="6" w:space="0" w:color="000000"/>
              <w:left w:val="single" w:sz="6" w:space="0" w:color="000000"/>
              <w:bottom w:val="single" w:sz="6" w:space="0" w:color="000000"/>
              <w:right w:val="single" w:sz="6" w:space="0" w:color="000000"/>
            </w:tcBorders>
            <w:vAlign w:val="center"/>
          </w:tcPr>
          <w:p w14:paraId="5FF061A0" w14:textId="14A581C8" w:rsidR="00E101E0" w:rsidRPr="00CE081D" w:rsidRDefault="00E101E0" w:rsidP="00C65D8C">
            <w:pPr>
              <w:rPr>
                <w:rFonts w:ascii="Tahoma" w:hAnsi="Tahoma" w:cs="Tahoma"/>
              </w:rPr>
            </w:pPr>
            <w:proofErr w:type="spellStart"/>
            <w:r w:rsidRPr="00CE081D">
              <w:rPr>
                <w:rFonts w:ascii="Tahoma" w:hAnsi="Tahoma" w:cs="Tahoma"/>
              </w:rPr>
              <w:t>PMPhone</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23DE3202" w14:textId="2C70A083" w:rsidR="00E101E0" w:rsidRPr="00CE081D" w:rsidRDefault="00E101E0" w:rsidP="00C65D8C">
            <w:pPr>
              <w:rPr>
                <w:rFonts w:ascii="Tahoma" w:hAnsi="Tahoma" w:cs="Tahoma"/>
              </w:rPr>
            </w:pPr>
            <w:r w:rsidRPr="00CE081D">
              <w:rPr>
                <w:rFonts w:ascii="Tahoma" w:hAnsi="Tahoma" w:cs="Tahoma"/>
              </w:rPr>
              <w:t>project manager phone</w:t>
            </w:r>
          </w:p>
        </w:tc>
        <w:tc>
          <w:tcPr>
            <w:tcW w:w="398" w:type="pct"/>
            <w:tcBorders>
              <w:top w:val="single" w:sz="6" w:space="0" w:color="000000"/>
              <w:left w:val="single" w:sz="6" w:space="0" w:color="000000"/>
              <w:bottom w:val="single" w:sz="6" w:space="0" w:color="000000"/>
              <w:right w:val="single" w:sz="6" w:space="0" w:color="000000"/>
            </w:tcBorders>
          </w:tcPr>
          <w:p w14:paraId="1E314C5F" w14:textId="77CA86AC" w:rsidR="00E101E0" w:rsidRPr="00CE081D" w:rsidRDefault="00E101E0"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644BA397" w14:textId="2F9D6075" w:rsidR="00E101E0" w:rsidRPr="00CE081D" w:rsidRDefault="00E101E0"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44CFB1D8" w14:textId="438A389A" w:rsidR="00E101E0" w:rsidRPr="00CE081D" w:rsidRDefault="00E101E0" w:rsidP="00C65D8C">
            <w:pPr>
              <w:rPr>
                <w:rFonts w:ascii="Tahoma" w:hAnsi="Tahoma" w:cs="Tahoma"/>
              </w:rPr>
            </w:pPr>
            <w:r w:rsidRPr="00CE081D">
              <w:rPr>
                <w:rFonts w:ascii="Tahoma" w:hAnsi="Tahoma" w:cs="Tahoma"/>
              </w:rPr>
              <w:t>20</w:t>
            </w:r>
          </w:p>
        </w:tc>
        <w:tc>
          <w:tcPr>
            <w:tcW w:w="265" w:type="pct"/>
            <w:tcBorders>
              <w:top w:val="single" w:sz="6" w:space="0" w:color="000000"/>
              <w:left w:val="single" w:sz="6" w:space="0" w:color="000000"/>
              <w:bottom w:val="single" w:sz="6" w:space="0" w:color="000000"/>
              <w:right w:val="single" w:sz="6" w:space="0" w:color="000000"/>
            </w:tcBorders>
            <w:vAlign w:val="center"/>
          </w:tcPr>
          <w:p w14:paraId="6EE68B13" w14:textId="77777777" w:rsidR="00E101E0" w:rsidRPr="00CE081D" w:rsidRDefault="00E101E0" w:rsidP="00C65D8C">
            <w:pPr>
              <w:rPr>
                <w:rFonts w:ascii="Tahoma" w:hAnsi="Tahoma" w:cs="Tahoma"/>
              </w:rPr>
            </w:pPr>
          </w:p>
        </w:tc>
      </w:tr>
      <w:tr w:rsidR="00E101E0" w:rsidRPr="00CE081D" w14:paraId="1817B494"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69640C0C" w14:textId="60776310" w:rsidR="00E101E0" w:rsidRPr="00CE081D" w:rsidRDefault="00E101E0" w:rsidP="00C65D8C">
            <w:pPr>
              <w:rPr>
                <w:rFonts w:ascii="Tahoma" w:hAnsi="Tahoma" w:cs="Tahoma"/>
              </w:rPr>
            </w:pPr>
            <w:r w:rsidRPr="00CE081D">
              <w:rPr>
                <w:rFonts w:ascii="Tahoma" w:hAnsi="Tahoma" w:cs="Tahoma"/>
              </w:rPr>
              <w:t>30</w:t>
            </w:r>
          </w:p>
        </w:tc>
        <w:tc>
          <w:tcPr>
            <w:tcW w:w="1256" w:type="pct"/>
            <w:tcBorders>
              <w:top w:val="single" w:sz="6" w:space="0" w:color="000000"/>
              <w:left w:val="single" w:sz="6" w:space="0" w:color="000000"/>
              <w:bottom w:val="single" w:sz="6" w:space="0" w:color="000000"/>
              <w:right w:val="single" w:sz="6" w:space="0" w:color="000000"/>
            </w:tcBorders>
            <w:vAlign w:val="center"/>
          </w:tcPr>
          <w:p w14:paraId="3E2F23D7" w14:textId="5F2039B9" w:rsidR="00E101E0" w:rsidRPr="00CE081D" w:rsidRDefault="00E101E0" w:rsidP="00C65D8C">
            <w:pPr>
              <w:rPr>
                <w:rFonts w:ascii="Tahoma" w:hAnsi="Tahoma" w:cs="Tahoma"/>
              </w:rPr>
            </w:pPr>
            <w:proofErr w:type="spellStart"/>
            <w:r w:rsidRPr="00CE081D">
              <w:rPr>
                <w:rFonts w:ascii="Tahoma" w:hAnsi="Tahoma" w:cs="Tahoma"/>
              </w:rPr>
              <w:t>APMName</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317ED622" w14:textId="72535109" w:rsidR="00E101E0" w:rsidRPr="00CE081D" w:rsidRDefault="00E101E0" w:rsidP="00C65D8C">
            <w:pPr>
              <w:rPr>
                <w:rFonts w:ascii="Tahoma" w:hAnsi="Tahoma" w:cs="Tahoma"/>
              </w:rPr>
            </w:pPr>
            <w:r w:rsidRPr="00CE081D">
              <w:rPr>
                <w:rFonts w:ascii="Tahoma" w:hAnsi="Tahoma" w:cs="Tahoma"/>
              </w:rPr>
              <w:t>assistance project manager name</w:t>
            </w:r>
          </w:p>
        </w:tc>
        <w:tc>
          <w:tcPr>
            <w:tcW w:w="398" w:type="pct"/>
            <w:tcBorders>
              <w:top w:val="single" w:sz="6" w:space="0" w:color="000000"/>
              <w:left w:val="single" w:sz="6" w:space="0" w:color="000000"/>
              <w:bottom w:val="single" w:sz="6" w:space="0" w:color="000000"/>
              <w:right w:val="single" w:sz="6" w:space="0" w:color="000000"/>
            </w:tcBorders>
          </w:tcPr>
          <w:p w14:paraId="69E9A6D3" w14:textId="0158B684" w:rsidR="00E101E0" w:rsidRPr="00CE081D" w:rsidRDefault="00E101E0"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43B1C9A3" w14:textId="435E9D53" w:rsidR="00E101E0" w:rsidRPr="00CE081D" w:rsidRDefault="00E101E0"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16915C04" w14:textId="1FC65BE9" w:rsidR="00E101E0" w:rsidRPr="00CE081D" w:rsidRDefault="00E101E0" w:rsidP="00C65D8C">
            <w:pPr>
              <w:rPr>
                <w:rFonts w:ascii="Tahoma" w:hAnsi="Tahoma" w:cs="Tahoma"/>
              </w:rPr>
            </w:pPr>
            <w:r w:rsidRPr="00CE081D">
              <w:rPr>
                <w:rFonts w:ascii="Tahoma" w:hAnsi="Tahoma" w:cs="Tahoma"/>
              </w:rPr>
              <w:t>100</w:t>
            </w:r>
          </w:p>
        </w:tc>
        <w:tc>
          <w:tcPr>
            <w:tcW w:w="265" w:type="pct"/>
            <w:tcBorders>
              <w:top w:val="single" w:sz="6" w:space="0" w:color="000000"/>
              <w:left w:val="single" w:sz="6" w:space="0" w:color="000000"/>
              <w:bottom w:val="single" w:sz="6" w:space="0" w:color="000000"/>
              <w:right w:val="single" w:sz="6" w:space="0" w:color="000000"/>
            </w:tcBorders>
            <w:vAlign w:val="center"/>
          </w:tcPr>
          <w:p w14:paraId="6183CB36" w14:textId="77777777" w:rsidR="00E101E0" w:rsidRPr="00CE081D" w:rsidRDefault="00E101E0" w:rsidP="00C65D8C">
            <w:pPr>
              <w:rPr>
                <w:rFonts w:ascii="Tahoma" w:hAnsi="Tahoma" w:cs="Tahoma"/>
              </w:rPr>
            </w:pPr>
          </w:p>
        </w:tc>
      </w:tr>
      <w:tr w:rsidR="00E101E0" w:rsidRPr="00CE081D" w14:paraId="49DBBEC0"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BA9514B" w14:textId="0E31988E" w:rsidR="00E101E0" w:rsidRPr="00CE081D" w:rsidRDefault="00E101E0" w:rsidP="00C65D8C">
            <w:pPr>
              <w:rPr>
                <w:rFonts w:ascii="Tahoma" w:hAnsi="Tahoma" w:cs="Tahoma"/>
              </w:rPr>
            </w:pPr>
            <w:r w:rsidRPr="00CE081D">
              <w:rPr>
                <w:rFonts w:ascii="Tahoma" w:hAnsi="Tahoma" w:cs="Tahoma"/>
              </w:rPr>
              <w:t>31</w:t>
            </w:r>
          </w:p>
        </w:tc>
        <w:tc>
          <w:tcPr>
            <w:tcW w:w="1256" w:type="pct"/>
            <w:tcBorders>
              <w:top w:val="single" w:sz="6" w:space="0" w:color="000000"/>
              <w:left w:val="single" w:sz="6" w:space="0" w:color="000000"/>
              <w:bottom w:val="single" w:sz="6" w:space="0" w:color="000000"/>
              <w:right w:val="single" w:sz="6" w:space="0" w:color="000000"/>
            </w:tcBorders>
            <w:vAlign w:val="center"/>
          </w:tcPr>
          <w:p w14:paraId="79A05819" w14:textId="1FB63A08" w:rsidR="00E101E0" w:rsidRPr="00CE081D" w:rsidRDefault="00E101E0" w:rsidP="00C65D8C">
            <w:pPr>
              <w:rPr>
                <w:rFonts w:ascii="Tahoma" w:hAnsi="Tahoma" w:cs="Tahoma"/>
              </w:rPr>
            </w:pPr>
            <w:proofErr w:type="spellStart"/>
            <w:r w:rsidRPr="00CE081D">
              <w:rPr>
                <w:rFonts w:ascii="Tahoma" w:hAnsi="Tahoma" w:cs="Tahoma"/>
              </w:rPr>
              <w:t>APMNPhone</w:t>
            </w:r>
            <w:proofErr w:type="spellEnd"/>
          </w:p>
        </w:tc>
        <w:tc>
          <w:tcPr>
            <w:tcW w:w="1834" w:type="pct"/>
            <w:tcBorders>
              <w:top w:val="single" w:sz="6" w:space="0" w:color="000000"/>
              <w:left w:val="single" w:sz="6" w:space="0" w:color="000000"/>
              <w:bottom w:val="single" w:sz="6" w:space="0" w:color="000000"/>
              <w:right w:val="single" w:sz="6" w:space="0" w:color="000000"/>
            </w:tcBorders>
            <w:vAlign w:val="center"/>
          </w:tcPr>
          <w:p w14:paraId="1760BD95" w14:textId="2CDD1275" w:rsidR="00E101E0" w:rsidRPr="00CE081D" w:rsidRDefault="00E101E0" w:rsidP="00C65D8C">
            <w:pPr>
              <w:rPr>
                <w:rFonts w:ascii="Tahoma" w:hAnsi="Tahoma" w:cs="Tahoma"/>
              </w:rPr>
            </w:pPr>
            <w:r w:rsidRPr="00CE081D">
              <w:rPr>
                <w:rFonts w:ascii="Tahoma" w:hAnsi="Tahoma" w:cs="Tahoma"/>
              </w:rPr>
              <w:t>assistance project manager phone</w:t>
            </w:r>
          </w:p>
        </w:tc>
        <w:tc>
          <w:tcPr>
            <w:tcW w:w="398" w:type="pct"/>
            <w:tcBorders>
              <w:top w:val="single" w:sz="6" w:space="0" w:color="000000"/>
              <w:left w:val="single" w:sz="6" w:space="0" w:color="000000"/>
              <w:bottom w:val="single" w:sz="6" w:space="0" w:color="000000"/>
              <w:right w:val="single" w:sz="6" w:space="0" w:color="000000"/>
            </w:tcBorders>
          </w:tcPr>
          <w:p w14:paraId="7555B266" w14:textId="3819EC45" w:rsidR="00E101E0" w:rsidRPr="00CE081D" w:rsidRDefault="00E101E0"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73A9F8E0" w14:textId="5589DDC5" w:rsidR="00E101E0" w:rsidRPr="00CE081D" w:rsidRDefault="00E101E0"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5ABD9319" w14:textId="250DAC14" w:rsidR="00E101E0" w:rsidRPr="00CE081D" w:rsidRDefault="00E101E0" w:rsidP="00C65D8C">
            <w:pPr>
              <w:rPr>
                <w:rFonts w:ascii="Tahoma" w:hAnsi="Tahoma" w:cs="Tahoma"/>
              </w:rPr>
            </w:pPr>
            <w:r w:rsidRPr="00CE081D">
              <w:rPr>
                <w:rFonts w:ascii="Tahoma" w:hAnsi="Tahoma" w:cs="Tahoma"/>
              </w:rPr>
              <w:t>20</w:t>
            </w:r>
          </w:p>
        </w:tc>
        <w:tc>
          <w:tcPr>
            <w:tcW w:w="265" w:type="pct"/>
            <w:tcBorders>
              <w:top w:val="single" w:sz="6" w:space="0" w:color="000000"/>
              <w:left w:val="single" w:sz="6" w:space="0" w:color="000000"/>
              <w:bottom w:val="single" w:sz="6" w:space="0" w:color="000000"/>
              <w:right w:val="single" w:sz="6" w:space="0" w:color="000000"/>
            </w:tcBorders>
            <w:vAlign w:val="center"/>
          </w:tcPr>
          <w:p w14:paraId="35C10B50" w14:textId="77777777" w:rsidR="00E101E0" w:rsidRPr="00CE081D" w:rsidRDefault="00E101E0" w:rsidP="00C65D8C">
            <w:pPr>
              <w:rPr>
                <w:rFonts w:ascii="Tahoma" w:hAnsi="Tahoma" w:cs="Tahoma"/>
              </w:rPr>
            </w:pPr>
          </w:p>
        </w:tc>
      </w:tr>
    </w:tbl>
    <w:p w14:paraId="154EBE9A" w14:textId="5EFA8060" w:rsidR="00C65D8C" w:rsidRPr="00CE081D" w:rsidRDefault="00C65D8C" w:rsidP="00C65D8C">
      <w:pPr>
        <w:pStyle w:val="Heading3"/>
        <w:shd w:val="pct15" w:color="auto" w:fill="auto"/>
        <w:spacing w:after="60"/>
        <w:ind w:left="720" w:hanging="720"/>
        <w:rPr>
          <w:rFonts w:ascii="Tahoma" w:hAnsi="Tahoma" w:cs="Tahoma"/>
        </w:rPr>
      </w:pPr>
      <w:bookmarkStart w:id="137" w:name="_Toc465763608"/>
      <w:r w:rsidRPr="00CE081D">
        <w:rPr>
          <w:rFonts w:ascii="Tahoma" w:hAnsi="Tahoma" w:cs="Tahoma"/>
        </w:rPr>
        <w:t>Attachment</w:t>
      </w:r>
      <w:bookmarkEnd w:id="137"/>
    </w:p>
    <w:p w14:paraId="08F2E447" w14:textId="03CCF704" w:rsidR="00C65D8C" w:rsidRPr="00CE081D" w:rsidRDefault="00C65D8C" w:rsidP="00C65D8C">
      <w:pPr>
        <w:pStyle w:val="Caption"/>
        <w:keepNext/>
        <w:rPr>
          <w:rFonts w:ascii="Tahoma" w:hAnsi="Tahoma" w:cs="Tahoma"/>
          <w:sz w:val="18"/>
          <w:szCs w:val="18"/>
        </w:rPr>
      </w:pPr>
      <w:bookmarkStart w:id="138" w:name="_Toc465952346"/>
      <w:proofErr w:type="spellStart"/>
      <w:r w:rsidRPr="00CE081D">
        <w:rPr>
          <w:rFonts w:ascii="Tahoma" w:hAnsi="Tahoma" w:cs="Tahoma"/>
          <w:sz w:val="18"/>
          <w:szCs w:val="18"/>
        </w:rPr>
        <w:t>Tabel</w:t>
      </w:r>
      <w:proofErr w:type="spellEnd"/>
      <w:r w:rsidRPr="00CE081D">
        <w:rPr>
          <w:rFonts w:ascii="Tahoma" w:hAnsi="Tahoma" w:cs="Tahoma"/>
          <w:sz w:val="18"/>
          <w:szCs w:val="18"/>
        </w:rPr>
        <w:t xml:space="preserve"> </w:t>
      </w:r>
      <w:r w:rsidRPr="00CE081D">
        <w:rPr>
          <w:rFonts w:ascii="Tahoma" w:hAnsi="Tahoma" w:cs="Tahoma"/>
          <w:sz w:val="18"/>
          <w:szCs w:val="18"/>
        </w:rPr>
        <w:fldChar w:fldCharType="begin"/>
      </w:r>
      <w:r w:rsidRPr="00CE081D">
        <w:rPr>
          <w:rFonts w:ascii="Tahoma" w:hAnsi="Tahoma" w:cs="Tahoma"/>
          <w:sz w:val="18"/>
          <w:szCs w:val="18"/>
        </w:rPr>
        <w:instrText xml:space="preserve"> SEQ Tabel \* ARABIC </w:instrText>
      </w:r>
      <w:r w:rsidRPr="00CE081D">
        <w:rPr>
          <w:rFonts w:ascii="Tahoma" w:hAnsi="Tahoma" w:cs="Tahoma"/>
          <w:sz w:val="18"/>
          <w:szCs w:val="18"/>
        </w:rPr>
        <w:fldChar w:fldCharType="separate"/>
      </w:r>
      <w:r w:rsidR="007371A6" w:rsidRPr="00CE081D">
        <w:rPr>
          <w:rFonts w:ascii="Tahoma" w:hAnsi="Tahoma" w:cs="Tahoma"/>
          <w:noProof/>
          <w:sz w:val="18"/>
          <w:szCs w:val="18"/>
        </w:rPr>
        <w:t>13</w:t>
      </w:r>
      <w:r w:rsidRPr="00CE081D">
        <w:rPr>
          <w:rFonts w:ascii="Tahoma" w:hAnsi="Tahoma" w:cs="Tahoma"/>
          <w:sz w:val="18"/>
          <w:szCs w:val="18"/>
        </w:rPr>
        <w:fldChar w:fldCharType="end"/>
      </w:r>
      <w:r w:rsidRPr="00CE081D">
        <w:rPr>
          <w:rFonts w:ascii="Tahoma" w:hAnsi="Tahoma" w:cs="Tahoma"/>
          <w:sz w:val="18"/>
          <w:szCs w:val="18"/>
        </w:rPr>
        <w:t xml:space="preserve">  Attachment Table</w:t>
      </w:r>
      <w:bookmarkEnd w:id="138"/>
    </w:p>
    <w:tbl>
      <w:tblPr>
        <w:tblW w:w="500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00" w:firstRow="0" w:lastRow="0" w:firstColumn="0" w:lastColumn="0" w:noHBand="0" w:noVBand="0"/>
      </w:tblPr>
      <w:tblGrid>
        <w:gridCol w:w="508"/>
        <w:gridCol w:w="1659"/>
        <w:gridCol w:w="3958"/>
        <w:gridCol w:w="789"/>
        <w:gridCol w:w="981"/>
        <w:gridCol w:w="929"/>
        <w:gridCol w:w="768"/>
      </w:tblGrid>
      <w:tr w:rsidR="00C65D8C" w:rsidRPr="00CE081D" w14:paraId="01572C8F" w14:textId="77777777" w:rsidTr="00C65D8C">
        <w:trPr>
          <w:cantSplit/>
          <w:tblHeader/>
        </w:trPr>
        <w:tc>
          <w:tcPr>
            <w:tcW w:w="1133"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692C3276" w14:textId="77777777" w:rsidR="00C65D8C" w:rsidRPr="00CE081D" w:rsidRDefault="00C65D8C" w:rsidP="00C65D8C">
            <w:pPr>
              <w:rPr>
                <w:rFonts w:ascii="Tahoma" w:hAnsi="Tahoma" w:cs="Tahoma"/>
              </w:rPr>
            </w:pPr>
            <w:r w:rsidRPr="00CE081D">
              <w:rPr>
                <w:rFonts w:ascii="Tahoma" w:hAnsi="Tahoma" w:cs="Tahoma"/>
                <w:b/>
                <w:bCs/>
                <w:noProof/>
              </w:rPr>
              <w:t>Table ID</w:t>
            </w:r>
          </w:p>
        </w:tc>
        <w:tc>
          <w:tcPr>
            <w:tcW w:w="3867"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5F98BB52" w14:textId="66651C86" w:rsidR="00C65D8C" w:rsidRPr="00CE081D" w:rsidRDefault="00C65D8C" w:rsidP="00C65D8C">
            <w:pPr>
              <w:rPr>
                <w:rFonts w:ascii="Tahoma" w:hAnsi="Tahoma" w:cs="Tahoma"/>
              </w:rPr>
            </w:pPr>
            <w:r w:rsidRPr="00CE081D">
              <w:rPr>
                <w:rFonts w:ascii="Tahoma" w:hAnsi="Tahoma" w:cs="Tahoma"/>
              </w:rPr>
              <w:t>T-7</w:t>
            </w:r>
          </w:p>
        </w:tc>
      </w:tr>
      <w:tr w:rsidR="00C65D8C" w:rsidRPr="00CE081D" w14:paraId="3F45D267" w14:textId="77777777" w:rsidTr="00C65D8C">
        <w:trPr>
          <w:cantSplit/>
          <w:tblHeader/>
        </w:trPr>
        <w:tc>
          <w:tcPr>
            <w:tcW w:w="1133"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08550F6B" w14:textId="77777777" w:rsidR="00C65D8C" w:rsidRPr="00CE081D" w:rsidRDefault="00C65D8C" w:rsidP="00C65D8C">
            <w:pPr>
              <w:rPr>
                <w:rFonts w:ascii="Tahoma" w:hAnsi="Tahoma" w:cs="Tahoma"/>
              </w:rPr>
            </w:pPr>
            <w:r w:rsidRPr="00CE081D">
              <w:rPr>
                <w:rFonts w:ascii="Tahoma" w:hAnsi="Tahoma" w:cs="Tahoma"/>
                <w:b/>
                <w:bCs/>
                <w:noProof/>
              </w:rPr>
              <w:t>Table Description</w:t>
            </w:r>
          </w:p>
        </w:tc>
        <w:tc>
          <w:tcPr>
            <w:tcW w:w="3867"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423D2874" w14:textId="77777777" w:rsidR="00C65D8C" w:rsidRPr="00CE081D" w:rsidRDefault="00C65D8C" w:rsidP="00C65D8C">
            <w:pPr>
              <w:rPr>
                <w:rFonts w:ascii="Tahoma" w:hAnsi="Tahoma" w:cs="Tahoma"/>
              </w:rPr>
            </w:pPr>
            <w:r w:rsidRPr="00CE081D">
              <w:rPr>
                <w:rFonts w:ascii="Tahoma" w:hAnsi="Tahoma" w:cs="Tahoma"/>
              </w:rPr>
              <w:t>Saving survey information</w:t>
            </w:r>
          </w:p>
        </w:tc>
      </w:tr>
      <w:tr w:rsidR="00C65D8C" w:rsidRPr="00CE081D" w14:paraId="524305CE" w14:textId="77777777" w:rsidTr="00C65D8C">
        <w:trPr>
          <w:cantSplit/>
          <w:tblHeader/>
        </w:trPr>
        <w:tc>
          <w:tcPr>
            <w:tcW w:w="25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74A59CEB" w14:textId="77777777" w:rsidR="00C65D8C" w:rsidRPr="00CE081D" w:rsidRDefault="00C65D8C" w:rsidP="00C65D8C">
            <w:pPr>
              <w:rPr>
                <w:rFonts w:ascii="Tahoma" w:hAnsi="Tahoma" w:cs="Tahoma"/>
              </w:rPr>
            </w:pPr>
            <w:r w:rsidRPr="00CE081D">
              <w:rPr>
                <w:rFonts w:ascii="Tahoma" w:hAnsi="Tahoma" w:cs="Tahoma"/>
                <w:b/>
                <w:bCs/>
                <w:noProof/>
              </w:rPr>
              <w:t>No</w:t>
            </w:r>
          </w:p>
        </w:tc>
        <w:tc>
          <w:tcPr>
            <w:tcW w:w="874"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1081EBF8" w14:textId="77777777" w:rsidR="00C65D8C" w:rsidRPr="00CE081D" w:rsidRDefault="00C65D8C" w:rsidP="00C65D8C">
            <w:pPr>
              <w:rPr>
                <w:rFonts w:ascii="Tahoma" w:hAnsi="Tahoma" w:cs="Tahoma"/>
              </w:rPr>
            </w:pPr>
            <w:r w:rsidRPr="00CE081D">
              <w:rPr>
                <w:rFonts w:ascii="Tahoma" w:hAnsi="Tahoma" w:cs="Tahoma"/>
                <w:b/>
                <w:bCs/>
                <w:noProof/>
                <w:lang w:val="id-ID"/>
              </w:rPr>
              <w:t>Field Name</w:t>
            </w:r>
          </w:p>
        </w:tc>
        <w:tc>
          <w:tcPr>
            <w:tcW w:w="2072"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634641AA" w14:textId="77777777" w:rsidR="00C65D8C" w:rsidRPr="00CE081D" w:rsidRDefault="00C65D8C" w:rsidP="00C65D8C">
            <w:pPr>
              <w:rPr>
                <w:rFonts w:ascii="Tahoma" w:hAnsi="Tahoma" w:cs="Tahoma"/>
              </w:rPr>
            </w:pPr>
            <w:r w:rsidRPr="00CE081D">
              <w:rPr>
                <w:rFonts w:ascii="Tahoma" w:hAnsi="Tahoma" w:cs="Tahoma"/>
                <w:b/>
                <w:bCs/>
                <w:noProof/>
                <w:lang w:val="id-ID"/>
              </w:rPr>
              <w:t>Field Description</w:t>
            </w:r>
          </w:p>
        </w:tc>
        <w:tc>
          <w:tcPr>
            <w:tcW w:w="398" w:type="pct"/>
            <w:tcBorders>
              <w:top w:val="single" w:sz="6" w:space="0" w:color="000000"/>
              <w:left w:val="single" w:sz="6" w:space="0" w:color="000000"/>
              <w:bottom w:val="single" w:sz="6" w:space="0" w:color="000000"/>
              <w:right w:val="single" w:sz="6" w:space="0" w:color="000000"/>
            </w:tcBorders>
            <w:shd w:val="clear" w:color="auto" w:fill="E5DFEC"/>
          </w:tcPr>
          <w:p w14:paraId="1951F5EB" w14:textId="77777777" w:rsidR="00C65D8C" w:rsidRPr="00CE081D" w:rsidRDefault="00C65D8C" w:rsidP="00C65D8C">
            <w:pPr>
              <w:rPr>
                <w:rFonts w:ascii="Tahoma" w:hAnsi="Tahoma" w:cs="Tahoma"/>
                <w:b/>
                <w:bCs/>
                <w:noProof/>
              </w:rPr>
            </w:pPr>
            <w:r w:rsidRPr="00CE081D">
              <w:rPr>
                <w:rFonts w:ascii="Tahoma" w:hAnsi="Tahoma" w:cs="Tahoma"/>
                <w:b/>
                <w:bCs/>
                <w:noProof/>
              </w:rPr>
              <w:t>Allow Null?</w:t>
            </w:r>
          </w:p>
        </w:tc>
        <w:tc>
          <w:tcPr>
            <w:tcW w:w="520"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78540612" w14:textId="77777777" w:rsidR="00C65D8C" w:rsidRPr="00CE081D" w:rsidRDefault="00C65D8C" w:rsidP="00C65D8C">
            <w:pPr>
              <w:rPr>
                <w:rFonts w:ascii="Tahoma" w:hAnsi="Tahoma" w:cs="Tahoma"/>
              </w:rPr>
            </w:pPr>
            <w:r w:rsidRPr="00CE081D">
              <w:rPr>
                <w:rFonts w:ascii="Tahoma" w:hAnsi="Tahoma" w:cs="Tahoma"/>
                <w:b/>
                <w:bCs/>
                <w:noProof/>
              </w:rPr>
              <w:t xml:space="preserve">Data </w:t>
            </w:r>
            <w:r w:rsidRPr="00CE081D">
              <w:rPr>
                <w:rFonts w:ascii="Tahoma" w:hAnsi="Tahoma" w:cs="Tahoma"/>
                <w:b/>
                <w:bCs/>
                <w:noProof/>
                <w:lang w:val="id-ID"/>
              </w:rPr>
              <w:t>Type</w:t>
            </w:r>
          </w:p>
        </w:tc>
        <w:tc>
          <w:tcPr>
            <w:tcW w:w="468" w:type="pct"/>
            <w:tcBorders>
              <w:top w:val="single" w:sz="6" w:space="0" w:color="000000"/>
              <w:left w:val="single" w:sz="6" w:space="0" w:color="000000"/>
              <w:bottom w:val="single" w:sz="6" w:space="0" w:color="000000"/>
              <w:right w:val="single" w:sz="6" w:space="0" w:color="000000"/>
            </w:tcBorders>
            <w:shd w:val="clear" w:color="auto" w:fill="E5DFEC"/>
          </w:tcPr>
          <w:p w14:paraId="4A79C83D" w14:textId="77777777" w:rsidR="00C65D8C" w:rsidRPr="00CE081D" w:rsidRDefault="00C65D8C" w:rsidP="00C65D8C">
            <w:pPr>
              <w:rPr>
                <w:rFonts w:ascii="Tahoma" w:hAnsi="Tahoma" w:cs="Tahoma"/>
                <w:b/>
                <w:bCs/>
                <w:noProof/>
              </w:rPr>
            </w:pPr>
            <w:r w:rsidRPr="00CE081D">
              <w:rPr>
                <w:rFonts w:ascii="Tahoma" w:hAnsi="Tahoma" w:cs="Tahoma"/>
                <w:b/>
                <w:bCs/>
                <w:noProof/>
              </w:rPr>
              <w:t>Data Length</w:t>
            </w:r>
          </w:p>
        </w:tc>
        <w:tc>
          <w:tcPr>
            <w:tcW w:w="40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3D03B4FC" w14:textId="77777777" w:rsidR="00C65D8C" w:rsidRPr="00CE081D" w:rsidRDefault="00C65D8C" w:rsidP="00C65D8C">
            <w:pPr>
              <w:rPr>
                <w:rFonts w:ascii="Tahoma" w:hAnsi="Tahoma" w:cs="Tahoma"/>
              </w:rPr>
            </w:pPr>
            <w:r w:rsidRPr="00CE081D">
              <w:rPr>
                <w:rFonts w:ascii="Tahoma" w:hAnsi="Tahoma" w:cs="Tahoma"/>
                <w:b/>
                <w:bCs/>
                <w:noProof/>
                <w:lang w:val="id-ID"/>
              </w:rPr>
              <w:t xml:space="preserve"> PK / FK</w:t>
            </w:r>
          </w:p>
        </w:tc>
      </w:tr>
      <w:tr w:rsidR="00C65D8C" w:rsidRPr="00CE081D" w14:paraId="37776B85" w14:textId="77777777" w:rsidTr="00C65D8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0429D01" w14:textId="77777777" w:rsidR="00C65D8C" w:rsidRPr="00CE081D" w:rsidRDefault="00C65D8C" w:rsidP="00C65D8C">
            <w:pPr>
              <w:rPr>
                <w:rFonts w:ascii="Tahoma" w:hAnsi="Tahoma" w:cs="Tahoma"/>
              </w:rPr>
            </w:pPr>
            <w:r w:rsidRPr="00CE081D">
              <w:rPr>
                <w:rFonts w:ascii="Tahoma" w:hAnsi="Tahoma" w:cs="Tahoma"/>
              </w:rPr>
              <w:t>1</w:t>
            </w:r>
          </w:p>
        </w:tc>
        <w:tc>
          <w:tcPr>
            <w:tcW w:w="874" w:type="pct"/>
            <w:tcBorders>
              <w:top w:val="single" w:sz="6" w:space="0" w:color="000000"/>
              <w:left w:val="single" w:sz="6" w:space="0" w:color="000000"/>
              <w:bottom w:val="single" w:sz="6" w:space="0" w:color="000000"/>
              <w:right w:val="single" w:sz="6" w:space="0" w:color="000000"/>
            </w:tcBorders>
            <w:vAlign w:val="center"/>
          </w:tcPr>
          <w:p w14:paraId="468E2227" w14:textId="001A4130" w:rsidR="00C65D8C" w:rsidRPr="00CE081D" w:rsidRDefault="00C65D8C" w:rsidP="00C65D8C">
            <w:pPr>
              <w:rPr>
                <w:rFonts w:ascii="Tahoma" w:hAnsi="Tahoma" w:cs="Tahoma"/>
              </w:rPr>
            </w:pPr>
            <w:proofErr w:type="spellStart"/>
            <w:r w:rsidRPr="00CE081D">
              <w:rPr>
                <w:rFonts w:ascii="Tahoma" w:hAnsi="Tahoma" w:cs="Tahoma"/>
              </w:rPr>
              <w:t>attachmentID</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55C1167F" w14:textId="5B20BC93" w:rsidR="00C65D8C" w:rsidRPr="00CE081D" w:rsidRDefault="00C65D8C" w:rsidP="00C65D8C">
            <w:pPr>
              <w:rPr>
                <w:rFonts w:ascii="Tahoma" w:hAnsi="Tahoma" w:cs="Tahoma"/>
              </w:rPr>
            </w:pPr>
            <w:r w:rsidRPr="00CE081D">
              <w:rPr>
                <w:rFonts w:ascii="Tahoma" w:hAnsi="Tahoma" w:cs="Tahoma"/>
              </w:rPr>
              <w:t>Primary Key</w:t>
            </w:r>
          </w:p>
        </w:tc>
        <w:tc>
          <w:tcPr>
            <w:tcW w:w="398" w:type="pct"/>
            <w:tcBorders>
              <w:top w:val="single" w:sz="6" w:space="0" w:color="000000"/>
              <w:left w:val="single" w:sz="6" w:space="0" w:color="000000"/>
              <w:bottom w:val="single" w:sz="6" w:space="0" w:color="000000"/>
              <w:right w:val="single" w:sz="6" w:space="0" w:color="000000"/>
            </w:tcBorders>
          </w:tcPr>
          <w:p w14:paraId="6B88E84A" w14:textId="77777777" w:rsidR="00C65D8C" w:rsidRPr="00CE081D" w:rsidRDefault="00C65D8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7E445D22" w14:textId="77777777" w:rsidR="00C65D8C" w:rsidRPr="00CE081D" w:rsidRDefault="00C65D8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1FB5E41B" w14:textId="77777777" w:rsidR="00C65D8C" w:rsidRPr="00CE081D" w:rsidRDefault="00C65D8C" w:rsidP="00C65D8C">
            <w:pPr>
              <w:rPr>
                <w:rFonts w:ascii="Tahoma" w:hAnsi="Tahoma" w:cs="Tahoma"/>
              </w:rPr>
            </w:pPr>
            <w:r w:rsidRPr="00CE081D">
              <w:rPr>
                <w:rFonts w:ascii="Tahoma" w:hAnsi="Tahoma" w:cs="Tahoma"/>
              </w:rPr>
              <w:t>10</w:t>
            </w:r>
          </w:p>
        </w:tc>
        <w:tc>
          <w:tcPr>
            <w:tcW w:w="409" w:type="pct"/>
            <w:tcBorders>
              <w:top w:val="single" w:sz="6" w:space="0" w:color="000000"/>
              <w:left w:val="single" w:sz="6" w:space="0" w:color="000000"/>
              <w:bottom w:val="single" w:sz="6" w:space="0" w:color="000000"/>
              <w:right w:val="single" w:sz="6" w:space="0" w:color="000000"/>
            </w:tcBorders>
            <w:vAlign w:val="center"/>
          </w:tcPr>
          <w:p w14:paraId="1FFC91F0" w14:textId="77777777" w:rsidR="00C65D8C" w:rsidRPr="00CE081D" w:rsidRDefault="00C65D8C" w:rsidP="00C65D8C">
            <w:pPr>
              <w:rPr>
                <w:rFonts w:ascii="Tahoma" w:hAnsi="Tahoma" w:cs="Tahoma"/>
              </w:rPr>
            </w:pPr>
            <w:r w:rsidRPr="00CE081D">
              <w:rPr>
                <w:rFonts w:ascii="Tahoma" w:hAnsi="Tahoma" w:cs="Tahoma"/>
              </w:rPr>
              <w:t>PK</w:t>
            </w:r>
          </w:p>
        </w:tc>
      </w:tr>
      <w:tr w:rsidR="00C65D8C" w:rsidRPr="00CE081D" w14:paraId="3DB01F86" w14:textId="77777777" w:rsidTr="00C65D8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13DF3CCD" w14:textId="28B61EB7" w:rsidR="00C65D8C" w:rsidRPr="00CE081D" w:rsidRDefault="00C65D8C" w:rsidP="00C65D8C">
            <w:pPr>
              <w:rPr>
                <w:rFonts w:ascii="Tahoma" w:hAnsi="Tahoma" w:cs="Tahoma"/>
              </w:rPr>
            </w:pPr>
            <w:r w:rsidRPr="00CE081D">
              <w:rPr>
                <w:rFonts w:ascii="Tahoma" w:hAnsi="Tahoma" w:cs="Tahoma"/>
              </w:rPr>
              <w:t>2</w:t>
            </w:r>
          </w:p>
        </w:tc>
        <w:tc>
          <w:tcPr>
            <w:tcW w:w="874" w:type="pct"/>
            <w:tcBorders>
              <w:top w:val="single" w:sz="6" w:space="0" w:color="000000"/>
              <w:left w:val="single" w:sz="6" w:space="0" w:color="000000"/>
              <w:bottom w:val="single" w:sz="6" w:space="0" w:color="000000"/>
              <w:right w:val="single" w:sz="6" w:space="0" w:color="000000"/>
            </w:tcBorders>
            <w:vAlign w:val="center"/>
          </w:tcPr>
          <w:p w14:paraId="762C4429" w14:textId="6DC50D72" w:rsidR="00C65D8C" w:rsidRPr="00CE081D" w:rsidRDefault="00C65D8C" w:rsidP="00C65D8C">
            <w:pPr>
              <w:rPr>
                <w:rFonts w:ascii="Tahoma" w:hAnsi="Tahoma" w:cs="Tahoma"/>
              </w:rPr>
            </w:pPr>
            <w:proofErr w:type="spellStart"/>
            <w:r w:rsidRPr="00CE081D">
              <w:rPr>
                <w:rFonts w:ascii="Tahoma" w:hAnsi="Tahoma" w:cs="Tahoma"/>
              </w:rPr>
              <w:t>projectID</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1B3FC1DF" w14:textId="3BA1CCBE" w:rsidR="00C65D8C" w:rsidRPr="00CE081D" w:rsidRDefault="00C65D8C" w:rsidP="00C65D8C">
            <w:pPr>
              <w:rPr>
                <w:rFonts w:ascii="Tahoma" w:hAnsi="Tahoma" w:cs="Tahoma"/>
              </w:rPr>
            </w:pPr>
            <w:r w:rsidRPr="00CE081D">
              <w:rPr>
                <w:rFonts w:ascii="Tahoma" w:hAnsi="Tahoma" w:cs="Tahoma"/>
              </w:rPr>
              <w:t>Foreign Key to Project table</w:t>
            </w:r>
          </w:p>
        </w:tc>
        <w:tc>
          <w:tcPr>
            <w:tcW w:w="398" w:type="pct"/>
            <w:tcBorders>
              <w:top w:val="single" w:sz="6" w:space="0" w:color="000000"/>
              <w:left w:val="single" w:sz="6" w:space="0" w:color="000000"/>
              <w:bottom w:val="single" w:sz="6" w:space="0" w:color="000000"/>
              <w:right w:val="single" w:sz="6" w:space="0" w:color="000000"/>
            </w:tcBorders>
          </w:tcPr>
          <w:p w14:paraId="77FD4DEB" w14:textId="49387874" w:rsidR="00C65D8C" w:rsidRPr="00CE081D" w:rsidRDefault="00C65D8C" w:rsidP="00C65D8C">
            <w:pPr>
              <w:rPr>
                <w:rFonts w:ascii="Tahoma" w:hAnsi="Tahoma" w:cs="Tahoma"/>
              </w:rPr>
            </w:pPr>
            <w:r w:rsidRPr="00CE081D">
              <w:rPr>
                <w:rFonts w:ascii="Tahoma" w:hAnsi="Tahoma" w:cs="Tahoma"/>
              </w:rPr>
              <w:t>Y</w:t>
            </w:r>
          </w:p>
        </w:tc>
        <w:tc>
          <w:tcPr>
            <w:tcW w:w="520" w:type="pct"/>
            <w:tcBorders>
              <w:top w:val="single" w:sz="6" w:space="0" w:color="000000"/>
              <w:left w:val="single" w:sz="6" w:space="0" w:color="000000"/>
              <w:bottom w:val="single" w:sz="6" w:space="0" w:color="000000"/>
              <w:right w:val="single" w:sz="6" w:space="0" w:color="000000"/>
            </w:tcBorders>
            <w:vAlign w:val="center"/>
          </w:tcPr>
          <w:p w14:paraId="4BA31C44" w14:textId="1671D568" w:rsidR="00C65D8C" w:rsidRPr="00CE081D" w:rsidRDefault="00C65D8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4B804C1F" w14:textId="2814B366" w:rsidR="00C65D8C" w:rsidRPr="00CE081D" w:rsidRDefault="00C65D8C" w:rsidP="00C65D8C">
            <w:pPr>
              <w:rPr>
                <w:rFonts w:ascii="Tahoma" w:hAnsi="Tahoma" w:cs="Tahoma"/>
              </w:rPr>
            </w:pPr>
            <w:r w:rsidRPr="00CE081D">
              <w:rPr>
                <w:rFonts w:ascii="Tahoma" w:hAnsi="Tahoma" w:cs="Tahoma"/>
              </w:rPr>
              <w:t>20</w:t>
            </w:r>
          </w:p>
        </w:tc>
        <w:tc>
          <w:tcPr>
            <w:tcW w:w="409" w:type="pct"/>
            <w:tcBorders>
              <w:top w:val="single" w:sz="6" w:space="0" w:color="000000"/>
              <w:left w:val="single" w:sz="6" w:space="0" w:color="000000"/>
              <w:bottom w:val="single" w:sz="6" w:space="0" w:color="000000"/>
              <w:right w:val="single" w:sz="6" w:space="0" w:color="000000"/>
            </w:tcBorders>
            <w:vAlign w:val="center"/>
          </w:tcPr>
          <w:p w14:paraId="13F51EED" w14:textId="3D3327DF" w:rsidR="00C65D8C" w:rsidRPr="00CE081D" w:rsidRDefault="00C65D8C" w:rsidP="00C65D8C">
            <w:pPr>
              <w:rPr>
                <w:rFonts w:ascii="Tahoma" w:hAnsi="Tahoma" w:cs="Tahoma"/>
              </w:rPr>
            </w:pPr>
            <w:r w:rsidRPr="00CE081D">
              <w:rPr>
                <w:rFonts w:ascii="Tahoma" w:hAnsi="Tahoma" w:cs="Tahoma"/>
              </w:rPr>
              <w:t>FK</w:t>
            </w:r>
          </w:p>
        </w:tc>
      </w:tr>
      <w:tr w:rsidR="00C65D8C" w:rsidRPr="00CE081D" w14:paraId="1E635CC0" w14:textId="77777777" w:rsidTr="00C65D8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67CCFEDD" w14:textId="64E9EA8B" w:rsidR="00C65D8C" w:rsidRPr="00CE081D" w:rsidRDefault="00C65D8C" w:rsidP="00C65D8C">
            <w:pPr>
              <w:rPr>
                <w:rFonts w:ascii="Tahoma" w:hAnsi="Tahoma" w:cs="Tahoma"/>
              </w:rPr>
            </w:pPr>
            <w:r w:rsidRPr="00CE081D">
              <w:rPr>
                <w:rFonts w:ascii="Tahoma" w:hAnsi="Tahoma" w:cs="Tahoma"/>
              </w:rPr>
              <w:t>3</w:t>
            </w:r>
          </w:p>
        </w:tc>
        <w:tc>
          <w:tcPr>
            <w:tcW w:w="874" w:type="pct"/>
            <w:tcBorders>
              <w:top w:val="single" w:sz="6" w:space="0" w:color="000000"/>
              <w:left w:val="single" w:sz="6" w:space="0" w:color="000000"/>
              <w:bottom w:val="single" w:sz="6" w:space="0" w:color="000000"/>
              <w:right w:val="single" w:sz="6" w:space="0" w:color="000000"/>
            </w:tcBorders>
            <w:vAlign w:val="center"/>
          </w:tcPr>
          <w:p w14:paraId="3E5A4A7D" w14:textId="7CD7CA8E" w:rsidR="00C65D8C" w:rsidRPr="00CE081D" w:rsidRDefault="00C65D8C" w:rsidP="00C65D8C">
            <w:pPr>
              <w:rPr>
                <w:rFonts w:ascii="Tahoma" w:hAnsi="Tahoma" w:cs="Tahoma"/>
              </w:rPr>
            </w:pPr>
            <w:r w:rsidRPr="00CE081D">
              <w:rPr>
                <w:rFonts w:ascii="Tahoma" w:hAnsi="Tahoma" w:cs="Tahoma"/>
              </w:rPr>
              <w:t>description</w:t>
            </w:r>
          </w:p>
        </w:tc>
        <w:tc>
          <w:tcPr>
            <w:tcW w:w="2072" w:type="pct"/>
            <w:tcBorders>
              <w:top w:val="single" w:sz="6" w:space="0" w:color="000000"/>
              <w:left w:val="single" w:sz="6" w:space="0" w:color="000000"/>
              <w:bottom w:val="single" w:sz="6" w:space="0" w:color="000000"/>
              <w:right w:val="single" w:sz="6" w:space="0" w:color="000000"/>
            </w:tcBorders>
            <w:vAlign w:val="center"/>
          </w:tcPr>
          <w:p w14:paraId="28E86DF6" w14:textId="7D82B7A6" w:rsidR="00C65D8C" w:rsidRPr="00CE081D" w:rsidRDefault="00C65D8C" w:rsidP="00C65D8C">
            <w:pPr>
              <w:rPr>
                <w:rFonts w:ascii="Tahoma" w:hAnsi="Tahoma" w:cs="Tahoma"/>
              </w:rPr>
            </w:pPr>
            <w:r w:rsidRPr="00CE081D">
              <w:rPr>
                <w:rFonts w:ascii="Tahoma" w:hAnsi="Tahoma" w:cs="Tahoma"/>
              </w:rPr>
              <w:t>Attachment description</w:t>
            </w:r>
          </w:p>
        </w:tc>
        <w:tc>
          <w:tcPr>
            <w:tcW w:w="398" w:type="pct"/>
            <w:tcBorders>
              <w:top w:val="single" w:sz="6" w:space="0" w:color="000000"/>
              <w:left w:val="single" w:sz="6" w:space="0" w:color="000000"/>
              <w:bottom w:val="single" w:sz="6" w:space="0" w:color="000000"/>
              <w:right w:val="single" w:sz="6" w:space="0" w:color="000000"/>
            </w:tcBorders>
          </w:tcPr>
          <w:p w14:paraId="77CF33F5" w14:textId="1ACC4422" w:rsidR="00C65D8C" w:rsidRPr="00CE081D" w:rsidRDefault="00C65D8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630923AE" w14:textId="295E8453" w:rsidR="00C65D8C" w:rsidRPr="00CE081D" w:rsidRDefault="00C65D8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70AAB6C8" w14:textId="2A0731EE" w:rsidR="00C65D8C" w:rsidRPr="00CE081D" w:rsidRDefault="00C65D8C" w:rsidP="00C65D8C">
            <w:pPr>
              <w:rPr>
                <w:rFonts w:ascii="Tahoma" w:hAnsi="Tahoma" w:cs="Tahoma"/>
              </w:rPr>
            </w:pPr>
            <w:r w:rsidRPr="00CE081D">
              <w:rPr>
                <w:rFonts w:ascii="Tahoma" w:hAnsi="Tahoma" w:cs="Tahoma"/>
              </w:rPr>
              <w:t>255</w:t>
            </w:r>
          </w:p>
        </w:tc>
        <w:tc>
          <w:tcPr>
            <w:tcW w:w="409" w:type="pct"/>
            <w:tcBorders>
              <w:top w:val="single" w:sz="6" w:space="0" w:color="000000"/>
              <w:left w:val="single" w:sz="6" w:space="0" w:color="000000"/>
              <w:bottom w:val="single" w:sz="6" w:space="0" w:color="000000"/>
              <w:right w:val="single" w:sz="6" w:space="0" w:color="000000"/>
            </w:tcBorders>
            <w:vAlign w:val="center"/>
          </w:tcPr>
          <w:p w14:paraId="6032F810" w14:textId="77777777" w:rsidR="00C65D8C" w:rsidRPr="00CE081D" w:rsidRDefault="00C65D8C" w:rsidP="00C65D8C">
            <w:pPr>
              <w:rPr>
                <w:rFonts w:ascii="Tahoma" w:hAnsi="Tahoma" w:cs="Tahoma"/>
              </w:rPr>
            </w:pPr>
          </w:p>
        </w:tc>
      </w:tr>
      <w:tr w:rsidR="00C65D8C" w:rsidRPr="00CE081D" w14:paraId="45900828" w14:textId="77777777" w:rsidTr="00C65D8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5C88BB7" w14:textId="4195BCEC" w:rsidR="00C65D8C" w:rsidRPr="00CE081D" w:rsidRDefault="00C65D8C" w:rsidP="00C65D8C">
            <w:pPr>
              <w:rPr>
                <w:rFonts w:ascii="Tahoma" w:hAnsi="Tahoma" w:cs="Tahoma"/>
              </w:rPr>
            </w:pPr>
            <w:r w:rsidRPr="00CE081D">
              <w:rPr>
                <w:rFonts w:ascii="Tahoma" w:hAnsi="Tahoma" w:cs="Tahoma"/>
              </w:rPr>
              <w:t>4</w:t>
            </w:r>
          </w:p>
        </w:tc>
        <w:tc>
          <w:tcPr>
            <w:tcW w:w="874" w:type="pct"/>
            <w:tcBorders>
              <w:top w:val="single" w:sz="6" w:space="0" w:color="000000"/>
              <w:left w:val="single" w:sz="6" w:space="0" w:color="000000"/>
              <w:bottom w:val="single" w:sz="6" w:space="0" w:color="000000"/>
              <w:right w:val="single" w:sz="6" w:space="0" w:color="000000"/>
            </w:tcBorders>
            <w:vAlign w:val="center"/>
          </w:tcPr>
          <w:p w14:paraId="29A4D129" w14:textId="287D9422" w:rsidR="00C65D8C" w:rsidRPr="00CE081D" w:rsidRDefault="00C65D8C" w:rsidP="00C65D8C">
            <w:pPr>
              <w:rPr>
                <w:rFonts w:ascii="Tahoma" w:hAnsi="Tahoma" w:cs="Tahoma"/>
              </w:rPr>
            </w:pPr>
            <w:r w:rsidRPr="00CE081D">
              <w:rPr>
                <w:rFonts w:ascii="Tahoma" w:hAnsi="Tahoma" w:cs="Tahoma"/>
              </w:rPr>
              <w:t>link</w:t>
            </w:r>
          </w:p>
        </w:tc>
        <w:tc>
          <w:tcPr>
            <w:tcW w:w="2072" w:type="pct"/>
            <w:tcBorders>
              <w:top w:val="single" w:sz="6" w:space="0" w:color="000000"/>
              <w:left w:val="single" w:sz="6" w:space="0" w:color="000000"/>
              <w:bottom w:val="single" w:sz="6" w:space="0" w:color="000000"/>
              <w:right w:val="single" w:sz="6" w:space="0" w:color="000000"/>
            </w:tcBorders>
            <w:vAlign w:val="center"/>
          </w:tcPr>
          <w:p w14:paraId="32F8E3A4" w14:textId="74A8B37E" w:rsidR="00C65D8C" w:rsidRPr="00CE081D" w:rsidRDefault="00C65D8C" w:rsidP="00C65D8C">
            <w:pPr>
              <w:rPr>
                <w:rFonts w:ascii="Tahoma" w:hAnsi="Tahoma" w:cs="Tahoma"/>
              </w:rPr>
            </w:pPr>
            <w:r w:rsidRPr="00CE081D">
              <w:rPr>
                <w:rFonts w:ascii="Tahoma" w:hAnsi="Tahoma" w:cs="Tahoma"/>
              </w:rPr>
              <w:t>Attachment link</w:t>
            </w:r>
          </w:p>
        </w:tc>
        <w:tc>
          <w:tcPr>
            <w:tcW w:w="398" w:type="pct"/>
            <w:tcBorders>
              <w:top w:val="single" w:sz="6" w:space="0" w:color="000000"/>
              <w:left w:val="single" w:sz="6" w:space="0" w:color="000000"/>
              <w:bottom w:val="single" w:sz="6" w:space="0" w:color="000000"/>
              <w:right w:val="single" w:sz="6" w:space="0" w:color="000000"/>
            </w:tcBorders>
          </w:tcPr>
          <w:p w14:paraId="1141EAF0" w14:textId="06FACC22" w:rsidR="00C65D8C" w:rsidRPr="00CE081D" w:rsidRDefault="00C65D8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28DEC34B" w14:textId="5E75E26E" w:rsidR="00C65D8C" w:rsidRPr="00CE081D" w:rsidRDefault="00C65D8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04F6E061" w14:textId="6B7C8AFF" w:rsidR="00C65D8C" w:rsidRPr="00CE081D" w:rsidRDefault="00C65D8C" w:rsidP="00C65D8C">
            <w:pPr>
              <w:rPr>
                <w:rFonts w:ascii="Tahoma" w:hAnsi="Tahoma" w:cs="Tahoma"/>
              </w:rPr>
            </w:pPr>
            <w:r w:rsidRPr="00CE081D">
              <w:rPr>
                <w:rFonts w:ascii="Tahoma" w:hAnsi="Tahoma" w:cs="Tahoma"/>
              </w:rPr>
              <w:t>255</w:t>
            </w:r>
          </w:p>
        </w:tc>
        <w:tc>
          <w:tcPr>
            <w:tcW w:w="409" w:type="pct"/>
            <w:tcBorders>
              <w:top w:val="single" w:sz="6" w:space="0" w:color="000000"/>
              <w:left w:val="single" w:sz="6" w:space="0" w:color="000000"/>
              <w:bottom w:val="single" w:sz="6" w:space="0" w:color="000000"/>
              <w:right w:val="single" w:sz="6" w:space="0" w:color="000000"/>
            </w:tcBorders>
            <w:vAlign w:val="center"/>
          </w:tcPr>
          <w:p w14:paraId="0E0A8B56" w14:textId="77777777" w:rsidR="00C65D8C" w:rsidRPr="00CE081D" w:rsidRDefault="00C65D8C" w:rsidP="00C65D8C">
            <w:pPr>
              <w:rPr>
                <w:rFonts w:ascii="Tahoma" w:hAnsi="Tahoma" w:cs="Tahoma"/>
              </w:rPr>
            </w:pPr>
          </w:p>
        </w:tc>
      </w:tr>
    </w:tbl>
    <w:p w14:paraId="23ED4E34" w14:textId="4A883A52" w:rsidR="00C65D8C" w:rsidRPr="00CE081D" w:rsidRDefault="00C65D8C" w:rsidP="00C65D8C">
      <w:pPr>
        <w:pStyle w:val="Heading3"/>
        <w:shd w:val="pct15" w:color="auto" w:fill="auto"/>
        <w:spacing w:after="60"/>
        <w:ind w:left="720" w:hanging="720"/>
        <w:rPr>
          <w:rFonts w:ascii="Tahoma" w:hAnsi="Tahoma" w:cs="Tahoma"/>
        </w:rPr>
      </w:pPr>
      <w:bookmarkStart w:id="139" w:name="_Toc465763609"/>
      <w:r w:rsidRPr="00CE081D">
        <w:rPr>
          <w:rFonts w:ascii="Tahoma" w:hAnsi="Tahoma" w:cs="Tahoma"/>
        </w:rPr>
        <w:t>Activity</w:t>
      </w:r>
      <w:bookmarkEnd w:id="139"/>
    </w:p>
    <w:p w14:paraId="61DDD437" w14:textId="0E25FD4F" w:rsidR="00C65D8C" w:rsidRPr="00CE081D" w:rsidRDefault="00C65D8C" w:rsidP="00C65D8C">
      <w:pPr>
        <w:pStyle w:val="Caption"/>
        <w:keepNext/>
        <w:rPr>
          <w:rFonts w:ascii="Tahoma" w:hAnsi="Tahoma" w:cs="Tahoma"/>
          <w:sz w:val="18"/>
          <w:szCs w:val="18"/>
        </w:rPr>
      </w:pPr>
      <w:bookmarkStart w:id="140" w:name="_Toc465952347"/>
      <w:proofErr w:type="spellStart"/>
      <w:r w:rsidRPr="00CE081D">
        <w:rPr>
          <w:rFonts w:ascii="Tahoma" w:hAnsi="Tahoma" w:cs="Tahoma"/>
          <w:sz w:val="18"/>
          <w:szCs w:val="18"/>
        </w:rPr>
        <w:t>Tabel</w:t>
      </w:r>
      <w:proofErr w:type="spellEnd"/>
      <w:r w:rsidRPr="00CE081D">
        <w:rPr>
          <w:rFonts w:ascii="Tahoma" w:hAnsi="Tahoma" w:cs="Tahoma"/>
          <w:sz w:val="18"/>
          <w:szCs w:val="18"/>
        </w:rPr>
        <w:t xml:space="preserve"> </w:t>
      </w:r>
      <w:r w:rsidRPr="00CE081D">
        <w:rPr>
          <w:rFonts w:ascii="Tahoma" w:hAnsi="Tahoma" w:cs="Tahoma"/>
          <w:sz w:val="18"/>
          <w:szCs w:val="18"/>
        </w:rPr>
        <w:fldChar w:fldCharType="begin"/>
      </w:r>
      <w:r w:rsidRPr="00CE081D">
        <w:rPr>
          <w:rFonts w:ascii="Tahoma" w:hAnsi="Tahoma" w:cs="Tahoma"/>
          <w:sz w:val="18"/>
          <w:szCs w:val="18"/>
        </w:rPr>
        <w:instrText xml:space="preserve"> SEQ Tabel \* ARABIC </w:instrText>
      </w:r>
      <w:r w:rsidRPr="00CE081D">
        <w:rPr>
          <w:rFonts w:ascii="Tahoma" w:hAnsi="Tahoma" w:cs="Tahoma"/>
          <w:sz w:val="18"/>
          <w:szCs w:val="18"/>
        </w:rPr>
        <w:fldChar w:fldCharType="separate"/>
      </w:r>
      <w:r w:rsidR="007371A6" w:rsidRPr="00CE081D">
        <w:rPr>
          <w:rFonts w:ascii="Tahoma" w:hAnsi="Tahoma" w:cs="Tahoma"/>
          <w:noProof/>
          <w:sz w:val="18"/>
          <w:szCs w:val="18"/>
        </w:rPr>
        <w:t>14</w:t>
      </w:r>
      <w:r w:rsidRPr="00CE081D">
        <w:rPr>
          <w:rFonts w:ascii="Tahoma" w:hAnsi="Tahoma" w:cs="Tahoma"/>
          <w:sz w:val="18"/>
          <w:szCs w:val="18"/>
        </w:rPr>
        <w:fldChar w:fldCharType="end"/>
      </w:r>
      <w:r w:rsidRPr="00CE081D">
        <w:rPr>
          <w:rFonts w:ascii="Tahoma" w:hAnsi="Tahoma" w:cs="Tahoma"/>
          <w:sz w:val="18"/>
          <w:szCs w:val="18"/>
        </w:rPr>
        <w:t xml:space="preserve">  Activity Table</w:t>
      </w:r>
      <w:bookmarkEnd w:id="140"/>
    </w:p>
    <w:tbl>
      <w:tblPr>
        <w:tblW w:w="500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00" w:firstRow="0" w:lastRow="0" w:firstColumn="0" w:lastColumn="0" w:noHBand="0" w:noVBand="0"/>
      </w:tblPr>
      <w:tblGrid>
        <w:gridCol w:w="508"/>
        <w:gridCol w:w="1652"/>
        <w:gridCol w:w="3950"/>
        <w:gridCol w:w="789"/>
        <w:gridCol w:w="1004"/>
        <w:gridCol w:w="929"/>
        <w:gridCol w:w="760"/>
      </w:tblGrid>
      <w:tr w:rsidR="00C65D8C" w:rsidRPr="00CE081D" w14:paraId="784D3107" w14:textId="77777777" w:rsidTr="00C65D8C">
        <w:trPr>
          <w:cantSplit/>
          <w:tblHeader/>
        </w:trPr>
        <w:tc>
          <w:tcPr>
            <w:tcW w:w="1133"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16232C15" w14:textId="77777777" w:rsidR="00C65D8C" w:rsidRPr="00CE081D" w:rsidRDefault="00C65D8C" w:rsidP="00C65D8C">
            <w:pPr>
              <w:rPr>
                <w:rFonts w:ascii="Tahoma" w:hAnsi="Tahoma" w:cs="Tahoma"/>
              </w:rPr>
            </w:pPr>
            <w:r w:rsidRPr="00CE081D">
              <w:rPr>
                <w:rFonts w:ascii="Tahoma" w:hAnsi="Tahoma" w:cs="Tahoma"/>
                <w:b/>
                <w:bCs/>
                <w:noProof/>
              </w:rPr>
              <w:t>Table ID</w:t>
            </w:r>
          </w:p>
        </w:tc>
        <w:tc>
          <w:tcPr>
            <w:tcW w:w="3867"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5E5EDCE5" w14:textId="01220204" w:rsidR="00C65D8C" w:rsidRPr="00CE081D" w:rsidRDefault="00C65D8C" w:rsidP="00C65D8C">
            <w:pPr>
              <w:rPr>
                <w:rFonts w:ascii="Tahoma" w:hAnsi="Tahoma" w:cs="Tahoma"/>
              </w:rPr>
            </w:pPr>
            <w:r w:rsidRPr="00CE081D">
              <w:rPr>
                <w:rFonts w:ascii="Tahoma" w:hAnsi="Tahoma" w:cs="Tahoma"/>
              </w:rPr>
              <w:t>T-8</w:t>
            </w:r>
          </w:p>
        </w:tc>
      </w:tr>
      <w:tr w:rsidR="00C65D8C" w:rsidRPr="00CE081D" w14:paraId="3DB884FD" w14:textId="77777777" w:rsidTr="00C65D8C">
        <w:trPr>
          <w:cantSplit/>
          <w:tblHeader/>
        </w:trPr>
        <w:tc>
          <w:tcPr>
            <w:tcW w:w="1133"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445ED2B4" w14:textId="77777777" w:rsidR="00C65D8C" w:rsidRPr="00CE081D" w:rsidRDefault="00C65D8C" w:rsidP="00C65D8C">
            <w:pPr>
              <w:rPr>
                <w:rFonts w:ascii="Tahoma" w:hAnsi="Tahoma" w:cs="Tahoma"/>
              </w:rPr>
            </w:pPr>
            <w:r w:rsidRPr="00CE081D">
              <w:rPr>
                <w:rFonts w:ascii="Tahoma" w:hAnsi="Tahoma" w:cs="Tahoma"/>
                <w:b/>
                <w:bCs/>
                <w:noProof/>
              </w:rPr>
              <w:t>Table Description</w:t>
            </w:r>
          </w:p>
        </w:tc>
        <w:tc>
          <w:tcPr>
            <w:tcW w:w="3867"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04C6124B" w14:textId="77777777" w:rsidR="00C65D8C" w:rsidRPr="00CE081D" w:rsidRDefault="00C65D8C" w:rsidP="00C65D8C">
            <w:pPr>
              <w:rPr>
                <w:rFonts w:ascii="Tahoma" w:hAnsi="Tahoma" w:cs="Tahoma"/>
              </w:rPr>
            </w:pPr>
            <w:r w:rsidRPr="00CE081D">
              <w:rPr>
                <w:rFonts w:ascii="Tahoma" w:hAnsi="Tahoma" w:cs="Tahoma"/>
              </w:rPr>
              <w:t>Saving survey information</w:t>
            </w:r>
          </w:p>
        </w:tc>
      </w:tr>
      <w:tr w:rsidR="00C65D8C" w:rsidRPr="00CE081D" w14:paraId="12708AE4" w14:textId="77777777" w:rsidTr="00C65D8C">
        <w:trPr>
          <w:cantSplit/>
          <w:tblHeader/>
        </w:trPr>
        <w:tc>
          <w:tcPr>
            <w:tcW w:w="25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6AD2AB29" w14:textId="77777777" w:rsidR="00C65D8C" w:rsidRPr="00CE081D" w:rsidRDefault="00C65D8C" w:rsidP="00C65D8C">
            <w:pPr>
              <w:rPr>
                <w:rFonts w:ascii="Tahoma" w:hAnsi="Tahoma" w:cs="Tahoma"/>
              </w:rPr>
            </w:pPr>
            <w:r w:rsidRPr="00CE081D">
              <w:rPr>
                <w:rFonts w:ascii="Tahoma" w:hAnsi="Tahoma" w:cs="Tahoma"/>
                <w:b/>
                <w:bCs/>
                <w:noProof/>
              </w:rPr>
              <w:t>No</w:t>
            </w:r>
          </w:p>
        </w:tc>
        <w:tc>
          <w:tcPr>
            <w:tcW w:w="874"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2EFD2826" w14:textId="77777777" w:rsidR="00C65D8C" w:rsidRPr="00CE081D" w:rsidRDefault="00C65D8C" w:rsidP="00C65D8C">
            <w:pPr>
              <w:rPr>
                <w:rFonts w:ascii="Tahoma" w:hAnsi="Tahoma" w:cs="Tahoma"/>
              </w:rPr>
            </w:pPr>
            <w:r w:rsidRPr="00CE081D">
              <w:rPr>
                <w:rFonts w:ascii="Tahoma" w:hAnsi="Tahoma" w:cs="Tahoma"/>
                <w:b/>
                <w:bCs/>
                <w:noProof/>
                <w:lang w:val="id-ID"/>
              </w:rPr>
              <w:t>Field Name</w:t>
            </w:r>
          </w:p>
        </w:tc>
        <w:tc>
          <w:tcPr>
            <w:tcW w:w="2072"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40FA1524" w14:textId="77777777" w:rsidR="00C65D8C" w:rsidRPr="00CE081D" w:rsidRDefault="00C65D8C" w:rsidP="00C65D8C">
            <w:pPr>
              <w:rPr>
                <w:rFonts w:ascii="Tahoma" w:hAnsi="Tahoma" w:cs="Tahoma"/>
              </w:rPr>
            </w:pPr>
            <w:r w:rsidRPr="00CE081D">
              <w:rPr>
                <w:rFonts w:ascii="Tahoma" w:hAnsi="Tahoma" w:cs="Tahoma"/>
                <w:b/>
                <w:bCs/>
                <w:noProof/>
                <w:lang w:val="id-ID"/>
              </w:rPr>
              <w:t>Field Description</w:t>
            </w:r>
          </w:p>
        </w:tc>
        <w:tc>
          <w:tcPr>
            <w:tcW w:w="398" w:type="pct"/>
            <w:tcBorders>
              <w:top w:val="single" w:sz="6" w:space="0" w:color="000000"/>
              <w:left w:val="single" w:sz="6" w:space="0" w:color="000000"/>
              <w:bottom w:val="single" w:sz="6" w:space="0" w:color="000000"/>
              <w:right w:val="single" w:sz="6" w:space="0" w:color="000000"/>
            </w:tcBorders>
            <w:shd w:val="clear" w:color="auto" w:fill="E5DFEC"/>
          </w:tcPr>
          <w:p w14:paraId="5509F007" w14:textId="77777777" w:rsidR="00C65D8C" w:rsidRPr="00CE081D" w:rsidRDefault="00C65D8C" w:rsidP="00C65D8C">
            <w:pPr>
              <w:rPr>
                <w:rFonts w:ascii="Tahoma" w:hAnsi="Tahoma" w:cs="Tahoma"/>
                <w:b/>
                <w:bCs/>
                <w:noProof/>
              </w:rPr>
            </w:pPr>
            <w:r w:rsidRPr="00CE081D">
              <w:rPr>
                <w:rFonts w:ascii="Tahoma" w:hAnsi="Tahoma" w:cs="Tahoma"/>
                <w:b/>
                <w:bCs/>
                <w:noProof/>
              </w:rPr>
              <w:t>Allow Null?</w:t>
            </w:r>
          </w:p>
        </w:tc>
        <w:tc>
          <w:tcPr>
            <w:tcW w:w="520"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794A103C" w14:textId="77777777" w:rsidR="00C65D8C" w:rsidRPr="00CE081D" w:rsidRDefault="00C65D8C" w:rsidP="00C65D8C">
            <w:pPr>
              <w:rPr>
                <w:rFonts w:ascii="Tahoma" w:hAnsi="Tahoma" w:cs="Tahoma"/>
              </w:rPr>
            </w:pPr>
            <w:r w:rsidRPr="00CE081D">
              <w:rPr>
                <w:rFonts w:ascii="Tahoma" w:hAnsi="Tahoma" w:cs="Tahoma"/>
                <w:b/>
                <w:bCs/>
                <w:noProof/>
              </w:rPr>
              <w:t xml:space="preserve">Data </w:t>
            </w:r>
            <w:r w:rsidRPr="00CE081D">
              <w:rPr>
                <w:rFonts w:ascii="Tahoma" w:hAnsi="Tahoma" w:cs="Tahoma"/>
                <w:b/>
                <w:bCs/>
                <w:noProof/>
                <w:lang w:val="id-ID"/>
              </w:rPr>
              <w:t>Type</w:t>
            </w:r>
          </w:p>
        </w:tc>
        <w:tc>
          <w:tcPr>
            <w:tcW w:w="468" w:type="pct"/>
            <w:tcBorders>
              <w:top w:val="single" w:sz="6" w:space="0" w:color="000000"/>
              <w:left w:val="single" w:sz="6" w:space="0" w:color="000000"/>
              <w:bottom w:val="single" w:sz="6" w:space="0" w:color="000000"/>
              <w:right w:val="single" w:sz="6" w:space="0" w:color="000000"/>
            </w:tcBorders>
            <w:shd w:val="clear" w:color="auto" w:fill="E5DFEC"/>
          </w:tcPr>
          <w:p w14:paraId="295DC9E1" w14:textId="77777777" w:rsidR="00C65D8C" w:rsidRPr="00CE081D" w:rsidRDefault="00C65D8C" w:rsidP="00C65D8C">
            <w:pPr>
              <w:rPr>
                <w:rFonts w:ascii="Tahoma" w:hAnsi="Tahoma" w:cs="Tahoma"/>
                <w:b/>
                <w:bCs/>
                <w:noProof/>
              </w:rPr>
            </w:pPr>
            <w:r w:rsidRPr="00CE081D">
              <w:rPr>
                <w:rFonts w:ascii="Tahoma" w:hAnsi="Tahoma" w:cs="Tahoma"/>
                <w:b/>
                <w:bCs/>
                <w:noProof/>
              </w:rPr>
              <w:t>Data Length</w:t>
            </w:r>
          </w:p>
        </w:tc>
        <w:tc>
          <w:tcPr>
            <w:tcW w:w="40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0E168ECA" w14:textId="77777777" w:rsidR="00C65D8C" w:rsidRPr="00CE081D" w:rsidRDefault="00C65D8C" w:rsidP="00C65D8C">
            <w:pPr>
              <w:rPr>
                <w:rFonts w:ascii="Tahoma" w:hAnsi="Tahoma" w:cs="Tahoma"/>
              </w:rPr>
            </w:pPr>
            <w:r w:rsidRPr="00CE081D">
              <w:rPr>
                <w:rFonts w:ascii="Tahoma" w:hAnsi="Tahoma" w:cs="Tahoma"/>
                <w:b/>
                <w:bCs/>
                <w:noProof/>
                <w:lang w:val="id-ID"/>
              </w:rPr>
              <w:t xml:space="preserve"> PK / FK</w:t>
            </w:r>
          </w:p>
        </w:tc>
      </w:tr>
      <w:tr w:rsidR="00C65D8C" w:rsidRPr="00CE081D" w14:paraId="6D0DB391" w14:textId="77777777" w:rsidTr="00C65D8C">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028D0674" w14:textId="77777777" w:rsidR="00C65D8C" w:rsidRPr="00CE081D" w:rsidRDefault="00C65D8C" w:rsidP="00C65D8C">
            <w:pPr>
              <w:rPr>
                <w:rFonts w:ascii="Tahoma" w:hAnsi="Tahoma" w:cs="Tahoma"/>
              </w:rPr>
            </w:pPr>
            <w:r w:rsidRPr="00CE081D">
              <w:rPr>
                <w:rFonts w:ascii="Tahoma" w:hAnsi="Tahoma" w:cs="Tahoma"/>
              </w:rPr>
              <w:t>1</w:t>
            </w:r>
          </w:p>
        </w:tc>
        <w:tc>
          <w:tcPr>
            <w:tcW w:w="874" w:type="pct"/>
            <w:tcBorders>
              <w:top w:val="single" w:sz="6" w:space="0" w:color="000000"/>
              <w:left w:val="single" w:sz="6" w:space="0" w:color="000000"/>
              <w:bottom w:val="single" w:sz="6" w:space="0" w:color="000000"/>
              <w:right w:val="single" w:sz="6" w:space="0" w:color="000000"/>
            </w:tcBorders>
            <w:vAlign w:val="center"/>
          </w:tcPr>
          <w:p w14:paraId="773D3766" w14:textId="662A023E" w:rsidR="00C65D8C" w:rsidRPr="00CE081D" w:rsidRDefault="00C65D8C" w:rsidP="00C65D8C">
            <w:pPr>
              <w:rPr>
                <w:rFonts w:ascii="Tahoma" w:hAnsi="Tahoma" w:cs="Tahoma"/>
              </w:rPr>
            </w:pPr>
            <w:proofErr w:type="spellStart"/>
            <w:r w:rsidRPr="00CE081D">
              <w:rPr>
                <w:rFonts w:ascii="Tahoma" w:hAnsi="Tahoma" w:cs="Tahoma"/>
              </w:rPr>
              <w:t>activityID</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02834B28" w14:textId="782DA6BA" w:rsidR="00C65D8C" w:rsidRPr="00CE081D" w:rsidRDefault="00C65D8C" w:rsidP="00C65D8C">
            <w:pPr>
              <w:rPr>
                <w:rFonts w:ascii="Tahoma" w:hAnsi="Tahoma" w:cs="Tahoma"/>
              </w:rPr>
            </w:pPr>
            <w:r w:rsidRPr="00CE081D">
              <w:rPr>
                <w:rFonts w:ascii="Tahoma" w:hAnsi="Tahoma" w:cs="Tahoma"/>
              </w:rPr>
              <w:t>Primary Key</w:t>
            </w:r>
          </w:p>
        </w:tc>
        <w:tc>
          <w:tcPr>
            <w:tcW w:w="398" w:type="pct"/>
            <w:tcBorders>
              <w:top w:val="single" w:sz="6" w:space="0" w:color="000000"/>
              <w:left w:val="single" w:sz="6" w:space="0" w:color="000000"/>
              <w:bottom w:val="single" w:sz="6" w:space="0" w:color="000000"/>
              <w:right w:val="single" w:sz="6" w:space="0" w:color="000000"/>
            </w:tcBorders>
          </w:tcPr>
          <w:p w14:paraId="01E6F4C2" w14:textId="77777777" w:rsidR="00C65D8C" w:rsidRPr="00CE081D" w:rsidRDefault="00C65D8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144864F0" w14:textId="77777777" w:rsidR="00C65D8C" w:rsidRPr="00CE081D" w:rsidRDefault="00C65D8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385506FA" w14:textId="705DFAE3" w:rsidR="00C65D8C" w:rsidRPr="00CE081D" w:rsidRDefault="00C65D8C" w:rsidP="00C65D8C">
            <w:pPr>
              <w:rPr>
                <w:rFonts w:ascii="Tahoma" w:hAnsi="Tahoma" w:cs="Tahoma"/>
              </w:rPr>
            </w:pPr>
            <w:r w:rsidRPr="00CE081D">
              <w:rPr>
                <w:rFonts w:ascii="Tahoma" w:hAnsi="Tahoma" w:cs="Tahoma"/>
              </w:rPr>
              <w:t>20</w:t>
            </w:r>
          </w:p>
        </w:tc>
        <w:tc>
          <w:tcPr>
            <w:tcW w:w="409" w:type="pct"/>
            <w:tcBorders>
              <w:top w:val="single" w:sz="6" w:space="0" w:color="000000"/>
              <w:left w:val="single" w:sz="6" w:space="0" w:color="000000"/>
              <w:bottom w:val="single" w:sz="6" w:space="0" w:color="000000"/>
              <w:right w:val="single" w:sz="6" w:space="0" w:color="000000"/>
            </w:tcBorders>
            <w:vAlign w:val="center"/>
          </w:tcPr>
          <w:p w14:paraId="30F97517" w14:textId="77777777" w:rsidR="00C65D8C" w:rsidRPr="00CE081D" w:rsidRDefault="00C65D8C" w:rsidP="00C65D8C">
            <w:pPr>
              <w:rPr>
                <w:rFonts w:ascii="Tahoma" w:hAnsi="Tahoma" w:cs="Tahoma"/>
              </w:rPr>
            </w:pPr>
            <w:r w:rsidRPr="00CE081D">
              <w:rPr>
                <w:rFonts w:ascii="Tahoma" w:hAnsi="Tahoma" w:cs="Tahoma"/>
              </w:rPr>
              <w:t>PK</w:t>
            </w:r>
          </w:p>
        </w:tc>
      </w:tr>
      <w:tr w:rsidR="00C65D8C" w:rsidRPr="00CE081D" w14:paraId="4FE42048" w14:textId="77777777" w:rsidTr="00C65D8C">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435CFF59" w14:textId="7DB754C7" w:rsidR="00C65D8C" w:rsidRPr="00CE081D" w:rsidRDefault="00C65D8C" w:rsidP="00C65D8C">
            <w:pPr>
              <w:rPr>
                <w:rFonts w:ascii="Tahoma" w:hAnsi="Tahoma" w:cs="Tahoma"/>
              </w:rPr>
            </w:pPr>
            <w:r w:rsidRPr="00CE081D">
              <w:rPr>
                <w:rFonts w:ascii="Tahoma" w:hAnsi="Tahoma" w:cs="Tahoma"/>
              </w:rPr>
              <w:t>2</w:t>
            </w:r>
          </w:p>
        </w:tc>
        <w:tc>
          <w:tcPr>
            <w:tcW w:w="874" w:type="pct"/>
            <w:tcBorders>
              <w:top w:val="single" w:sz="6" w:space="0" w:color="000000"/>
              <w:left w:val="single" w:sz="6" w:space="0" w:color="000000"/>
              <w:bottom w:val="single" w:sz="6" w:space="0" w:color="000000"/>
              <w:right w:val="single" w:sz="6" w:space="0" w:color="000000"/>
            </w:tcBorders>
            <w:vAlign w:val="center"/>
          </w:tcPr>
          <w:p w14:paraId="61BCCFA6" w14:textId="7D3C4256" w:rsidR="00C65D8C" w:rsidRPr="00CE081D" w:rsidRDefault="00C65D8C" w:rsidP="00C65D8C">
            <w:pPr>
              <w:rPr>
                <w:rFonts w:ascii="Tahoma" w:hAnsi="Tahoma" w:cs="Tahoma"/>
              </w:rPr>
            </w:pPr>
            <w:proofErr w:type="spellStart"/>
            <w:r w:rsidRPr="00CE081D">
              <w:rPr>
                <w:rFonts w:ascii="Tahoma" w:hAnsi="Tahoma" w:cs="Tahoma"/>
              </w:rPr>
              <w:t>projectID</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2376F6BD" w14:textId="0BC9DAC0" w:rsidR="00C65D8C" w:rsidRPr="00CE081D" w:rsidRDefault="00C65D8C" w:rsidP="00C65D8C">
            <w:pPr>
              <w:rPr>
                <w:rFonts w:ascii="Tahoma" w:hAnsi="Tahoma" w:cs="Tahoma"/>
              </w:rPr>
            </w:pPr>
            <w:r w:rsidRPr="00CE081D">
              <w:rPr>
                <w:rFonts w:ascii="Tahoma" w:hAnsi="Tahoma" w:cs="Tahoma"/>
              </w:rPr>
              <w:t>Foreign Key to Project table</w:t>
            </w:r>
          </w:p>
        </w:tc>
        <w:tc>
          <w:tcPr>
            <w:tcW w:w="398" w:type="pct"/>
            <w:tcBorders>
              <w:top w:val="single" w:sz="6" w:space="0" w:color="000000"/>
              <w:left w:val="single" w:sz="6" w:space="0" w:color="000000"/>
              <w:bottom w:val="single" w:sz="6" w:space="0" w:color="000000"/>
              <w:right w:val="single" w:sz="6" w:space="0" w:color="000000"/>
            </w:tcBorders>
          </w:tcPr>
          <w:p w14:paraId="25E46590" w14:textId="59D9B4D1" w:rsidR="00C65D8C" w:rsidRPr="00CE081D" w:rsidRDefault="00C65D8C" w:rsidP="00C65D8C">
            <w:pPr>
              <w:rPr>
                <w:rFonts w:ascii="Tahoma" w:hAnsi="Tahoma" w:cs="Tahoma"/>
              </w:rPr>
            </w:pPr>
            <w:r w:rsidRPr="00CE081D">
              <w:rPr>
                <w:rFonts w:ascii="Tahoma" w:hAnsi="Tahoma" w:cs="Tahoma"/>
              </w:rPr>
              <w:t>Y</w:t>
            </w:r>
          </w:p>
        </w:tc>
        <w:tc>
          <w:tcPr>
            <w:tcW w:w="520" w:type="pct"/>
            <w:tcBorders>
              <w:top w:val="single" w:sz="6" w:space="0" w:color="000000"/>
              <w:left w:val="single" w:sz="6" w:space="0" w:color="000000"/>
              <w:bottom w:val="single" w:sz="6" w:space="0" w:color="000000"/>
              <w:right w:val="single" w:sz="6" w:space="0" w:color="000000"/>
            </w:tcBorders>
            <w:vAlign w:val="center"/>
          </w:tcPr>
          <w:p w14:paraId="461901EE" w14:textId="0FFA9131" w:rsidR="00C65D8C" w:rsidRPr="00CE081D" w:rsidRDefault="00C65D8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486BDF47" w14:textId="1AA0C16C" w:rsidR="00C65D8C" w:rsidRPr="00CE081D" w:rsidRDefault="00C65D8C" w:rsidP="00C65D8C">
            <w:pPr>
              <w:rPr>
                <w:rFonts w:ascii="Tahoma" w:hAnsi="Tahoma" w:cs="Tahoma"/>
              </w:rPr>
            </w:pPr>
            <w:r w:rsidRPr="00CE081D">
              <w:rPr>
                <w:rFonts w:ascii="Tahoma" w:hAnsi="Tahoma" w:cs="Tahoma"/>
              </w:rPr>
              <w:t>20</w:t>
            </w:r>
          </w:p>
        </w:tc>
        <w:tc>
          <w:tcPr>
            <w:tcW w:w="409" w:type="pct"/>
            <w:tcBorders>
              <w:top w:val="single" w:sz="6" w:space="0" w:color="000000"/>
              <w:left w:val="single" w:sz="6" w:space="0" w:color="000000"/>
              <w:bottom w:val="single" w:sz="6" w:space="0" w:color="000000"/>
              <w:right w:val="single" w:sz="6" w:space="0" w:color="000000"/>
            </w:tcBorders>
            <w:vAlign w:val="center"/>
          </w:tcPr>
          <w:p w14:paraId="6D617C22" w14:textId="2428FDB0" w:rsidR="00C65D8C" w:rsidRPr="00CE081D" w:rsidRDefault="00C65D8C" w:rsidP="00C65D8C">
            <w:pPr>
              <w:rPr>
                <w:rFonts w:ascii="Tahoma" w:hAnsi="Tahoma" w:cs="Tahoma"/>
              </w:rPr>
            </w:pPr>
            <w:r w:rsidRPr="00CE081D">
              <w:rPr>
                <w:rFonts w:ascii="Tahoma" w:hAnsi="Tahoma" w:cs="Tahoma"/>
              </w:rPr>
              <w:t>FK</w:t>
            </w:r>
          </w:p>
        </w:tc>
      </w:tr>
      <w:tr w:rsidR="00C65D8C" w:rsidRPr="00CE081D" w14:paraId="2FFA4C77" w14:textId="77777777" w:rsidTr="00C65D8C">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220EE959" w14:textId="30544035" w:rsidR="00C65D8C" w:rsidRPr="00CE081D" w:rsidRDefault="00C65D8C" w:rsidP="00C65D8C">
            <w:pPr>
              <w:rPr>
                <w:rFonts w:ascii="Tahoma" w:hAnsi="Tahoma" w:cs="Tahoma"/>
              </w:rPr>
            </w:pPr>
            <w:r w:rsidRPr="00CE081D">
              <w:rPr>
                <w:rFonts w:ascii="Tahoma" w:hAnsi="Tahoma" w:cs="Tahoma"/>
              </w:rPr>
              <w:t>3</w:t>
            </w:r>
          </w:p>
        </w:tc>
        <w:tc>
          <w:tcPr>
            <w:tcW w:w="874" w:type="pct"/>
            <w:tcBorders>
              <w:top w:val="single" w:sz="6" w:space="0" w:color="000000"/>
              <w:left w:val="single" w:sz="6" w:space="0" w:color="000000"/>
              <w:bottom w:val="single" w:sz="6" w:space="0" w:color="000000"/>
              <w:right w:val="single" w:sz="6" w:space="0" w:color="000000"/>
            </w:tcBorders>
            <w:vAlign w:val="center"/>
          </w:tcPr>
          <w:p w14:paraId="311AAFB5" w14:textId="2B2FF5F7" w:rsidR="00C65D8C" w:rsidRPr="00CE081D" w:rsidRDefault="00C65D8C" w:rsidP="00C65D8C">
            <w:pPr>
              <w:rPr>
                <w:rFonts w:ascii="Tahoma" w:hAnsi="Tahoma" w:cs="Tahoma"/>
              </w:rPr>
            </w:pPr>
            <w:r w:rsidRPr="00CE081D">
              <w:rPr>
                <w:rFonts w:ascii="Tahoma" w:hAnsi="Tahoma" w:cs="Tahoma"/>
              </w:rPr>
              <w:t>title</w:t>
            </w:r>
          </w:p>
        </w:tc>
        <w:tc>
          <w:tcPr>
            <w:tcW w:w="2072" w:type="pct"/>
            <w:tcBorders>
              <w:top w:val="single" w:sz="6" w:space="0" w:color="000000"/>
              <w:left w:val="single" w:sz="6" w:space="0" w:color="000000"/>
              <w:bottom w:val="single" w:sz="6" w:space="0" w:color="000000"/>
              <w:right w:val="single" w:sz="6" w:space="0" w:color="000000"/>
            </w:tcBorders>
            <w:vAlign w:val="center"/>
          </w:tcPr>
          <w:p w14:paraId="67D38B51" w14:textId="00662E1C" w:rsidR="00C65D8C" w:rsidRPr="00CE081D" w:rsidRDefault="00C65D8C" w:rsidP="00C65D8C">
            <w:pPr>
              <w:rPr>
                <w:rFonts w:ascii="Tahoma" w:hAnsi="Tahoma" w:cs="Tahoma"/>
              </w:rPr>
            </w:pPr>
            <w:r w:rsidRPr="00CE081D">
              <w:rPr>
                <w:rFonts w:ascii="Tahoma" w:hAnsi="Tahoma" w:cs="Tahoma"/>
              </w:rPr>
              <w:t>Activity title</w:t>
            </w:r>
          </w:p>
        </w:tc>
        <w:tc>
          <w:tcPr>
            <w:tcW w:w="398" w:type="pct"/>
            <w:tcBorders>
              <w:top w:val="single" w:sz="6" w:space="0" w:color="000000"/>
              <w:left w:val="single" w:sz="6" w:space="0" w:color="000000"/>
              <w:bottom w:val="single" w:sz="6" w:space="0" w:color="000000"/>
              <w:right w:val="single" w:sz="6" w:space="0" w:color="000000"/>
            </w:tcBorders>
          </w:tcPr>
          <w:p w14:paraId="39949717" w14:textId="7C15558C" w:rsidR="00C65D8C" w:rsidRPr="00CE081D" w:rsidRDefault="00C65D8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14752014" w14:textId="597FD9E3" w:rsidR="00C65D8C" w:rsidRPr="00CE081D" w:rsidRDefault="00C65D8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6C5C671F" w14:textId="18D6C763" w:rsidR="00C65D8C" w:rsidRPr="00CE081D" w:rsidRDefault="00C65D8C" w:rsidP="00C65D8C">
            <w:pPr>
              <w:rPr>
                <w:rFonts w:ascii="Tahoma" w:hAnsi="Tahoma" w:cs="Tahoma"/>
              </w:rPr>
            </w:pPr>
            <w:r w:rsidRPr="00CE081D">
              <w:rPr>
                <w:rFonts w:ascii="Tahoma" w:hAnsi="Tahoma" w:cs="Tahoma"/>
              </w:rPr>
              <w:t>100</w:t>
            </w:r>
          </w:p>
        </w:tc>
        <w:tc>
          <w:tcPr>
            <w:tcW w:w="409" w:type="pct"/>
            <w:tcBorders>
              <w:top w:val="single" w:sz="6" w:space="0" w:color="000000"/>
              <w:left w:val="single" w:sz="6" w:space="0" w:color="000000"/>
              <w:bottom w:val="single" w:sz="6" w:space="0" w:color="000000"/>
              <w:right w:val="single" w:sz="6" w:space="0" w:color="000000"/>
            </w:tcBorders>
            <w:vAlign w:val="center"/>
          </w:tcPr>
          <w:p w14:paraId="2FECF185" w14:textId="77777777" w:rsidR="00C65D8C" w:rsidRPr="00CE081D" w:rsidRDefault="00C65D8C" w:rsidP="00C65D8C">
            <w:pPr>
              <w:rPr>
                <w:rFonts w:ascii="Tahoma" w:hAnsi="Tahoma" w:cs="Tahoma"/>
              </w:rPr>
            </w:pPr>
          </w:p>
        </w:tc>
      </w:tr>
      <w:tr w:rsidR="00C65D8C" w:rsidRPr="00CE081D" w14:paraId="14A075BC" w14:textId="77777777" w:rsidTr="00C65D8C">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7734E7FC" w14:textId="6AD16C29" w:rsidR="00C65D8C" w:rsidRPr="00CE081D" w:rsidRDefault="00C65D8C" w:rsidP="00C65D8C">
            <w:pPr>
              <w:rPr>
                <w:rFonts w:ascii="Tahoma" w:hAnsi="Tahoma" w:cs="Tahoma"/>
              </w:rPr>
            </w:pPr>
            <w:r w:rsidRPr="00CE081D">
              <w:rPr>
                <w:rFonts w:ascii="Tahoma" w:hAnsi="Tahoma" w:cs="Tahoma"/>
              </w:rPr>
              <w:t>4</w:t>
            </w:r>
          </w:p>
        </w:tc>
        <w:tc>
          <w:tcPr>
            <w:tcW w:w="874" w:type="pct"/>
            <w:tcBorders>
              <w:top w:val="single" w:sz="6" w:space="0" w:color="000000"/>
              <w:left w:val="single" w:sz="6" w:space="0" w:color="000000"/>
              <w:bottom w:val="single" w:sz="6" w:space="0" w:color="000000"/>
              <w:right w:val="single" w:sz="6" w:space="0" w:color="000000"/>
            </w:tcBorders>
            <w:vAlign w:val="center"/>
          </w:tcPr>
          <w:p w14:paraId="43B4A47C" w14:textId="7F2F49F1" w:rsidR="00C65D8C" w:rsidRPr="00CE081D" w:rsidRDefault="00C65D8C" w:rsidP="00C65D8C">
            <w:pPr>
              <w:rPr>
                <w:rFonts w:ascii="Tahoma" w:hAnsi="Tahoma" w:cs="Tahoma"/>
              </w:rPr>
            </w:pPr>
            <w:r w:rsidRPr="00CE081D">
              <w:rPr>
                <w:rFonts w:ascii="Tahoma" w:hAnsi="Tahoma" w:cs="Tahoma"/>
              </w:rPr>
              <w:t>description</w:t>
            </w:r>
          </w:p>
        </w:tc>
        <w:tc>
          <w:tcPr>
            <w:tcW w:w="2072" w:type="pct"/>
            <w:tcBorders>
              <w:top w:val="single" w:sz="6" w:space="0" w:color="000000"/>
              <w:left w:val="single" w:sz="6" w:space="0" w:color="000000"/>
              <w:bottom w:val="single" w:sz="6" w:space="0" w:color="000000"/>
              <w:right w:val="single" w:sz="6" w:space="0" w:color="000000"/>
            </w:tcBorders>
            <w:vAlign w:val="center"/>
          </w:tcPr>
          <w:p w14:paraId="0416FF4B" w14:textId="6B038E15" w:rsidR="00C65D8C" w:rsidRPr="00CE081D" w:rsidRDefault="00C65D8C" w:rsidP="00C65D8C">
            <w:pPr>
              <w:rPr>
                <w:rFonts w:ascii="Tahoma" w:hAnsi="Tahoma" w:cs="Tahoma"/>
              </w:rPr>
            </w:pPr>
            <w:r w:rsidRPr="00CE081D">
              <w:rPr>
                <w:rFonts w:ascii="Tahoma" w:hAnsi="Tahoma" w:cs="Tahoma"/>
              </w:rPr>
              <w:t>Activity description</w:t>
            </w:r>
          </w:p>
        </w:tc>
        <w:tc>
          <w:tcPr>
            <w:tcW w:w="398" w:type="pct"/>
            <w:tcBorders>
              <w:top w:val="single" w:sz="6" w:space="0" w:color="000000"/>
              <w:left w:val="single" w:sz="6" w:space="0" w:color="000000"/>
              <w:bottom w:val="single" w:sz="6" w:space="0" w:color="000000"/>
              <w:right w:val="single" w:sz="6" w:space="0" w:color="000000"/>
            </w:tcBorders>
          </w:tcPr>
          <w:p w14:paraId="014C9659" w14:textId="026EB864" w:rsidR="00C65D8C" w:rsidRPr="00CE081D" w:rsidRDefault="00C65D8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72308D5A" w14:textId="6CA48075" w:rsidR="00C65D8C" w:rsidRPr="00CE081D" w:rsidRDefault="00C65D8C" w:rsidP="00C65D8C">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4BAB984D" w14:textId="7DE1082E" w:rsidR="00C65D8C" w:rsidRPr="00CE081D" w:rsidRDefault="00C65D8C" w:rsidP="00C65D8C">
            <w:pPr>
              <w:rPr>
                <w:rFonts w:ascii="Tahoma" w:hAnsi="Tahoma" w:cs="Tahoma"/>
              </w:rPr>
            </w:pPr>
            <w:r w:rsidRPr="00CE081D">
              <w:rPr>
                <w:rFonts w:ascii="Tahoma" w:hAnsi="Tahoma" w:cs="Tahoma"/>
              </w:rPr>
              <w:t>255</w:t>
            </w:r>
          </w:p>
        </w:tc>
        <w:tc>
          <w:tcPr>
            <w:tcW w:w="409" w:type="pct"/>
            <w:tcBorders>
              <w:top w:val="single" w:sz="6" w:space="0" w:color="000000"/>
              <w:left w:val="single" w:sz="6" w:space="0" w:color="000000"/>
              <w:bottom w:val="single" w:sz="6" w:space="0" w:color="000000"/>
              <w:right w:val="single" w:sz="6" w:space="0" w:color="000000"/>
            </w:tcBorders>
            <w:vAlign w:val="center"/>
          </w:tcPr>
          <w:p w14:paraId="10FEA8DA" w14:textId="77777777" w:rsidR="00C65D8C" w:rsidRPr="00CE081D" w:rsidRDefault="00C65D8C" w:rsidP="00C65D8C">
            <w:pPr>
              <w:rPr>
                <w:rFonts w:ascii="Tahoma" w:hAnsi="Tahoma" w:cs="Tahoma"/>
              </w:rPr>
            </w:pPr>
          </w:p>
        </w:tc>
      </w:tr>
      <w:tr w:rsidR="00C65D8C" w:rsidRPr="00CE081D" w14:paraId="61E8F6D4" w14:textId="77777777" w:rsidTr="00C65D8C">
        <w:trPr>
          <w:cantSplit/>
          <w:trHeight w:val="224"/>
        </w:trPr>
        <w:tc>
          <w:tcPr>
            <w:tcW w:w="259" w:type="pct"/>
            <w:tcBorders>
              <w:top w:val="single" w:sz="6" w:space="0" w:color="000000"/>
              <w:left w:val="single" w:sz="6" w:space="0" w:color="000000"/>
              <w:bottom w:val="single" w:sz="6" w:space="0" w:color="000000"/>
              <w:right w:val="single" w:sz="6" w:space="0" w:color="000000"/>
            </w:tcBorders>
            <w:vAlign w:val="center"/>
          </w:tcPr>
          <w:p w14:paraId="093D7A25" w14:textId="415205EC" w:rsidR="00C65D8C" w:rsidRPr="00CE081D" w:rsidRDefault="00C65D8C" w:rsidP="00C65D8C">
            <w:pPr>
              <w:rPr>
                <w:rFonts w:ascii="Tahoma" w:hAnsi="Tahoma" w:cs="Tahoma"/>
              </w:rPr>
            </w:pPr>
            <w:r w:rsidRPr="00CE081D">
              <w:rPr>
                <w:rFonts w:ascii="Tahoma" w:hAnsi="Tahoma" w:cs="Tahoma"/>
              </w:rPr>
              <w:t>5</w:t>
            </w:r>
          </w:p>
        </w:tc>
        <w:tc>
          <w:tcPr>
            <w:tcW w:w="874" w:type="pct"/>
            <w:tcBorders>
              <w:top w:val="single" w:sz="6" w:space="0" w:color="000000"/>
              <w:left w:val="single" w:sz="6" w:space="0" w:color="000000"/>
              <w:bottom w:val="single" w:sz="6" w:space="0" w:color="000000"/>
              <w:right w:val="single" w:sz="6" w:space="0" w:color="000000"/>
            </w:tcBorders>
            <w:vAlign w:val="center"/>
          </w:tcPr>
          <w:p w14:paraId="16839C62" w14:textId="02B9FF96" w:rsidR="00C65D8C" w:rsidRPr="00CE081D" w:rsidRDefault="00C65D8C" w:rsidP="00C65D8C">
            <w:pPr>
              <w:rPr>
                <w:rFonts w:ascii="Tahoma" w:hAnsi="Tahoma" w:cs="Tahoma"/>
              </w:rPr>
            </w:pPr>
            <w:proofErr w:type="spellStart"/>
            <w:r w:rsidRPr="00CE081D">
              <w:rPr>
                <w:rFonts w:ascii="Tahoma" w:hAnsi="Tahoma" w:cs="Tahoma"/>
              </w:rPr>
              <w:t>datetime</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52132541" w14:textId="348ED098" w:rsidR="00C65D8C" w:rsidRPr="00CE081D" w:rsidRDefault="00C65D8C" w:rsidP="00C65D8C">
            <w:pPr>
              <w:rPr>
                <w:rFonts w:ascii="Tahoma" w:hAnsi="Tahoma" w:cs="Tahoma"/>
              </w:rPr>
            </w:pPr>
            <w:r w:rsidRPr="00CE081D">
              <w:rPr>
                <w:rFonts w:ascii="Tahoma" w:hAnsi="Tahoma" w:cs="Tahoma"/>
              </w:rPr>
              <w:t xml:space="preserve">Activity </w:t>
            </w:r>
            <w:proofErr w:type="spellStart"/>
            <w:r w:rsidRPr="00CE081D">
              <w:rPr>
                <w:rFonts w:ascii="Tahoma" w:hAnsi="Tahoma" w:cs="Tahoma"/>
              </w:rPr>
              <w:t>datetime</w:t>
            </w:r>
            <w:proofErr w:type="spellEnd"/>
          </w:p>
        </w:tc>
        <w:tc>
          <w:tcPr>
            <w:tcW w:w="398" w:type="pct"/>
            <w:tcBorders>
              <w:top w:val="single" w:sz="6" w:space="0" w:color="000000"/>
              <w:left w:val="single" w:sz="6" w:space="0" w:color="000000"/>
              <w:bottom w:val="single" w:sz="6" w:space="0" w:color="000000"/>
              <w:right w:val="single" w:sz="6" w:space="0" w:color="000000"/>
            </w:tcBorders>
          </w:tcPr>
          <w:p w14:paraId="43891DA8" w14:textId="65E52C6A" w:rsidR="00C65D8C" w:rsidRPr="00CE081D" w:rsidRDefault="00C65D8C" w:rsidP="00C65D8C">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7E439736" w14:textId="23E5BD25" w:rsidR="00C65D8C" w:rsidRPr="00CE081D" w:rsidRDefault="00C65D8C" w:rsidP="00C65D8C">
            <w:pPr>
              <w:rPr>
                <w:rFonts w:ascii="Tahoma" w:hAnsi="Tahoma" w:cs="Tahoma"/>
              </w:rPr>
            </w:pPr>
            <w:proofErr w:type="spellStart"/>
            <w:r w:rsidRPr="00CE081D">
              <w:rPr>
                <w:rFonts w:ascii="Tahoma" w:hAnsi="Tahoma" w:cs="Tahoma"/>
              </w:rPr>
              <w:t>datetime</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020CE304" w14:textId="77777777" w:rsidR="00C65D8C" w:rsidRPr="00CE081D" w:rsidRDefault="00C65D8C" w:rsidP="00C65D8C">
            <w:pPr>
              <w:rPr>
                <w:rFonts w:ascii="Tahoma" w:hAnsi="Tahoma" w:cs="Tahoma"/>
              </w:rPr>
            </w:pPr>
          </w:p>
        </w:tc>
        <w:tc>
          <w:tcPr>
            <w:tcW w:w="409" w:type="pct"/>
            <w:tcBorders>
              <w:top w:val="single" w:sz="6" w:space="0" w:color="000000"/>
              <w:left w:val="single" w:sz="6" w:space="0" w:color="000000"/>
              <w:bottom w:val="single" w:sz="6" w:space="0" w:color="000000"/>
              <w:right w:val="single" w:sz="6" w:space="0" w:color="000000"/>
            </w:tcBorders>
            <w:vAlign w:val="center"/>
          </w:tcPr>
          <w:p w14:paraId="436DAF40" w14:textId="77777777" w:rsidR="00C65D8C" w:rsidRPr="00CE081D" w:rsidRDefault="00C65D8C" w:rsidP="00C65D8C">
            <w:pPr>
              <w:rPr>
                <w:rFonts w:ascii="Tahoma" w:hAnsi="Tahoma" w:cs="Tahoma"/>
              </w:rPr>
            </w:pPr>
          </w:p>
        </w:tc>
      </w:tr>
    </w:tbl>
    <w:p w14:paraId="721E6A50" w14:textId="09354720" w:rsidR="0095774C" w:rsidRPr="00CE081D" w:rsidRDefault="0095774C" w:rsidP="0095774C">
      <w:pPr>
        <w:pStyle w:val="Heading3"/>
        <w:shd w:val="pct15" w:color="auto" w:fill="auto"/>
        <w:spacing w:after="60"/>
        <w:ind w:left="720" w:hanging="720"/>
        <w:rPr>
          <w:rFonts w:ascii="Tahoma" w:hAnsi="Tahoma" w:cs="Tahoma"/>
        </w:rPr>
      </w:pPr>
      <w:bookmarkStart w:id="141" w:name="_Toc465763610"/>
      <w:r w:rsidRPr="00CE081D">
        <w:rPr>
          <w:rFonts w:ascii="Tahoma" w:hAnsi="Tahoma" w:cs="Tahoma"/>
        </w:rPr>
        <w:lastRenderedPageBreak/>
        <w:t>On Hold Category</w:t>
      </w:r>
      <w:bookmarkEnd w:id="141"/>
    </w:p>
    <w:p w14:paraId="13E175FA" w14:textId="1182E4C2" w:rsidR="0095774C" w:rsidRPr="00CE081D" w:rsidRDefault="0095774C" w:rsidP="0095774C">
      <w:pPr>
        <w:pStyle w:val="Caption"/>
        <w:keepNext/>
        <w:rPr>
          <w:rFonts w:ascii="Tahoma" w:hAnsi="Tahoma" w:cs="Tahoma"/>
          <w:sz w:val="18"/>
          <w:szCs w:val="18"/>
        </w:rPr>
      </w:pPr>
      <w:bookmarkStart w:id="142" w:name="_Toc465952348"/>
      <w:proofErr w:type="spellStart"/>
      <w:r w:rsidRPr="00CE081D">
        <w:rPr>
          <w:rFonts w:ascii="Tahoma" w:hAnsi="Tahoma" w:cs="Tahoma"/>
          <w:sz w:val="18"/>
          <w:szCs w:val="18"/>
        </w:rPr>
        <w:t>Tabel</w:t>
      </w:r>
      <w:proofErr w:type="spellEnd"/>
      <w:r w:rsidRPr="00CE081D">
        <w:rPr>
          <w:rFonts w:ascii="Tahoma" w:hAnsi="Tahoma" w:cs="Tahoma"/>
          <w:sz w:val="18"/>
          <w:szCs w:val="18"/>
        </w:rPr>
        <w:t xml:space="preserve"> </w:t>
      </w:r>
      <w:r w:rsidRPr="00CE081D">
        <w:rPr>
          <w:rFonts w:ascii="Tahoma" w:hAnsi="Tahoma" w:cs="Tahoma"/>
          <w:sz w:val="18"/>
          <w:szCs w:val="18"/>
        </w:rPr>
        <w:fldChar w:fldCharType="begin"/>
      </w:r>
      <w:r w:rsidRPr="00CE081D">
        <w:rPr>
          <w:rFonts w:ascii="Tahoma" w:hAnsi="Tahoma" w:cs="Tahoma"/>
          <w:sz w:val="18"/>
          <w:szCs w:val="18"/>
        </w:rPr>
        <w:instrText xml:space="preserve"> SEQ Tabel \* ARABIC </w:instrText>
      </w:r>
      <w:r w:rsidRPr="00CE081D">
        <w:rPr>
          <w:rFonts w:ascii="Tahoma" w:hAnsi="Tahoma" w:cs="Tahoma"/>
          <w:sz w:val="18"/>
          <w:szCs w:val="18"/>
        </w:rPr>
        <w:fldChar w:fldCharType="separate"/>
      </w:r>
      <w:r w:rsidR="007371A6" w:rsidRPr="00CE081D">
        <w:rPr>
          <w:rFonts w:ascii="Tahoma" w:hAnsi="Tahoma" w:cs="Tahoma"/>
          <w:noProof/>
          <w:sz w:val="18"/>
          <w:szCs w:val="18"/>
        </w:rPr>
        <w:t>15</w:t>
      </w:r>
      <w:r w:rsidRPr="00CE081D">
        <w:rPr>
          <w:rFonts w:ascii="Tahoma" w:hAnsi="Tahoma" w:cs="Tahoma"/>
          <w:sz w:val="18"/>
          <w:szCs w:val="18"/>
        </w:rPr>
        <w:fldChar w:fldCharType="end"/>
      </w:r>
      <w:r w:rsidRPr="00CE081D">
        <w:rPr>
          <w:rFonts w:ascii="Tahoma" w:hAnsi="Tahoma" w:cs="Tahoma"/>
          <w:sz w:val="18"/>
          <w:szCs w:val="18"/>
        </w:rPr>
        <w:t xml:space="preserve">  </w:t>
      </w:r>
      <w:proofErr w:type="gramStart"/>
      <w:r w:rsidRPr="00CE081D">
        <w:rPr>
          <w:rFonts w:ascii="Tahoma" w:hAnsi="Tahoma" w:cs="Tahoma"/>
          <w:sz w:val="18"/>
          <w:szCs w:val="18"/>
        </w:rPr>
        <w:t>On</w:t>
      </w:r>
      <w:proofErr w:type="gramEnd"/>
      <w:r w:rsidRPr="00CE081D">
        <w:rPr>
          <w:rFonts w:ascii="Tahoma" w:hAnsi="Tahoma" w:cs="Tahoma"/>
          <w:sz w:val="18"/>
          <w:szCs w:val="18"/>
        </w:rPr>
        <w:t xml:space="preserve"> Hold Category Table</w:t>
      </w:r>
      <w:bookmarkEnd w:id="142"/>
    </w:p>
    <w:tbl>
      <w:tblPr>
        <w:tblW w:w="500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00" w:firstRow="0" w:lastRow="0" w:firstColumn="0" w:lastColumn="0" w:noHBand="0" w:noVBand="0"/>
      </w:tblPr>
      <w:tblGrid>
        <w:gridCol w:w="508"/>
        <w:gridCol w:w="1659"/>
        <w:gridCol w:w="3958"/>
        <w:gridCol w:w="789"/>
        <w:gridCol w:w="981"/>
        <w:gridCol w:w="929"/>
        <w:gridCol w:w="768"/>
      </w:tblGrid>
      <w:tr w:rsidR="0095774C" w:rsidRPr="00CE081D" w14:paraId="4F5D68AD" w14:textId="77777777" w:rsidTr="005F4A5E">
        <w:trPr>
          <w:cantSplit/>
          <w:tblHeader/>
        </w:trPr>
        <w:tc>
          <w:tcPr>
            <w:tcW w:w="1133"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4B77B57C" w14:textId="77777777" w:rsidR="0095774C" w:rsidRPr="00CE081D" w:rsidRDefault="0095774C" w:rsidP="005F4A5E">
            <w:pPr>
              <w:rPr>
                <w:rFonts w:ascii="Tahoma" w:hAnsi="Tahoma" w:cs="Tahoma"/>
              </w:rPr>
            </w:pPr>
            <w:r w:rsidRPr="00CE081D">
              <w:rPr>
                <w:rFonts w:ascii="Tahoma" w:hAnsi="Tahoma" w:cs="Tahoma"/>
                <w:b/>
                <w:bCs/>
                <w:noProof/>
              </w:rPr>
              <w:t>Table ID</w:t>
            </w:r>
          </w:p>
        </w:tc>
        <w:tc>
          <w:tcPr>
            <w:tcW w:w="3867"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4A7A42B1" w14:textId="2E7ACBDC" w:rsidR="0095774C" w:rsidRPr="00CE081D" w:rsidRDefault="0095774C" w:rsidP="005F4A5E">
            <w:pPr>
              <w:rPr>
                <w:rFonts w:ascii="Tahoma" w:hAnsi="Tahoma" w:cs="Tahoma"/>
              </w:rPr>
            </w:pPr>
            <w:r w:rsidRPr="00CE081D">
              <w:rPr>
                <w:rFonts w:ascii="Tahoma" w:hAnsi="Tahoma" w:cs="Tahoma"/>
              </w:rPr>
              <w:t>T-9</w:t>
            </w:r>
          </w:p>
        </w:tc>
      </w:tr>
      <w:tr w:rsidR="0095774C" w:rsidRPr="00CE081D" w14:paraId="4CECE5A4" w14:textId="77777777" w:rsidTr="005F4A5E">
        <w:trPr>
          <w:cantSplit/>
          <w:tblHeader/>
        </w:trPr>
        <w:tc>
          <w:tcPr>
            <w:tcW w:w="1133"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4D858FA9" w14:textId="77777777" w:rsidR="0095774C" w:rsidRPr="00CE081D" w:rsidRDefault="0095774C" w:rsidP="005F4A5E">
            <w:pPr>
              <w:rPr>
                <w:rFonts w:ascii="Tahoma" w:hAnsi="Tahoma" w:cs="Tahoma"/>
              </w:rPr>
            </w:pPr>
            <w:r w:rsidRPr="00CE081D">
              <w:rPr>
                <w:rFonts w:ascii="Tahoma" w:hAnsi="Tahoma" w:cs="Tahoma"/>
                <w:b/>
                <w:bCs/>
                <w:noProof/>
              </w:rPr>
              <w:t>Table Description</w:t>
            </w:r>
          </w:p>
        </w:tc>
        <w:tc>
          <w:tcPr>
            <w:tcW w:w="3867"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17E525EE" w14:textId="397F7C76" w:rsidR="0095774C" w:rsidRPr="00CE081D" w:rsidRDefault="0095774C" w:rsidP="0095774C">
            <w:pPr>
              <w:rPr>
                <w:rFonts w:ascii="Tahoma" w:hAnsi="Tahoma" w:cs="Tahoma"/>
              </w:rPr>
            </w:pPr>
            <w:r w:rsidRPr="00CE081D">
              <w:rPr>
                <w:rFonts w:ascii="Tahoma" w:hAnsi="Tahoma" w:cs="Tahoma"/>
              </w:rPr>
              <w:t>On hold category master table</w:t>
            </w:r>
          </w:p>
        </w:tc>
      </w:tr>
      <w:tr w:rsidR="0095774C" w:rsidRPr="00CE081D" w14:paraId="74F7661A" w14:textId="77777777" w:rsidTr="005F4A5E">
        <w:trPr>
          <w:cantSplit/>
          <w:tblHeader/>
        </w:trPr>
        <w:tc>
          <w:tcPr>
            <w:tcW w:w="25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373297AD" w14:textId="77777777" w:rsidR="0095774C" w:rsidRPr="00CE081D" w:rsidRDefault="0095774C" w:rsidP="005F4A5E">
            <w:pPr>
              <w:rPr>
                <w:rFonts w:ascii="Tahoma" w:hAnsi="Tahoma" w:cs="Tahoma"/>
              </w:rPr>
            </w:pPr>
            <w:r w:rsidRPr="00CE081D">
              <w:rPr>
                <w:rFonts w:ascii="Tahoma" w:hAnsi="Tahoma" w:cs="Tahoma"/>
                <w:b/>
                <w:bCs/>
                <w:noProof/>
              </w:rPr>
              <w:t>No</w:t>
            </w:r>
          </w:p>
        </w:tc>
        <w:tc>
          <w:tcPr>
            <w:tcW w:w="874"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2AF18C2F" w14:textId="77777777" w:rsidR="0095774C" w:rsidRPr="00CE081D" w:rsidRDefault="0095774C" w:rsidP="005F4A5E">
            <w:pPr>
              <w:rPr>
                <w:rFonts w:ascii="Tahoma" w:hAnsi="Tahoma" w:cs="Tahoma"/>
              </w:rPr>
            </w:pPr>
            <w:r w:rsidRPr="00CE081D">
              <w:rPr>
                <w:rFonts w:ascii="Tahoma" w:hAnsi="Tahoma" w:cs="Tahoma"/>
                <w:b/>
                <w:bCs/>
                <w:noProof/>
                <w:lang w:val="id-ID"/>
              </w:rPr>
              <w:t>Field Name</w:t>
            </w:r>
          </w:p>
        </w:tc>
        <w:tc>
          <w:tcPr>
            <w:tcW w:w="2072"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0F9BB3BB" w14:textId="77777777" w:rsidR="0095774C" w:rsidRPr="00CE081D" w:rsidRDefault="0095774C" w:rsidP="005F4A5E">
            <w:pPr>
              <w:rPr>
                <w:rFonts w:ascii="Tahoma" w:hAnsi="Tahoma" w:cs="Tahoma"/>
              </w:rPr>
            </w:pPr>
            <w:r w:rsidRPr="00CE081D">
              <w:rPr>
                <w:rFonts w:ascii="Tahoma" w:hAnsi="Tahoma" w:cs="Tahoma"/>
                <w:b/>
                <w:bCs/>
                <w:noProof/>
                <w:lang w:val="id-ID"/>
              </w:rPr>
              <w:t>Field Description</w:t>
            </w:r>
          </w:p>
        </w:tc>
        <w:tc>
          <w:tcPr>
            <w:tcW w:w="398" w:type="pct"/>
            <w:tcBorders>
              <w:top w:val="single" w:sz="6" w:space="0" w:color="000000"/>
              <w:left w:val="single" w:sz="6" w:space="0" w:color="000000"/>
              <w:bottom w:val="single" w:sz="6" w:space="0" w:color="000000"/>
              <w:right w:val="single" w:sz="6" w:space="0" w:color="000000"/>
            </w:tcBorders>
            <w:shd w:val="clear" w:color="auto" w:fill="E5DFEC"/>
          </w:tcPr>
          <w:p w14:paraId="634AB970" w14:textId="77777777" w:rsidR="0095774C" w:rsidRPr="00CE081D" w:rsidRDefault="0095774C" w:rsidP="005F4A5E">
            <w:pPr>
              <w:rPr>
                <w:rFonts w:ascii="Tahoma" w:hAnsi="Tahoma" w:cs="Tahoma"/>
                <w:b/>
                <w:bCs/>
                <w:noProof/>
              </w:rPr>
            </w:pPr>
            <w:r w:rsidRPr="00CE081D">
              <w:rPr>
                <w:rFonts w:ascii="Tahoma" w:hAnsi="Tahoma" w:cs="Tahoma"/>
                <w:b/>
                <w:bCs/>
                <w:noProof/>
              </w:rPr>
              <w:t>Allow Null?</w:t>
            </w:r>
          </w:p>
        </w:tc>
        <w:tc>
          <w:tcPr>
            <w:tcW w:w="520"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44B8F9D8" w14:textId="77777777" w:rsidR="0095774C" w:rsidRPr="00CE081D" w:rsidRDefault="0095774C" w:rsidP="005F4A5E">
            <w:pPr>
              <w:rPr>
                <w:rFonts w:ascii="Tahoma" w:hAnsi="Tahoma" w:cs="Tahoma"/>
              </w:rPr>
            </w:pPr>
            <w:r w:rsidRPr="00CE081D">
              <w:rPr>
                <w:rFonts w:ascii="Tahoma" w:hAnsi="Tahoma" w:cs="Tahoma"/>
                <w:b/>
                <w:bCs/>
                <w:noProof/>
              </w:rPr>
              <w:t xml:space="preserve">Data </w:t>
            </w:r>
            <w:r w:rsidRPr="00CE081D">
              <w:rPr>
                <w:rFonts w:ascii="Tahoma" w:hAnsi="Tahoma" w:cs="Tahoma"/>
                <w:b/>
                <w:bCs/>
                <w:noProof/>
                <w:lang w:val="id-ID"/>
              </w:rPr>
              <w:t>Type</w:t>
            </w:r>
          </w:p>
        </w:tc>
        <w:tc>
          <w:tcPr>
            <w:tcW w:w="468" w:type="pct"/>
            <w:tcBorders>
              <w:top w:val="single" w:sz="6" w:space="0" w:color="000000"/>
              <w:left w:val="single" w:sz="6" w:space="0" w:color="000000"/>
              <w:bottom w:val="single" w:sz="6" w:space="0" w:color="000000"/>
              <w:right w:val="single" w:sz="6" w:space="0" w:color="000000"/>
            </w:tcBorders>
            <w:shd w:val="clear" w:color="auto" w:fill="E5DFEC"/>
          </w:tcPr>
          <w:p w14:paraId="0755AC7D" w14:textId="77777777" w:rsidR="0095774C" w:rsidRPr="00CE081D" w:rsidRDefault="0095774C" w:rsidP="005F4A5E">
            <w:pPr>
              <w:rPr>
                <w:rFonts w:ascii="Tahoma" w:hAnsi="Tahoma" w:cs="Tahoma"/>
                <w:b/>
                <w:bCs/>
                <w:noProof/>
              </w:rPr>
            </w:pPr>
            <w:r w:rsidRPr="00CE081D">
              <w:rPr>
                <w:rFonts w:ascii="Tahoma" w:hAnsi="Tahoma" w:cs="Tahoma"/>
                <w:b/>
                <w:bCs/>
                <w:noProof/>
              </w:rPr>
              <w:t>Data Length</w:t>
            </w:r>
          </w:p>
        </w:tc>
        <w:tc>
          <w:tcPr>
            <w:tcW w:w="40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7CC6E2CA" w14:textId="77777777" w:rsidR="0095774C" w:rsidRPr="00CE081D" w:rsidRDefault="0095774C" w:rsidP="005F4A5E">
            <w:pPr>
              <w:rPr>
                <w:rFonts w:ascii="Tahoma" w:hAnsi="Tahoma" w:cs="Tahoma"/>
              </w:rPr>
            </w:pPr>
            <w:r w:rsidRPr="00CE081D">
              <w:rPr>
                <w:rFonts w:ascii="Tahoma" w:hAnsi="Tahoma" w:cs="Tahoma"/>
                <w:b/>
                <w:bCs/>
                <w:noProof/>
                <w:lang w:val="id-ID"/>
              </w:rPr>
              <w:t xml:space="preserve"> PK / FK</w:t>
            </w:r>
          </w:p>
        </w:tc>
      </w:tr>
      <w:tr w:rsidR="0095774C" w:rsidRPr="00CE081D" w14:paraId="7430A42B" w14:textId="77777777" w:rsidTr="005F4A5E">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5214E410" w14:textId="77777777" w:rsidR="0095774C" w:rsidRPr="00CE081D" w:rsidRDefault="0095774C" w:rsidP="005F4A5E">
            <w:pPr>
              <w:rPr>
                <w:rFonts w:ascii="Tahoma" w:hAnsi="Tahoma" w:cs="Tahoma"/>
              </w:rPr>
            </w:pPr>
            <w:r w:rsidRPr="00CE081D">
              <w:rPr>
                <w:rFonts w:ascii="Tahoma" w:hAnsi="Tahoma" w:cs="Tahoma"/>
              </w:rPr>
              <w:t>1</w:t>
            </w:r>
          </w:p>
        </w:tc>
        <w:tc>
          <w:tcPr>
            <w:tcW w:w="874" w:type="pct"/>
            <w:tcBorders>
              <w:top w:val="single" w:sz="6" w:space="0" w:color="000000"/>
              <w:left w:val="single" w:sz="6" w:space="0" w:color="000000"/>
              <w:bottom w:val="single" w:sz="6" w:space="0" w:color="000000"/>
              <w:right w:val="single" w:sz="6" w:space="0" w:color="000000"/>
            </w:tcBorders>
            <w:vAlign w:val="center"/>
          </w:tcPr>
          <w:p w14:paraId="067E13F4" w14:textId="2A6112F3" w:rsidR="0095774C" w:rsidRPr="00CE081D" w:rsidRDefault="0095774C" w:rsidP="005F4A5E">
            <w:pPr>
              <w:rPr>
                <w:rFonts w:ascii="Tahoma" w:hAnsi="Tahoma" w:cs="Tahoma"/>
              </w:rPr>
            </w:pPr>
            <w:proofErr w:type="spellStart"/>
            <w:r w:rsidRPr="00CE081D">
              <w:rPr>
                <w:rFonts w:ascii="Tahoma" w:hAnsi="Tahoma" w:cs="Tahoma"/>
              </w:rPr>
              <w:t>onHoldCode</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2DD03ED3" w14:textId="2887DDFB" w:rsidR="0095774C" w:rsidRPr="00CE081D" w:rsidRDefault="0095774C" w:rsidP="005F4A5E">
            <w:pPr>
              <w:rPr>
                <w:rFonts w:ascii="Tahoma" w:hAnsi="Tahoma" w:cs="Tahoma"/>
              </w:rPr>
            </w:pPr>
            <w:r w:rsidRPr="00CE081D">
              <w:rPr>
                <w:rFonts w:ascii="Tahoma" w:hAnsi="Tahoma" w:cs="Tahoma"/>
              </w:rPr>
              <w:t>On hold code</w:t>
            </w:r>
          </w:p>
        </w:tc>
        <w:tc>
          <w:tcPr>
            <w:tcW w:w="398" w:type="pct"/>
            <w:tcBorders>
              <w:top w:val="single" w:sz="6" w:space="0" w:color="000000"/>
              <w:left w:val="single" w:sz="6" w:space="0" w:color="000000"/>
              <w:bottom w:val="single" w:sz="6" w:space="0" w:color="000000"/>
              <w:right w:val="single" w:sz="6" w:space="0" w:color="000000"/>
            </w:tcBorders>
          </w:tcPr>
          <w:p w14:paraId="2906ED8F" w14:textId="77777777" w:rsidR="0095774C" w:rsidRPr="00CE081D" w:rsidRDefault="0095774C" w:rsidP="005F4A5E">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09D456AD" w14:textId="77777777" w:rsidR="0095774C" w:rsidRPr="00CE081D" w:rsidRDefault="0095774C"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320DE884" w14:textId="7A9DFD7B" w:rsidR="0095774C" w:rsidRPr="00CE081D" w:rsidRDefault="0095774C" w:rsidP="005F4A5E">
            <w:pPr>
              <w:rPr>
                <w:rFonts w:ascii="Tahoma" w:hAnsi="Tahoma" w:cs="Tahoma"/>
              </w:rPr>
            </w:pPr>
            <w:r w:rsidRPr="00CE081D">
              <w:rPr>
                <w:rFonts w:ascii="Tahoma" w:hAnsi="Tahoma" w:cs="Tahoma"/>
              </w:rPr>
              <w:t>20</w:t>
            </w:r>
          </w:p>
        </w:tc>
        <w:tc>
          <w:tcPr>
            <w:tcW w:w="409" w:type="pct"/>
            <w:tcBorders>
              <w:top w:val="single" w:sz="6" w:space="0" w:color="000000"/>
              <w:left w:val="single" w:sz="6" w:space="0" w:color="000000"/>
              <w:bottom w:val="single" w:sz="6" w:space="0" w:color="000000"/>
              <w:right w:val="single" w:sz="6" w:space="0" w:color="000000"/>
            </w:tcBorders>
            <w:vAlign w:val="center"/>
          </w:tcPr>
          <w:p w14:paraId="5A9DD63C" w14:textId="77777777" w:rsidR="0095774C" w:rsidRPr="00CE081D" w:rsidRDefault="0095774C" w:rsidP="005F4A5E">
            <w:pPr>
              <w:rPr>
                <w:rFonts w:ascii="Tahoma" w:hAnsi="Tahoma" w:cs="Tahoma"/>
              </w:rPr>
            </w:pPr>
            <w:r w:rsidRPr="00CE081D">
              <w:rPr>
                <w:rFonts w:ascii="Tahoma" w:hAnsi="Tahoma" w:cs="Tahoma"/>
              </w:rPr>
              <w:t>PK</w:t>
            </w:r>
          </w:p>
        </w:tc>
      </w:tr>
      <w:tr w:rsidR="0095774C" w:rsidRPr="00CE081D" w14:paraId="3B840BA3" w14:textId="77777777" w:rsidTr="005F4A5E">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947F68A" w14:textId="53BF43E1" w:rsidR="0095774C" w:rsidRPr="00CE081D" w:rsidRDefault="0095774C" w:rsidP="005F4A5E">
            <w:pPr>
              <w:rPr>
                <w:rFonts w:ascii="Tahoma" w:hAnsi="Tahoma" w:cs="Tahoma"/>
              </w:rPr>
            </w:pPr>
            <w:r w:rsidRPr="00CE081D">
              <w:rPr>
                <w:rFonts w:ascii="Tahoma" w:hAnsi="Tahoma" w:cs="Tahoma"/>
              </w:rPr>
              <w:t>2</w:t>
            </w:r>
          </w:p>
        </w:tc>
        <w:tc>
          <w:tcPr>
            <w:tcW w:w="874" w:type="pct"/>
            <w:tcBorders>
              <w:top w:val="single" w:sz="6" w:space="0" w:color="000000"/>
              <w:left w:val="single" w:sz="6" w:space="0" w:color="000000"/>
              <w:bottom w:val="single" w:sz="6" w:space="0" w:color="000000"/>
              <w:right w:val="single" w:sz="6" w:space="0" w:color="000000"/>
            </w:tcBorders>
            <w:vAlign w:val="center"/>
          </w:tcPr>
          <w:p w14:paraId="58C9FCC0" w14:textId="6B9BFC82" w:rsidR="0095774C" w:rsidRPr="00CE081D" w:rsidRDefault="0095774C" w:rsidP="005F4A5E">
            <w:pPr>
              <w:rPr>
                <w:rFonts w:ascii="Tahoma" w:hAnsi="Tahoma" w:cs="Tahoma"/>
              </w:rPr>
            </w:pPr>
            <w:proofErr w:type="spellStart"/>
            <w:r w:rsidRPr="00CE081D">
              <w:rPr>
                <w:rFonts w:ascii="Tahoma" w:hAnsi="Tahoma" w:cs="Tahoma"/>
              </w:rPr>
              <w:t>onHoldValue</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57F22BE3" w14:textId="5A32E509" w:rsidR="0095774C" w:rsidRPr="00CE081D" w:rsidRDefault="0095774C" w:rsidP="005F4A5E">
            <w:pPr>
              <w:rPr>
                <w:rFonts w:ascii="Tahoma" w:hAnsi="Tahoma" w:cs="Tahoma"/>
              </w:rPr>
            </w:pPr>
            <w:r w:rsidRPr="00CE081D">
              <w:rPr>
                <w:rFonts w:ascii="Tahoma" w:hAnsi="Tahoma" w:cs="Tahoma"/>
              </w:rPr>
              <w:t>On hold description</w:t>
            </w:r>
          </w:p>
        </w:tc>
        <w:tc>
          <w:tcPr>
            <w:tcW w:w="398" w:type="pct"/>
            <w:tcBorders>
              <w:top w:val="single" w:sz="6" w:space="0" w:color="000000"/>
              <w:left w:val="single" w:sz="6" w:space="0" w:color="000000"/>
              <w:bottom w:val="single" w:sz="6" w:space="0" w:color="000000"/>
              <w:right w:val="single" w:sz="6" w:space="0" w:color="000000"/>
            </w:tcBorders>
          </w:tcPr>
          <w:p w14:paraId="008A9104" w14:textId="6D8973FE" w:rsidR="0095774C" w:rsidRPr="00CE081D" w:rsidRDefault="0095774C" w:rsidP="005F4A5E">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5EE9E8FE" w14:textId="4D33BC6D" w:rsidR="0095774C" w:rsidRPr="00CE081D" w:rsidRDefault="0095774C"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4E9C4E5C" w14:textId="54D083D4" w:rsidR="0095774C" w:rsidRPr="00CE081D" w:rsidRDefault="0095774C" w:rsidP="005F4A5E">
            <w:pPr>
              <w:rPr>
                <w:rFonts w:ascii="Tahoma" w:hAnsi="Tahoma" w:cs="Tahoma"/>
              </w:rPr>
            </w:pPr>
            <w:r w:rsidRPr="00CE081D">
              <w:rPr>
                <w:rFonts w:ascii="Tahoma" w:hAnsi="Tahoma" w:cs="Tahoma"/>
              </w:rPr>
              <w:t>200</w:t>
            </w:r>
          </w:p>
        </w:tc>
        <w:tc>
          <w:tcPr>
            <w:tcW w:w="409" w:type="pct"/>
            <w:tcBorders>
              <w:top w:val="single" w:sz="6" w:space="0" w:color="000000"/>
              <w:left w:val="single" w:sz="6" w:space="0" w:color="000000"/>
              <w:bottom w:val="single" w:sz="6" w:space="0" w:color="000000"/>
              <w:right w:val="single" w:sz="6" w:space="0" w:color="000000"/>
            </w:tcBorders>
            <w:vAlign w:val="center"/>
          </w:tcPr>
          <w:p w14:paraId="5D770EEA" w14:textId="77777777" w:rsidR="0095774C" w:rsidRPr="00CE081D" w:rsidRDefault="0095774C" w:rsidP="005F4A5E">
            <w:pPr>
              <w:rPr>
                <w:rFonts w:ascii="Tahoma" w:hAnsi="Tahoma" w:cs="Tahoma"/>
              </w:rPr>
            </w:pPr>
          </w:p>
        </w:tc>
      </w:tr>
    </w:tbl>
    <w:p w14:paraId="64E93919" w14:textId="7ECB7A96" w:rsidR="0095774C" w:rsidRPr="00CE081D" w:rsidRDefault="0095774C" w:rsidP="0095774C">
      <w:pPr>
        <w:pStyle w:val="Heading3"/>
        <w:shd w:val="pct15" w:color="auto" w:fill="auto"/>
        <w:spacing w:after="60"/>
        <w:ind w:left="720" w:hanging="720"/>
        <w:rPr>
          <w:rFonts w:ascii="Tahoma" w:hAnsi="Tahoma" w:cs="Tahoma"/>
        </w:rPr>
      </w:pPr>
      <w:bookmarkStart w:id="143" w:name="_Toc465763611"/>
      <w:r w:rsidRPr="00CE081D">
        <w:rPr>
          <w:rFonts w:ascii="Tahoma" w:hAnsi="Tahoma" w:cs="Tahoma"/>
        </w:rPr>
        <w:t>Emergency Type</w:t>
      </w:r>
      <w:bookmarkEnd w:id="143"/>
    </w:p>
    <w:p w14:paraId="62405184" w14:textId="09DE84B0" w:rsidR="0095774C" w:rsidRPr="00CE081D" w:rsidRDefault="0095774C" w:rsidP="0095774C">
      <w:pPr>
        <w:pStyle w:val="Caption"/>
        <w:keepNext/>
        <w:rPr>
          <w:rFonts w:ascii="Tahoma" w:hAnsi="Tahoma" w:cs="Tahoma"/>
          <w:sz w:val="18"/>
          <w:szCs w:val="18"/>
        </w:rPr>
      </w:pPr>
      <w:bookmarkStart w:id="144" w:name="_Toc465952349"/>
      <w:proofErr w:type="spellStart"/>
      <w:r w:rsidRPr="00CE081D">
        <w:rPr>
          <w:rFonts w:ascii="Tahoma" w:hAnsi="Tahoma" w:cs="Tahoma"/>
          <w:sz w:val="18"/>
          <w:szCs w:val="18"/>
        </w:rPr>
        <w:t>Tabel</w:t>
      </w:r>
      <w:proofErr w:type="spellEnd"/>
      <w:r w:rsidRPr="00CE081D">
        <w:rPr>
          <w:rFonts w:ascii="Tahoma" w:hAnsi="Tahoma" w:cs="Tahoma"/>
          <w:sz w:val="18"/>
          <w:szCs w:val="18"/>
        </w:rPr>
        <w:t xml:space="preserve"> </w:t>
      </w:r>
      <w:r w:rsidRPr="00CE081D">
        <w:rPr>
          <w:rFonts w:ascii="Tahoma" w:hAnsi="Tahoma" w:cs="Tahoma"/>
          <w:sz w:val="18"/>
          <w:szCs w:val="18"/>
        </w:rPr>
        <w:fldChar w:fldCharType="begin"/>
      </w:r>
      <w:r w:rsidRPr="00CE081D">
        <w:rPr>
          <w:rFonts w:ascii="Tahoma" w:hAnsi="Tahoma" w:cs="Tahoma"/>
          <w:sz w:val="18"/>
          <w:szCs w:val="18"/>
        </w:rPr>
        <w:instrText xml:space="preserve"> SEQ Tabel \* ARABIC </w:instrText>
      </w:r>
      <w:r w:rsidRPr="00CE081D">
        <w:rPr>
          <w:rFonts w:ascii="Tahoma" w:hAnsi="Tahoma" w:cs="Tahoma"/>
          <w:sz w:val="18"/>
          <w:szCs w:val="18"/>
        </w:rPr>
        <w:fldChar w:fldCharType="separate"/>
      </w:r>
      <w:r w:rsidR="007371A6" w:rsidRPr="00CE081D">
        <w:rPr>
          <w:rFonts w:ascii="Tahoma" w:hAnsi="Tahoma" w:cs="Tahoma"/>
          <w:noProof/>
          <w:sz w:val="18"/>
          <w:szCs w:val="18"/>
        </w:rPr>
        <w:t>16</w:t>
      </w:r>
      <w:r w:rsidRPr="00CE081D">
        <w:rPr>
          <w:rFonts w:ascii="Tahoma" w:hAnsi="Tahoma" w:cs="Tahoma"/>
          <w:sz w:val="18"/>
          <w:szCs w:val="18"/>
        </w:rPr>
        <w:fldChar w:fldCharType="end"/>
      </w:r>
      <w:r w:rsidRPr="00CE081D">
        <w:rPr>
          <w:rFonts w:ascii="Tahoma" w:hAnsi="Tahoma" w:cs="Tahoma"/>
          <w:sz w:val="18"/>
          <w:szCs w:val="18"/>
        </w:rPr>
        <w:t xml:space="preserve">  Emergency Type Table</w:t>
      </w:r>
      <w:bookmarkEnd w:id="144"/>
    </w:p>
    <w:tbl>
      <w:tblPr>
        <w:tblW w:w="500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00" w:firstRow="0" w:lastRow="0" w:firstColumn="0" w:lastColumn="0" w:noHBand="0" w:noVBand="0"/>
      </w:tblPr>
      <w:tblGrid>
        <w:gridCol w:w="508"/>
        <w:gridCol w:w="1713"/>
        <w:gridCol w:w="3944"/>
        <w:gridCol w:w="789"/>
        <w:gridCol w:w="967"/>
        <w:gridCol w:w="929"/>
        <w:gridCol w:w="742"/>
      </w:tblGrid>
      <w:tr w:rsidR="0095774C" w:rsidRPr="00CE081D" w14:paraId="66222AF1" w14:textId="77777777" w:rsidTr="0095774C">
        <w:trPr>
          <w:cantSplit/>
          <w:tblHeader/>
        </w:trPr>
        <w:tc>
          <w:tcPr>
            <w:tcW w:w="1161"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58842233" w14:textId="77777777" w:rsidR="0095774C" w:rsidRPr="00CE081D" w:rsidRDefault="0095774C" w:rsidP="005F4A5E">
            <w:pPr>
              <w:rPr>
                <w:rFonts w:ascii="Tahoma" w:hAnsi="Tahoma" w:cs="Tahoma"/>
              </w:rPr>
            </w:pPr>
            <w:r w:rsidRPr="00CE081D">
              <w:rPr>
                <w:rFonts w:ascii="Tahoma" w:hAnsi="Tahoma" w:cs="Tahoma"/>
                <w:b/>
                <w:bCs/>
                <w:noProof/>
              </w:rPr>
              <w:t>Table ID</w:t>
            </w:r>
          </w:p>
        </w:tc>
        <w:tc>
          <w:tcPr>
            <w:tcW w:w="3839"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6020D1EC" w14:textId="48FF5708" w:rsidR="0095774C" w:rsidRPr="00CE081D" w:rsidRDefault="0095774C" w:rsidP="005F4A5E">
            <w:pPr>
              <w:rPr>
                <w:rFonts w:ascii="Tahoma" w:hAnsi="Tahoma" w:cs="Tahoma"/>
              </w:rPr>
            </w:pPr>
            <w:r w:rsidRPr="00CE081D">
              <w:rPr>
                <w:rFonts w:ascii="Tahoma" w:hAnsi="Tahoma" w:cs="Tahoma"/>
              </w:rPr>
              <w:t>T-10</w:t>
            </w:r>
          </w:p>
        </w:tc>
      </w:tr>
      <w:tr w:rsidR="0095774C" w:rsidRPr="00CE081D" w14:paraId="22EA6BB5" w14:textId="77777777" w:rsidTr="0095774C">
        <w:trPr>
          <w:cantSplit/>
          <w:tblHeader/>
        </w:trPr>
        <w:tc>
          <w:tcPr>
            <w:tcW w:w="1161"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47D64215" w14:textId="77777777" w:rsidR="0095774C" w:rsidRPr="00CE081D" w:rsidRDefault="0095774C" w:rsidP="005F4A5E">
            <w:pPr>
              <w:rPr>
                <w:rFonts w:ascii="Tahoma" w:hAnsi="Tahoma" w:cs="Tahoma"/>
              </w:rPr>
            </w:pPr>
            <w:r w:rsidRPr="00CE081D">
              <w:rPr>
                <w:rFonts w:ascii="Tahoma" w:hAnsi="Tahoma" w:cs="Tahoma"/>
                <w:b/>
                <w:bCs/>
                <w:noProof/>
              </w:rPr>
              <w:t>Table Description</w:t>
            </w:r>
          </w:p>
        </w:tc>
        <w:tc>
          <w:tcPr>
            <w:tcW w:w="3839"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01B1F401" w14:textId="4306ED72" w:rsidR="0095774C" w:rsidRPr="00CE081D" w:rsidRDefault="0095774C" w:rsidP="005F4A5E">
            <w:pPr>
              <w:rPr>
                <w:rFonts w:ascii="Tahoma" w:hAnsi="Tahoma" w:cs="Tahoma"/>
              </w:rPr>
            </w:pPr>
            <w:r w:rsidRPr="00CE081D">
              <w:rPr>
                <w:rFonts w:ascii="Tahoma" w:hAnsi="Tahoma" w:cs="Tahoma"/>
              </w:rPr>
              <w:t>Emergency type master table</w:t>
            </w:r>
          </w:p>
        </w:tc>
      </w:tr>
      <w:tr w:rsidR="0095774C" w:rsidRPr="00CE081D" w14:paraId="188184FC" w14:textId="77777777" w:rsidTr="0095774C">
        <w:trPr>
          <w:cantSplit/>
          <w:tblHeader/>
        </w:trPr>
        <w:tc>
          <w:tcPr>
            <w:tcW w:w="25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1632D214" w14:textId="77777777" w:rsidR="0095774C" w:rsidRPr="00CE081D" w:rsidRDefault="0095774C" w:rsidP="005F4A5E">
            <w:pPr>
              <w:rPr>
                <w:rFonts w:ascii="Tahoma" w:hAnsi="Tahoma" w:cs="Tahoma"/>
              </w:rPr>
            </w:pPr>
            <w:r w:rsidRPr="00CE081D">
              <w:rPr>
                <w:rFonts w:ascii="Tahoma" w:hAnsi="Tahoma" w:cs="Tahoma"/>
                <w:b/>
                <w:bCs/>
                <w:noProof/>
              </w:rPr>
              <w:t>No</w:t>
            </w:r>
          </w:p>
        </w:tc>
        <w:tc>
          <w:tcPr>
            <w:tcW w:w="902"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36B21325" w14:textId="77777777" w:rsidR="0095774C" w:rsidRPr="00CE081D" w:rsidRDefault="0095774C" w:rsidP="005F4A5E">
            <w:pPr>
              <w:rPr>
                <w:rFonts w:ascii="Tahoma" w:hAnsi="Tahoma" w:cs="Tahoma"/>
              </w:rPr>
            </w:pPr>
            <w:r w:rsidRPr="00CE081D">
              <w:rPr>
                <w:rFonts w:ascii="Tahoma" w:hAnsi="Tahoma" w:cs="Tahoma"/>
                <w:b/>
                <w:bCs/>
                <w:noProof/>
                <w:lang w:val="id-ID"/>
              </w:rPr>
              <w:t>Field Name</w:t>
            </w:r>
          </w:p>
        </w:tc>
        <w:tc>
          <w:tcPr>
            <w:tcW w:w="2065"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68955006" w14:textId="77777777" w:rsidR="0095774C" w:rsidRPr="00CE081D" w:rsidRDefault="0095774C" w:rsidP="005F4A5E">
            <w:pPr>
              <w:rPr>
                <w:rFonts w:ascii="Tahoma" w:hAnsi="Tahoma" w:cs="Tahoma"/>
              </w:rPr>
            </w:pPr>
            <w:r w:rsidRPr="00CE081D">
              <w:rPr>
                <w:rFonts w:ascii="Tahoma" w:hAnsi="Tahoma" w:cs="Tahoma"/>
                <w:b/>
                <w:bCs/>
                <w:noProof/>
                <w:lang w:val="id-ID"/>
              </w:rPr>
              <w:t>Field Description</w:t>
            </w:r>
          </w:p>
        </w:tc>
        <w:tc>
          <w:tcPr>
            <w:tcW w:w="398" w:type="pct"/>
            <w:tcBorders>
              <w:top w:val="single" w:sz="6" w:space="0" w:color="000000"/>
              <w:left w:val="single" w:sz="6" w:space="0" w:color="000000"/>
              <w:bottom w:val="single" w:sz="6" w:space="0" w:color="000000"/>
              <w:right w:val="single" w:sz="6" w:space="0" w:color="000000"/>
            </w:tcBorders>
            <w:shd w:val="clear" w:color="auto" w:fill="E5DFEC"/>
          </w:tcPr>
          <w:p w14:paraId="432BF15D" w14:textId="77777777" w:rsidR="0095774C" w:rsidRPr="00CE081D" w:rsidRDefault="0095774C" w:rsidP="005F4A5E">
            <w:pPr>
              <w:rPr>
                <w:rFonts w:ascii="Tahoma" w:hAnsi="Tahoma" w:cs="Tahoma"/>
                <w:b/>
                <w:bCs/>
                <w:noProof/>
              </w:rPr>
            </w:pPr>
            <w:r w:rsidRPr="00CE081D">
              <w:rPr>
                <w:rFonts w:ascii="Tahoma" w:hAnsi="Tahoma" w:cs="Tahoma"/>
                <w:b/>
                <w:bCs/>
                <w:noProof/>
              </w:rPr>
              <w:t>Allow Null?</w:t>
            </w:r>
          </w:p>
        </w:tc>
        <w:tc>
          <w:tcPr>
            <w:tcW w:w="513"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07D747F1" w14:textId="77777777" w:rsidR="0095774C" w:rsidRPr="00CE081D" w:rsidRDefault="0095774C" w:rsidP="005F4A5E">
            <w:pPr>
              <w:rPr>
                <w:rFonts w:ascii="Tahoma" w:hAnsi="Tahoma" w:cs="Tahoma"/>
              </w:rPr>
            </w:pPr>
            <w:r w:rsidRPr="00CE081D">
              <w:rPr>
                <w:rFonts w:ascii="Tahoma" w:hAnsi="Tahoma" w:cs="Tahoma"/>
                <w:b/>
                <w:bCs/>
                <w:noProof/>
              </w:rPr>
              <w:t xml:space="preserve">Data </w:t>
            </w:r>
            <w:r w:rsidRPr="00CE081D">
              <w:rPr>
                <w:rFonts w:ascii="Tahoma" w:hAnsi="Tahoma" w:cs="Tahoma"/>
                <w:b/>
                <w:bCs/>
                <w:noProof/>
                <w:lang w:val="id-ID"/>
              </w:rPr>
              <w:t>Type</w:t>
            </w:r>
          </w:p>
        </w:tc>
        <w:tc>
          <w:tcPr>
            <w:tcW w:w="468" w:type="pct"/>
            <w:tcBorders>
              <w:top w:val="single" w:sz="6" w:space="0" w:color="000000"/>
              <w:left w:val="single" w:sz="6" w:space="0" w:color="000000"/>
              <w:bottom w:val="single" w:sz="6" w:space="0" w:color="000000"/>
              <w:right w:val="single" w:sz="6" w:space="0" w:color="000000"/>
            </w:tcBorders>
            <w:shd w:val="clear" w:color="auto" w:fill="E5DFEC"/>
          </w:tcPr>
          <w:p w14:paraId="68EFA324" w14:textId="77777777" w:rsidR="0095774C" w:rsidRPr="00CE081D" w:rsidRDefault="0095774C" w:rsidP="005F4A5E">
            <w:pPr>
              <w:rPr>
                <w:rFonts w:ascii="Tahoma" w:hAnsi="Tahoma" w:cs="Tahoma"/>
                <w:b/>
                <w:bCs/>
                <w:noProof/>
              </w:rPr>
            </w:pPr>
            <w:r w:rsidRPr="00CE081D">
              <w:rPr>
                <w:rFonts w:ascii="Tahoma" w:hAnsi="Tahoma" w:cs="Tahoma"/>
                <w:b/>
                <w:bCs/>
                <w:noProof/>
              </w:rPr>
              <w:t>Data Length</w:t>
            </w:r>
          </w:p>
        </w:tc>
        <w:tc>
          <w:tcPr>
            <w:tcW w:w="395"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4C529DEE" w14:textId="77777777" w:rsidR="0095774C" w:rsidRPr="00CE081D" w:rsidRDefault="0095774C" w:rsidP="005F4A5E">
            <w:pPr>
              <w:rPr>
                <w:rFonts w:ascii="Tahoma" w:hAnsi="Tahoma" w:cs="Tahoma"/>
              </w:rPr>
            </w:pPr>
            <w:r w:rsidRPr="00CE081D">
              <w:rPr>
                <w:rFonts w:ascii="Tahoma" w:hAnsi="Tahoma" w:cs="Tahoma"/>
                <w:b/>
                <w:bCs/>
                <w:noProof/>
                <w:lang w:val="id-ID"/>
              </w:rPr>
              <w:t xml:space="preserve"> PK / FK</w:t>
            </w:r>
          </w:p>
        </w:tc>
      </w:tr>
      <w:tr w:rsidR="0095774C" w:rsidRPr="00CE081D" w14:paraId="093AF64B"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3BD78300" w14:textId="77777777" w:rsidR="0095774C" w:rsidRPr="00CE081D" w:rsidRDefault="0095774C" w:rsidP="005F4A5E">
            <w:pPr>
              <w:rPr>
                <w:rFonts w:ascii="Tahoma" w:hAnsi="Tahoma" w:cs="Tahoma"/>
              </w:rPr>
            </w:pPr>
            <w:r w:rsidRPr="00CE081D">
              <w:rPr>
                <w:rFonts w:ascii="Tahoma" w:hAnsi="Tahoma" w:cs="Tahoma"/>
              </w:rPr>
              <w:t>1</w:t>
            </w:r>
          </w:p>
        </w:tc>
        <w:tc>
          <w:tcPr>
            <w:tcW w:w="902" w:type="pct"/>
            <w:tcBorders>
              <w:top w:val="single" w:sz="6" w:space="0" w:color="000000"/>
              <w:left w:val="single" w:sz="6" w:space="0" w:color="000000"/>
              <w:bottom w:val="single" w:sz="6" w:space="0" w:color="000000"/>
              <w:right w:val="single" w:sz="6" w:space="0" w:color="000000"/>
            </w:tcBorders>
            <w:vAlign w:val="center"/>
          </w:tcPr>
          <w:p w14:paraId="55C96D77" w14:textId="75FC213E" w:rsidR="0095774C" w:rsidRPr="00CE081D" w:rsidRDefault="0095774C" w:rsidP="005F4A5E">
            <w:pPr>
              <w:rPr>
                <w:rFonts w:ascii="Tahoma" w:hAnsi="Tahoma" w:cs="Tahoma"/>
              </w:rPr>
            </w:pPr>
            <w:proofErr w:type="spellStart"/>
            <w:r w:rsidRPr="00CE081D">
              <w:rPr>
                <w:rFonts w:ascii="Tahoma" w:hAnsi="Tahoma" w:cs="Tahoma"/>
              </w:rPr>
              <w:t>emergencyCode</w:t>
            </w:r>
            <w:proofErr w:type="spellEnd"/>
          </w:p>
        </w:tc>
        <w:tc>
          <w:tcPr>
            <w:tcW w:w="2065" w:type="pct"/>
            <w:tcBorders>
              <w:top w:val="single" w:sz="6" w:space="0" w:color="000000"/>
              <w:left w:val="single" w:sz="6" w:space="0" w:color="000000"/>
              <w:bottom w:val="single" w:sz="6" w:space="0" w:color="000000"/>
              <w:right w:val="single" w:sz="6" w:space="0" w:color="000000"/>
            </w:tcBorders>
            <w:vAlign w:val="center"/>
          </w:tcPr>
          <w:p w14:paraId="2B795F99" w14:textId="2351ED34" w:rsidR="0095774C" w:rsidRPr="00CE081D" w:rsidRDefault="0095774C" w:rsidP="005F4A5E">
            <w:pPr>
              <w:rPr>
                <w:rFonts w:ascii="Tahoma" w:hAnsi="Tahoma" w:cs="Tahoma"/>
              </w:rPr>
            </w:pPr>
            <w:r w:rsidRPr="00CE081D">
              <w:rPr>
                <w:rFonts w:ascii="Tahoma" w:hAnsi="Tahoma" w:cs="Tahoma"/>
              </w:rPr>
              <w:t>Emergency code</w:t>
            </w:r>
          </w:p>
        </w:tc>
        <w:tc>
          <w:tcPr>
            <w:tcW w:w="398" w:type="pct"/>
            <w:tcBorders>
              <w:top w:val="single" w:sz="6" w:space="0" w:color="000000"/>
              <w:left w:val="single" w:sz="6" w:space="0" w:color="000000"/>
              <w:bottom w:val="single" w:sz="6" w:space="0" w:color="000000"/>
              <w:right w:val="single" w:sz="6" w:space="0" w:color="000000"/>
            </w:tcBorders>
          </w:tcPr>
          <w:p w14:paraId="6A55439A" w14:textId="77777777" w:rsidR="0095774C" w:rsidRPr="00CE081D" w:rsidRDefault="0095774C" w:rsidP="005F4A5E">
            <w:pPr>
              <w:rPr>
                <w:rFonts w:ascii="Tahoma" w:hAnsi="Tahoma" w:cs="Tahoma"/>
              </w:rPr>
            </w:pPr>
            <w:r w:rsidRPr="00CE081D">
              <w:rPr>
                <w:rFonts w:ascii="Tahoma" w:hAnsi="Tahoma" w:cs="Tahoma"/>
              </w:rPr>
              <w:t>N</w:t>
            </w:r>
          </w:p>
        </w:tc>
        <w:tc>
          <w:tcPr>
            <w:tcW w:w="513" w:type="pct"/>
            <w:tcBorders>
              <w:top w:val="single" w:sz="6" w:space="0" w:color="000000"/>
              <w:left w:val="single" w:sz="6" w:space="0" w:color="000000"/>
              <w:bottom w:val="single" w:sz="6" w:space="0" w:color="000000"/>
              <w:right w:val="single" w:sz="6" w:space="0" w:color="000000"/>
            </w:tcBorders>
            <w:vAlign w:val="center"/>
          </w:tcPr>
          <w:p w14:paraId="640F4EAC" w14:textId="77777777" w:rsidR="0095774C" w:rsidRPr="00CE081D" w:rsidRDefault="0095774C"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3A4A139F" w14:textId="77777777" w:rsidR="0095774C" w:rsidRPr="00CE081D" w:rsidRDefault="0095774C" w:rsidP="005F4A5E">
            <w:pPr>
              <w:rPr>
                <w:rFonts w:ascii="Tahoma" w:hAnsi="Tahoma" w:cs="Tahoma"/>
              </w:rPr>
            </w:pPr>
            <w:r w:rsidRPr="00CE081D">
              <w:rPr>
                <w:rFonts w:ascii="Tahoma" w:hAnsi="Tahoma" w:cs="Tahoma"/>
              </w:rPr>
              <w:t>20</w:t>
            </w:r>
          </w:p>
        </w:tc>
        <w:tc>
          <w:tcPr>
            <w:tcW w:w="395" w:type="pct"/>
            <w:tcBorders>
              <w:top w:val="single" w:sz="6" w:space="0" w:color="000000"/>
              <w:left w:val="single" w:sz="6" w:space="0" w:color="000000"/>
              <w:bottom w:val="single" w:sz="6" w:space="0" w:color="000000"/>
              <w:right w:val="single" w:sz="6" w:space="0" w:color="000000"/>
            </w:tcBorders>
            <w:vAlign w:val="center"/>
          </w:tcPr>
          <w:p w14:paraId="46DF8D42" w14:textId="77777777" w:rsidR="0095774C" w:rsidRPr="00CE081D" w:rsidRDefault="0095774C" w:rsidP="005F4A5E">
            <w:pPr>
              <w:rPr>
                <w:rFonts w:ascii="Tahoma" w:hAnsi="Tahoma" w:cs="Tahoma"/>
              </w:rPr>
            </w:pPr>
            <w:r w:rsidRPr="00CE081D">
              <w:rPr>
                <w:rFonts w:ascii="Tahoma" w:hAnsi="Tahoma" w:cs="Tahoma"/>
              </w:rPr>
              <w:t>PK</w:t>
            </w:r>
          </w:p>
        </w:tc>
      </w:tr>
      <w:tr w:rsidR="0095774C" w:rsidRPr="00CE081D" w14:paraId="6F7F0D47"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36076281" w14:textId="77777777" w:rsidR="0095774C" w:rsidRPr="00CE081D" w:rsidRDefault="0095774C" w:rsidP="005F4A5E">
            <w:pPr>
              <w:rPr>
                <w:rFonts w:ascii="Tahoma" w:hAnsi="Tahoma" w:cs="Tahoma"/>
              </w:rPr>
            </w:pPr>
            <w:r w:rsidRPr="00CE081D">
              <w:rPr>
                <w:rFonts w:ascii="Tahoma" w:hAnsi="Tahoma" w:cs="Tahoma"/>
              </w:rPr>
              <w:t>2</w:t>
            </w:r>
          </w:p>
        </w:tc>
        <w:tc>
          <w:tcPr>
            <w:tcW w:w="902" w:type="pct"/>
            <w:tcBorders>
              <w:top w:val="single" w:sz="6" w:space="0" w:color="000000"/>
              <w:left w:val="single" w:sz="6" w:space="0" w:color="000000"/>
              <w:bottom w:val="single" w:sz="6" w:space="0" w:color="000000"/>
              <w:right w:val="single" w:sz="6" w:space="0" w:color="000000"/>
            </w:tcBorders>
            <w:vAlign w:val="center"/>
          </w:tcPr>
          <w:p w14:paraId="545ABEBC" w14:textId="644D0245" w:rsidR="0095774C" w:rsidRPr="00CE081D" w:rsidRDefault="0095774C" w:rsidP="005F4A5E">
            <w:pPr>
              <w:rPr>
                <w:rFonts w:ascii="Tahoma" w:hAnsi="Tahoma" w:cs="Tahoma"/>
              </w:rPr>
            </w:pPr>
            <w:proofErr w:type="spellStart"/>
            <w:r w:rsidRPr="00CE081D">
              <w:rPr>
                <w:rFonts w:ascii="Tahoma" w:hAnsi="Tahoma" w:cs="Tahoma"/>
              </w:rPr>
              <w:t>emergencyValue</w:t>
            </w:r>
            <w:proofErr w:type="spellEnd"/>
          </w:p>
        </w:tc>
        <w:tc>
          <w:tcPr>
            <w:tcW w:w="2065" w:type="pct"/>
            <w:tcBorders>
              <w:top w:val="single" w:sz="6" w:space="0" w:color="000000"/>
              <w:left w:val="single" w:sz="6" w:space="0" w:color="000000"/>
              <w:bottom w:val="single" w:sz="6" w:space="0" w:color="000000"/>
              <w:right w:val="single" w:sz="6" w:space="0" w:color="000000"/>
            </w:tcBorders>
            <w:vAlign w:val="center"/>
          </w:tcPr>
          <w:p w14:paraId="38542443" w14:textId="7FF9B1ED" w:rsidR="0095774C" w:rsidRPr="00CE081D" w:rsidRDefault="0095774C" w:rsidP="005F4A5E">
            <w:pPr>
              <w:rPr>
                <w:rFonts w:ascii="Tahoma" w:hAnsi="Tahoma" w:cs="Tahoma"/>
              </w:rPr>
            </w:pPr>
            <w:r w:rsidRPr="00CE081D">
              <w:rPr>
                <w:rFonts w:ascii="Tahoma" w:hAnsi="Tahoma" w:cs="Tahoma"/>
              </w:rPr>
              <w:t>Emergency type description</w:t>
            </w:r>
          </w:p>
        </w:tc>
        <w:tc>
          <w:tcPr>
            <w:tcW w:w="398" w:type="pct"/>
            <w:tcBorders>
              <w:top w:val="single" w:sz="6" w:space="0" w:color="000000"/>
              <w:left w:val="single" w:sz="6" w:space="0" w:color="000000"/>
              <w:bottom w:val="single" w:sz="6" w:space="0" w:color="000000"/>
              <w:right w:val="single" w:sz="6" w:space="0" w:color="000000"/>
            </w:tcBorders>
          </w:tcPr>
          <w:p w14:paraId="0F0002BF" w14:textId="77777777" w:rsidR="0095774C" w:rsidRPr="00CE081D" w:rsidRDefault="0095774C" w:rsidP="005F4A5E">
            <w:pPr>
              <w:rPr>
                <w:rFonts w:ascii="Tahoma" w:hAnsi="Tahoma" w:cs="Tahoma"/>
              </w:rPr>
            </w:pPr>
            <w:r w:rsidRPr="00CE081D">
              <w:rPr>
                <w:rFonts w:ascii="Tahoma" w:hAnsi="Tahoma" w:cs="Tahoma"/>
              </w:rPr>
              <w:t>N</w:t>
            </w:r>
          </w:p>
        </w:tc>
        <w:tc>
          <w:tcPr>
            <w:tcW w:w="513" w:type="pct"/>
            <w:tcBorders>
              <w:top w:val="single" w:sz="6" w:space="0" w:color="000000"/>
              <w:left w:val="single" w:sz="6" w:space="0" w:color="000000"/>
              <w:bottom w:val="single" w:sz="6" w:space="0" w:color="000000"/>
              <w:right w:val="single" w:sz="6" w:space="0" w:color="000000"/>
            </w:tcBorders>
            <w:vAlign w:val="center"/>
          </w:tcPr>
          <w:p w14:paraId="0E761C27" w14:textId="77777777" w:rsidR="0095774C" w:rsidRPr="00CE081D" w:rsidRDefault="0095774C"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6422B193" w14:textId="77777777" w:rsidR="0095774C" w:rsidRPr="00CE081D" w:rsidRDefault="0095774C" w:rsidP="005F4A5E">
            <w:pPr>
              <w:rPr>
                <w:rFonts w:ascii="Tahoma" w:hAnsi="Tahoma" w:cs="Tahoma"/>
              </w:rPr>
            </w:pPr>
            <w:r w:rsidRPr="00CE081D">
              <w:rPr>
                <w:rFonts w:ascii="Tahoma" w:hAnsi="Tahoma" w:cs="Tahoma"/>
              </w:rPr>
              <w:t>200</w:t>
            </w:r>
          </w:p>
        </w:tc>
        <w:tc>
          <w:tcPr>
            <w:tcW w:w="395" w:type="pct"/>
            <w:tcBorders>
              <w:top w:val="single" w:sz="6" w:space="0" w:color="000000"/>
              <w:left w:val="single" w:sz="6" w:space="0" w:color="000000"/>
              <w:bottom w:val="single" w:sz="6" w:space="0" w:color="000000"/>
              <w:right w:val="single" w:sz="6" w:space="0" w:color="000000"/>
            </w:tcBorders>
            <w:vAlign w:val="center"/>
          </w:tcPr>
          <w:p w14:paraId="22033117" w14:textId="77777777" w:rsidR="0095774C" w:rsidRPr="00CE081D" w:rsidRDefault="0095774C" w:rsidP="005F4A5E">
            <w:pPr>
              <w:rPr>
                <w:rFonts w:ascii="Tahoma" w:hAnsi="Tahoma" w:cs="Tahoma"/>
              </w:rPr>
            </w:pPr>
          </w:p>
        </w:tc>
      </w:tr>
    </w:tbl>
    <w:p w14:paraId="292BE0E3" w14:textId="01F28FB9" w:rsidR="0095774C" w:rsidRPr="00CE081D" w:rsidRDefault="0095774C" w:rsidP="0095774C">
      <w:pPr>
        <w:pStyle w:val="Heading3"/>
        <w:shd w:val="pct15" w:color="auto" w:fill="auto"/>
        <w:spacing w:after="60"/>
        <w:ind w:left="720" w:hanging="720"/>
        <w:rPr>
          <w:rFonts w:ascii="Tahoma" w:hAnsi="Tahoma" w:cs="Tahoma"/>
        </w:rPr>
      </w:pPr>
      <w:bookmarkStart w:id="145" w:name="_Toc465763612"/>
      <w:r w:rsidRPr="00CE081D">
        <w:rPr>
          <w:rFonts w:ascii="Tahoma" w:hAnsi="Tahoma" w:cs="Tahoma"/>
        </w:rPr>
        <w:t>Push Message</w:t>
      </w:r>
      <w:bookmarkEnd w:id="145"/>
    </w:p>
    <w:p w14:paraId="135F2DD3" w14:textId="77777777" w:rsidR="0095774C" w:rsidRPr="00CE081D" w:rsidRDefault="0095774C" w:rsidP="0095774C">
      <w:pPr>
        <w:pStyle w:val="Caption"/>
        <w:keepNext/>
        <w:rPr>
          <w:rFonts w:ascii="Tahoma" w:hAnsi="Tahoma" w:cs="Tahoma"/>
          <w:sz w:val="18"/>
          <w:szCs w:val="18"/>
        </w:rPr>
      </w:pPr>
      <w:bookmarkStart w:id="146" w:name="_Toc465952350"/>
      <w:proofErr w:type="spellStart"/>
      <w:r w:rsidRPr="00CE081D">
        <w:rPr>
          <w:rFonts w:ascii="Tahoma" w:hAnsi="Tahoma" w:cs="Tahoma"/>
          <w:sz w:val="18"/>
          <w:szCs w:val="18"/>
        </w:rPr>
        <w:t>Tabel</w:t>
      </w:r>
      <w:proofErr w:type="spellEnd"/>
      <w:r w:rsidRPr="00CE081D">
        <w:rPr>
          <w:rFonts w:ascii="Tahoma" w:hAnsi="Tahoma" w:cs="Tahoma"/>
          <w:sz w:val="18"/>
          <w:szCs w:val="18"/>
        </w:rPr>
        <w:t xml:space="preserve"> </w:t>
      </w:r>
      <w:r w:rsidRPr="00CE081D">
        <w:rPr>
          <w:rFonts w:ascii="Tahoma" w:hAnsi="Tahoma" w:cs="Tahoma"/>
          <w:sz w:val="18"/>
          <w:szCs w:val="18"/>
        </w:rPr>
        <w:fldChar w:fldCharType="begin"/>
      </w:r>
      <w:r w:rsidRPr="00CE081D">
        <w:rPr>
          <w:rFonts w:ascii="Tahoma" w:hAnsi="Tahoma" w:cs="Tahoma"/>
          <w:sz w:val="18"/>
          <w:szCs w:val="18"/>
        </w:rPr>
        <w:instrText xml:space="preserve"> SEQ Tabel \* ARABIC </w:instrText>
      </w:r>
      <w:r w:rsidRPr="00CE081D">
        <w:rPr>
          <w:rFonts w:ascii="Tahoma" w:hAnsi="Tahoma" w:cs="Tahoma"/>
          <w:sz w:val="18"/>
          <w:szCs w:val="18"/>
        </w:rPr>
        <w:fldChar w:fldCharType="separate"/>
      </w:r>
      <w:r w:rsidR="007371A6" w:rsidRPr="00CE081D">
        <w:rPr>
          <w:rFonts w:ascii="Tahoma" w:hAnsi="Tahoma" w:cs="Tahoma"/>
          <w:noProof/>
          <w:sz w:val="18"/>
          <w:szCs w:val="18"/>
        </w:rPr>
        <w:t>17</w:t>
      </w:r>
      <w:r w:rsidRPr="00CE081D">
        <w:rPr>
          <w:rFonts w:ascii="Tahoma" w:hAnsi="Tahoma" w:cs="Tahoma"/>
          <w:sz w:val="18"/>
          <w:szCs w:val="18"/>
        </w:rPr>
        <w:fldChar w:fldCharType="end"/>
      </w:r>
      <w:r w:rsidRPr="00CE081D">
        <w:rPr>
          <w:rFonts w:ascii="Tahoma" w:hAnsi="Tahoma" w:cs="Tahoma"/>
          <w:sz w:val="18"/>
          <w:szCs w:val="18"/>
        </w:rPr>
        <w:t xml:space="preserve">  </w:t>
      </w:r>
      <w:proofErr w:type="gramStart"/>
      <w:r w:rsidRPr="00CE081D">
        <w:rPr>
          <w:rFonts w:ascii="Tahoma" w:hAnsi="Tahoma" w:cs="Tahoma"/>
          <w:sz w:val="18"/>
          <w:szCs w:val="18"/>
        </w:rPr>
        <w:t>On</w:t>
      </w:r>
      <w:proofErr w:type="gramEnd"/>
      <w:r w:rsidRPr="00CE081D">
        <w:rPr>
          <w:rFonts w:ascii="Tahoma" w:hAnsi="Tahoma" w:cs="Tahoma"/>
          <w:sz w:val="18"/>
          <w:szCs w:val="18"/>
        </w:rPr>
        <w:t xml:space="preserve"> Hold Category Table</w:t>
      </w:r>
      <w:bookmarkEnd w:id="146"/>
    </w:p>
    <w:tbl>
      <w:tblPr>
        <w:tblW w:w="500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00" w:firstRow="0" w:lastRow="0" w:firstColumn="0" w:lastColumn="0" w:noHBand="0" w:noVBand="0"/>
      </w:tblPr>
      <w:tblGrid>
        <w:gridCol w:w="508"/>
        <w:gridCol w:w="1659"/>
        <w:gridCol w:w="3958"/>
        <w:gridCol w:w="789"/>
        <w:gridCol w:w="981"/>
        <w:gridCol w:w="929"/>
        <w:gridCol w:w="768"/>
      </w:tblGrid>
      <w:tr w:rsidR="0095774C" w:rsidRPr="00CE081D" w14:paraId="4C6B7684" w14:textId="77777777" w:rsidTr="005F4A5E">
        <w:trPr>
          <w:cantSplit/>
          <w:tblHeader/>
        </w:trPr>
        <w:tc>
          <w:tcPr>
            <w:tcW w:w="1133"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456DA476" w14:textId="77777777" w:rsidR="0095774C" w:rsidRPr="00CE081D" w:rsidRDefault="0095774C" w:rsidP="005F4A5E">
            <w:pPr>
              <w:rPr>
                <w:rFonts w:ascii="Tahoma" w:hAnsi="Tahoma" w:cs="Tahoma"/>
              </w:rPr>
            </w:pPr>
            <w:r w:rsidRPr="00CE081D">
              <w:rPr>
                <w:rFonts w:ascii="Tahoma" w:hAnsi="Tahoma" w:cs="Tahoma"/>
                <w:b/>
                <w:bCs/>
                <w:noProof/>
              </w:rPr>
              <w:t>Table ID</w:t>
            </w:r>
          </w:p>
        </w:tc>
        <w:tc>
          <w:tcPr>
            <w:tcW w:w="3867"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1A4B0E2C" w14:textId="68AFCDE8" w:rsidR="0095774C" w:rsidRPr="00CE081D" w:rsidRDefault="0095774C" w:rsidP="005F4A5E">
            <w:pPr>
              <w:rPr>
                <w:rFonts w:ascii="Tahoma" w:hAnsi="Tahoma" w:cs="Tahoma"/>
              </w:rPr>
            </w:pPr>
            <w:r w:rsidRPr="00CE081D">
              <w:rPr>
                <w:rFonts w:ascii="Tahoma" w:hAnsi="Tahoma" w:cs="Tahoma"/>
              </w:rPr>
              <w:t>T-11</w:t>
            </w:r>
          </w:p>
        </w:tc>
      </w:tr>
      <w:tr w:rsidR="0095774C" w:rsidRPr="00CE081D" w14:paraId="33705BE2" w14:textId="77777777" w:rsidTr="005F4A5E">
        <w:trPr>
          <w:cantSplit/>
          <w:tblHeader/>
        </w:trPr>
        <w:tc>
          <w:tcPr>
            <w:tcW w:w="1133"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51AE7933" w14:textId="77777777" w:rsidR="0095774C" w:rsidRPr="00CE081D" w:rsidRDefault="0095774C" w:rsidP="005F4A5E">
            <w:pPr>
              <w:rPr>
                <w:rFonts w:ascii="Tahoma" w:hAnsi="Tahoma" w:cs="Tahoma"/>
              </w:rPr>
            </w:pPr>
            <w:r w:rsidRPr="00CE081D">
              <w:rPr>
                <w:rFonts w:ascii="Tahoma" w:hAnsi="Tahoma" w:cs="Tahoma"/>
                <w:b/>
                <w:bCs/>
                <w:noProof/>
              </w:rPr>
              <w:t>Table Description</w:t>
            </w:r>
          </w:p>
        </w:tc>
        <w:tc>
          <w:tcPr>
            <w:tcW w:w="3867"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2D6C6BCD" w14:textId="39556919" w:rsidR="0095774C" w:rsidRPr="00CE081D" w:rsidRDefault="0095774C" w:rsidP="005F4A5E">
            <w:pPr>
              <w:rPr>
                <w:rFonts w:ascii="Tahoma" w:hAnsi="Tahoma" w:cs="Tahoma"/>
              </w:rPr>
            </w:pPr>
            <w:r w:rsidRPr="00CE081D">
              <w:rPr>
                <w:rFonts w:ascii="Tahoma" w:hAnsi="Tahoma" w:cs="Tahoma"/>
              </w:rPr>
              <w:t>Saving push message data</w:t>
            </w:r>
          </w:p>
        </w:tc>
      </w:tr>
      <w:tr w:rsidR="0095774C" w:rsidRPr="00CE081D" w14:paraId="4CCB1077" w14:textId="77777777" w:rsidTr="005F4A5E">
        <w:trPr>
          <w:cantSplit/>
          <w:tblHeader/>
        </w:trPr>
        <w:tc>
          <w:tcPr>
            <w:tcW w:w="25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7881C0B8" w14:textId="77777777" w:rsidR="0095774C" w:rsidRPr="00CE081D" w:rsidRDefault="0095774C" w:rsidP="005F4A5E">
            <w:pPr>
              <w:rPr>
                <w:rFonts w:ascii="Tahoma" w:hAnsi="Tahoma" w:cs="Tahoma"/>
              </w:rPr>
            </w:pPr>
            <w:r w:rsidRPr="00CE081D">
              <w:rPr>
                <w:rFonts w:ascii="Tahoma" w:hAnsi="Tahoma" w:cs="Tahoma"/>
                <w:b/>
                <w:bCs/>
                <w:noProof/>
              </w:rPr>
              <w:t>No</w:t>
            </w:r>
          </w:p>
        </w:tc>
        <w:tc>
          <w:tcPr>
            <w:tcW w:w="874"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24CB47F5" w14:textId="77777777" w:rsidR="0095774C" w:rsidRPr="00CE081D" w:rsidRDefault="0095774C" w:rsidP="005F4A5E">
            <w:pPr>
              <w:rPr>
                <w:rFonts w:ascii="Tahoma" w:hAnsi="Tahoma" w:cs="Tahoma"/>
              </w:rPr>
            </w:pPr>
            <w:r w:rsidRPr="00CE081D">
              <w:rPr>
                <w:rFonts w:ascii="Tahoma" w:hAnsi="Tahoma" w:cs="Tahoma"/>
                <w:b/>
                <w:bCs/>
                <w:noProof/>
                <w:lang w:val="id-ID"/>
              </w:rPr>
              <w:t>Field Name</w:t>
            </w:r>
          </w:p>
        </w:tc>
        <w:tc>
          <w:tcPr>
            <w:tcW w:w="2072"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25945840" w14:textId="77777777" w:rsidR="0095774C" w:rsidRPr="00CE081D" w:rsidRDefault="0095774C" w:rsidP="005F4A5E">
            <w:pPr>
              <w:rPr>
                <w:rFonts w:ascii="Tahoma" w:hAnsi="Tahoma" w:cs="Tahoma"/>
              </w:rPr>
            </w:pPr>
            <w:r w:rsidRPr="00CE081D">
              <w:rPr>
                <w:rFonts w:ascii="Tahoma" w:hAnsi="Tahoma" w:cs="Tahoma"/>
                <w:b/>
                <w:bCs/>
                <w:noProof/>
                <w:lang w:val="id-ID"/>
              </w:rPr>
              <w:t>Field Description</w:t>
            </w:r>
          </w:p>
        </w:tc>
        <w:tc>
          <w:tcPr>
            <w:tcW w:w="398" w:type="pct"/>
            <w:tcBorders>
              <w:top w:val="single" w:sz="6" w:space="0" w:color="000000"/>
              <w:left w:val="single" w:sz="6" w:space="0" w:color="000000"/>
              <w:bottom w:val="single" w:sz="6" w:space="0" w:color="000000"/>
              <w:right w:val="single" w:sz="6" w:space="0" w:color="000000"/>
            </w:tcBorders>
            <w:shd w:val="clear" w:color="auto" w:fill="E5DFEC"/>
          </w:tcPr>
          <w:p w14:paraId="470A4559" w14:textId="77777777" w:rsidR="0095774C" w:rsidRPr="00CE081D" w:rsidRDefault="0095774C" w:rsidP="005F4A5E">
            <w:pPr>
              <w:rPr>
                <w:rFonts w:ascii="Tahoma" w:hAnsi="Tahoma" w:cs="Tahoma"/>
                <w:b/>
                <w:bCs/>
                <w:noProof/>
              </w:rPr>
            </w:pPr>
            <w:r w:rsidRPr="00CE081D">
              <w:rPr>
                <w:rFonts w:ascii="Tahoma" w:hAnsi="Tahoma" w:cs="Tahoma"/>
                <w:b/>
                <w:bCs/>
                <w:noProof/>
              </w:rPr>
              <w:t>Allow Null?</w:t>
            </w:r>
          </w:p>
        </w:tc>
        <w:tc>
          <w:tcPr>
            <w:tcW w:w="520"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701346B7" w14:textId="77777777" w:rsidR="0095774C" w:rsidRPr="00CE081D" w:rsidRDefault="0095774C" w:rsidP="005F4A5E">
            <w:pPr>
              <w:rPr>
                <w:rFonts w:ascii="Tahoma" w:hAnsi="Tahoma" w:cs="Tahoma"/>
              </w:rPr>
            </w:pPr>
            <w:r w:rsidRPr="00CE081D">
              <w:rPr>
                <w:rFonts w:ascii="Tahoma" w:hAnsi="Tahoma" w:cs="Tahoma"/>
                <w:b/>
                <w:bCs/>
                <w:noProof/>
              </w:rPr>
              <w:t xml:space="preserve">Data </w:t>
            </w:r>
            <w:r w:rsidRPr="00CE081D">
              <w:rPr>
                <w:rFonts w:ascii="Tahoma" w:hAnsi="Tahoma" w:cs="Tahoma"/>
                <w:b/>
                <w:bCs/>
                <w:noProof/>
                <w:lang w:val="id-ID"/>
              </w:rPr>
              <w:t>Type</w:t>
            </w:r>
          </w:p>
        </w:tc>
        <w:tc>
          <w:tcPr>
            <w:tcW w:w="468" w:type="pct"/>
            <w:tcBorders>
              <w:top w:val="single" w:sz="6" w:space="0" w:color="000000"/>
              <w:left w:val="single" w:sz="6" w:space="0" w:color="000000"/>
              <w:bottom w:val="single" w:sz="6" w:space="0" w:color="000000"/>
              <w:right w:val="single" w:sz="6" w:space="0" w:color="000000"/>
            </w:tcBorders>
            <w:shd w:val="clear" w:color="auto" w:fill="E5DFEC"/>
          </w:tcPr>
          <w:p w14:paraId="2E8CBD16" w14:textId="77777777" w:rsidR="0095774C" w:rsidRPr="00CE081D" w:rsidRDefault="0095774C" w:rsidP="005F4A5E">
            <w:pPr>
              <w:rPr>
                <w:rFonts w:ascii="Tahoma" w:hAnsi="Tahoma" w:cs="Tahoma"/>
                <w:b/>
                <w:bCs/>
                <w:noProof/>
              </w:rPr>
            </w:pPr>
            <w:r w:rsidRPr="00CE081D">
              <w:rPr>
                <w:rFonts w:ascii="Tahoma" w:hAnsi="Tahoma" w:cs="Tahoma"/>
                <w:b/>
                <w:bCs/>
                <w:noProof/>
              </w:rPr>
              <w:t>Data Length</w:t>
            </w:r>
          </w:p>
        </w:tc>
        <w:tc>
          <w:tcPr>
            <w:tcW w:w="40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683ED054" w14:textId="77777777" w:rsidR="0095774C" w:rsidRPr="00CE081D" w:rsidRDefault="0095774C" w:rsidP="005F4A5E">
            <w:pPr>
              <w:rPr>
                <w:rFonts w:ascii="Tahoma" w:hAnsi="Tahoma" w:cs="Tahoma"/>
              </w:rPr>
            </w:pPr>
            <w:r w:rsidRPr="00CE081D">
              <w:rPr>
                <w:rFonts w:ascii="Tahoma" w:hAnsi="Tahoma" w:cs="Tahoma"/>
                <w:b/>
                <w:bCs/>
                <w:noProof/>
                <w:lang w:val="id-ID"/>
              </w:rPr>
              <w:t xml:space="preserve"> PK / FK</w:t>
            </w:r>
          </w:p>
        </w:tc>
      </w:tr>
      <w:tr w:rsidR="0095774C" w:rsidRPr="00CE081D" w14:paraId="1CAAC431" w14:textId="77777777" w:rsidTr="005F4A5E">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254378ED" w14:textId="77777777" w:rsidR="0095774C" w:rsidRPr="00CE081D" w:rsidRDefault="0095774C" w:rsidP="005F4A5E">
            <w:pPr>
              <w:rPr>
                <w:rFonts w:ascii="Tahoma" w:hAnsi="Tahoma" w:cs="Tahoma"/>
              </w:rPr>
            </w:pPr>
            <w:r w:rsidRPr="00CE081D">
              <w:rPr>
                <w:rFonts w:ascii="Tahoma" w:hAnsi="Tahoma" w:cs="Tahoma"/>
              </w:rPr>
              <w:t>1</w:t>
            </w:r>
          </w:p>
        </w:tc>
        <w:tc>
          <w:tcPr>
            <w:tcW w:w="874" w:type="pct"/>
            <w:tcBorders>
              <w:top w:val="single" w:sz="6" w:space="0" w:color="000000"/>
              <w:left w:val="single" w:sz="6" w:space="0" w:color="000000"/>
              <w:bottom w:val="single" w:sz="6" w:space="0" w:color="000000"/>
              <w:right w:val="single" w:sz="6" w:space="0" w:color="000000"/>
            </w:tcBorders>
            <w:vAlign w:val="center"/>
          </w:tcPr>
          <w:p w14:paraId="2882F1D1" w14:textId="5189AAD4" w:rsidR="0095774C" w:rsidRPr="00CE081D" w:rsidRDefault="0095774C" w:rsidP="005F4A5E">
            <w:pPr>
              <w:rPr>
                <w:rFonts w:ascii="Tahoma" w:hAnsi="Tahoma" w:cs="Tahoma"/>
              </w:rPr>
            </w:pPr>
            <w:proofErr w:type="spellStart"/>
            <w:r w:rsidRPr="00CE081D">
              <w:rPr>
                <w:rFonts w:ascii="Tahoma" w:hAnsi="Tahoma" w:cs="Tahoma"/>
              </w:rPr>
              <w:t>pushMessageID</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4283B0F9" w14:textId="15C33681" w:rsidR="0095774C" w:rsidRPr="00CE081D" w:rsidRDefault="0095774C" w:rsidP="005F4A5E">
            <w:pPr>
              <w:rPr>
                <w:rFonts w:ascii="Tahoma" w:hAnsi="Tahoma" w:cs="Tahoma"/>
              </w:rPr>
            </w:pPr>
            <w:r w:rsidRPr="00CE081D">
              <w:rPr>
                <w:rFonts w:ascii="Tahoma" w:hAnsi="Tahoma" w:cs="Tahoma"/>
              </w:rPr>
              <w:t>Primary Key</w:t>
            </w:r>
          </w:p>
        </w:tc>
        <w:tc>
          <w:tcPr>
            <w:tcW w:w="398" w:type="pct"/>
            <w:tcBorders>
              <w:top w:val="single" w:sz="6" w:space="0" w:color="000000"/>
              <w:left w:val="single" w:sz="6" w:space="0" w:color="000000"/>
              <w:bottom w:val="single" w:sz="6" w:space="0" w:color="000000"/>
              <w:right w:val="single" w:sz="6" w:space="0" w:color="000000"/>
            </w:tcBorders>
          </w:tcPr>
          <w:p w14:paraId="51291653" w14:textId="77777777" w:rsidR="0095774C" w:rsidRPr="00CE081D" w:rsidRDefault="0095774C" w:rsidP="005F4A5E">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304A4E23" w14:textId="360789AB" w:rsidR="0095774C" w:rsidRPr="00CE081D" w:rsidRDefault="0095774C" w:rsidP="005F4A5E">
            <w:pPr>
              <w:rPr>
                <w:rFonts w:ascii="Tahoma" w:hAnsi="Tahoma" w:cs="Tahoma"/>
              </w:rPr>
            </w:pPr>
            <w:proofErr w:type="spellStart"/>
            <w:r w:rsidRPr="00CE081D">
              <w:rPr>
                <w:rFonts w:ascii="Tahoma" w:hAnsi="Tahoma" w:cs="Tahoma"/>
              </w:rPr>
              <w:t>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2DA46258" w14:textId="5A392496" w:rsidR="0095774C" w:rsidRPr="00CE081D" w:rsidRDefault="0095774C" w:rsidP="005F4A5E">
            <w:pPr>
              <w:rPr>
                <w:rFonts w:ascii="Tahoma" w:hAnsi="Tahoma" w:cs="Tahoma"/>
              </w:rPr>
            </w:pPr>
          </w:p>
        </w:tc>
        <w:tc>
          <w:tcPr>
            <w:tcW w:w="409" w:type="pct"/>
            <w:tcBorders>
              <w:top w:val="single" w:sz="6" w:space="0" w:color="000000"/>
              <w:left w:val="single" w:sz="6" w:space="0" w:color="000000"/>
              <w:bottom w:val="single" w:sz="6" w:space="0" w:color="000000"/>
              <w:right w:val="single" w:sz="6" w:space="0" w:color="000000"/>
            </w:tcBorders>
            <w:vAlign w:val="center"/>
          </w:tcPr>
          <w:p w14:paraId="165D8457" w14:textId="77777777" w:rsidR="0095774C" w:rsidRPr="00CE081D" w:rsidRDefault="0095774C" w:rsidP="005F4A5E">
            <w:pPr>
              <w:rPr>
                <w:rFonts w:ascii="Tahoma" w:hAnsi="Tahoma" w:cs="Tahoma"/>
              </w:rPr>
            </w:pPr>
            <w:r w:rsidRPr="00CE081D">
              <w:rPr>
                <w:rFonts w:ascii="Tahoma" w:hAnsi="Tahoma" w:cs="Tahoma"/>
              </w:rPr>
              <w:t>PK</w:t>
            </w:r>
          </w:p>
        </w:tc>
      </w:tr>
      <w:tr w:rsidR="0095774C" w:rsidRPr="00CE081D" w14:paraId="4F82CB86" w14:textId="77777777" w:rsidTr="005F4A5E">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5E354352" w14:textId="77777777" w:rsidR="0095774C" w:rsidRPr="00CE081D" w:rsidRDefault="0095774C" w:rsidP="005F4A5E">
            <w:pPr>
              <w:rPr>
                <w:rFonts w:ascii="Tahoma" w:hAnsi="Tahoma" w:cs="Tahoma"/>
              </w:rPr>
            </w:pPr>
            <w:r w:rsidRPr="00CE081D">
              <w:rPr>
                <w:rFonts w:ascii="Tahoma" w:hAnsi="Tahoma" w:cs="Tahoma"/>
              </w:rPr>
              <w:t>2</w:t>
            </w:r>
          </w:p>
        </w:tc>
        <w:tc>
          <w:tcPr>
            <w:tcW w:w="874" w:type="pct"/>
            <w:tcBorders>
              <w:top w:val="single" w:sz="6" w:space="0" w:color="000000"/>
              <w:left w:val="single" w:sz="6" w:space="0" w:color="000000"/>
              <w:bottom w:val="single" w:sz="6" w:space="0" w:color="000000"/>
              <w:right w:val="single" w:sz="6" w:space="0" w:color="000000"/>
            </w:tcBorders>
            <w:vAlign w:val="center"/>
          </w:tcPr>
          <w:p w14:paraId="3C64917B" w14:textId="16FB0083" w:rsidR="0095774C" w:rsidRPr="00CE081D" w:rsidRDefault="0095774C" w:rsidP="005F4A5E">
            <w:pPr>
              <w:rPr>
                <w:rFonts w:ascii="Tahoma" w:hAnsi="Tahoma" w:cs="Tahoma"/>
              </w:rPr>
            </w:pPr>
            <w:r w:rsidRPr="00CE081D">
              <w:rPr>
                <w:rFonts w:ascii="Tahoma" w:hAnsi="Tahoma" w:cs="Tahoma"/>
              </w:rPr>
              <w:t>title</w:t>
            </w:r>
          </w:p>
        </w:tc>
        <w:tc>
          <w:tcPr>
            <w:tcW w:w="2072" w:type="pct"/>
            <w:tcBorders>
              <w:top w:val="single" w:sz="6" w:space="0" w:color="000000"/>
              <w:left w:val="single" w:sz="6" w:space="0" w:color="000000"/>
              <w:bottom w:val="single" w:sz="6" w:space="0" w:color="000000"/>
              <w:right w:val="single" w:sz="6" w:space="0" w:color="000000"/>
            </w:tcBorders>
            <w:vAlign w:val="center"/>
          </w:tcPr>
          <w:p w14:paraId="792DFCB6" w14:textId="3AFC7EFD" w:rsidR="0095774C" w:rsidRPr="00CE081D" w:rsidRDefault="0095774C" w:rsidP="005F4A5E">
            <w:pPr>
              <w:rPr>
                <w:rFonts w:ascii="Tahoma" w:hAnsi="Tahoma" w:cs="Tahoma"/>
              </w:rPr>
            </w:pPr>
            <w:r w:rsidRPr="00CE081D">
              <w:rPr>
                <w:rFonts w:ascii="Tahoma" w:hAnsi="Tahoma" w:cs="Tahoma"/>
              </w:rPr>
              <w:t>Push message title</w:t>
            </w:r>
          </w:p>
        </w:tc>
        <w:tc>
          <w:tcPr>
            <w:tcW w:w="398" w:type="pct"/>
            <w:tcBorders>
              <w:top w:val="single" w:sz="6" w:space="0" w:color="000000"/>
              <w:left w:val="single" w:sz="6" w:space="0" w:color="000000"/>
              <w:bottom w:val="single" w:sz="6" w:space="0" w:color="000000"/>
              <w:right w:val="single" w:sz="6" w:space="0" w:color="000000"/>
            </w:tcBorders>
          </w:tcPr>
          <w:p w14:paraId="7444DAEF" w14:textId="77777777" w:rsidR="0095774C" w:rsidRPr="00CE081D" w:rsidRDefault="0095774C" w:rsidP="005F4A5E">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108FF6BE" w14:textId="77777777" w:rsidR="0095774C" w:rsidRPr="00CE081D" w:rsidRDefault="0095774C"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7DF98A7F" w14:textId="7FD7D7E6" w:rsidR="0095774C" w:rsidRPr="00CE081D" w:rsidRDefault="0095774C" w:rsidP="005F4A5E">
            <w:pPr>
              <w:rPr>
                <w:rFonts w:ascii="Tahoma" w:hAnsi="Tahoma" w:cs="Tahoma"/>
              </w:rPr>
            </w:pPr>
            <w:r w:rsidRPr="00CE081D">
              <w:rPr>
                <w:rFonts w:ascii="Tahoma" w:hAnsi="Tahoma" w:cs="Tahoma"/>
              </w:rPr>
              <w:t>100</w:t>
            </w:r>
          </w:p>
        </w:tc>
        <w:tc>
          <w:tcPr>
            <w:tcW w:w="409" w:type="pct"/>
            <w:tcBorders>
              <w:top w:val="single" w:sz="6" w:space="0" w:color="000000"/>
              <w:left w:val="single" w:sz="6" w:space="0" w:color="000000"/>
              <w:bottom w:val="single" w:sz="6" w:space="0" w:color="000000"/>
              <w:right w:val="single" w:sz="6" w:space="0" w:color="000000"/>
            </w:tcBorders>
            <w:vAlign w:val="center"/>
          </w:tcPr>
          <w:p w14:paraId="6943222B" w14:textId="77777777" w:rsidR="0095774C" w:rsidRPr="00CE081D" w:rsidRDefault="0095774C" w:rsidP="005F4A5E">
            <w:pPr>
              <w:rPr>
                <w:rFonts w:ascii="Tahoma" w:hAnsi="Tahoma" w:cs="Tahoma"/>
              </w:rPr>
            </w:pPr>
          </w:p>
        </w:tc>
      </w:tr>
      <w:tr w:rsidR="0095774C" w:rsidRPr="00CE081D" w14:paraId="57E13F6D" w14:textId="77777777" w:rsidTr="005F4A5E">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1DFD100" w14:textId="774B1ABE" w:rsidR="0095774C" w:rsidRPr="00CE081D" w:rsidRDefault="0095774C" w:rsidP="005F4A5E">
            <w:pPr>
              <w:rPr>
                <w:rFonts w:ascii="Tahoma" w:hAnsi="Tahoma" w:cs="Tahoma"/>
              </w:rPr>
            </w:pPr>
            <w:r w:rsidRPr="00CE081D">
              <w:rPr>
                <w:rFonts w:ascii="Tahoma" w:hAnsi="Tahoma" w:cs="Tahoma"/>
              </w:rPr>
              <w:t>3</w:t>
            </w:r>
          </w:p>
        </w:tc>
        <w:tc>
          <w:tcPr>
            <w:tcW w:w="874" w:type="pct"/>
            <w:tcBorders>
              <w:top w:val="single" w:sz="6" w:space="0" w:color="000000"/>
              <w:left w:val="single" w:sz="6" w:space="0" w:color="000000"/>
              <w:bottom w:val="single" w:sz="6" w:space="0" w:color="000000"/>
              <w:right w:val="single" w:sz="6" w:space="0" w:color="000000"/>
            </w:tcBorders>
            <w:vAlign w:val="center"/>
          </w:tcPr>
          <w:p w14:paraId="3261F226" w14:textId="174DD9FF" w:rsidR="0095774C" w:rsidRPr="00CE081D" w:rsidRDefault="0095774C" w:rsidP="005F4A5E">
            <w:pPr>
              <w:rPr>
                <w:rFonts w:ascii="Tahoma" w:hAnsi="Tahoma" w:cs="Tahoma"/>
              </w:rPr>
            </w:pPr>
            <w:r w:rsidRPr="00CE081D">
              <w:rPr>
                <w:rFonts w:ascii="Tahoma" w:hAnsi="Tahoma" w:cs="Tahoma"/>
              </w:rPr>
              <w:t>body</w:t>
            </w:r>
          </w:p>
        </w:tc>
        <w:tc>
          <w:tcPr>
            <w:tcW w:w="2072" w:type="pct"/>
            <w:tcBorders>
              <w:top w:val="single" w:sz="6" w:space="0" w:color="000000"/>
              <w:left w:val="single" w:sz="6" w:space="0" w:color="000000"/>
              <w:bottom w:val="single" w:sz="6" w:space="0" w:color="000000"/>
              <w:right w:val="single" w:sz="6" w:space="0" w:color="000000"/>
            </w:tcBorders>
            <w:vAlign w:val="center"/>
          </w:tcPr>
          <w:p w14:paraId="72936D19" w14:textId="3F6A0C97" w:rsidR="0095774C" w:rsidRPr="00CE081D" w:rsidRDefault="0095774C" w:rsidP="005F4A5E">
            <w:pPr>
              <w:rPr>
                <w:rFonts w:ascii="Tahoma" w:hAnsi="Tahoma" w:cs="Tahoma"/>
              </w:rPr>
            </w:pPr>
            <w:r w:rsidRPr="00CE081D">
              <w:rPr>
                <w:rFonts w:ascii="Tahoma" w:hAnsi="Tahoma" w:cs="Tahoma"/>
              </w:rPr>
              <w:t xml:space="preserve">Push message </w:t>
            </w:r>
            <w:proofErr w:type="spellStart"/>
            <w:r w:rsidRPr="00CE081D">
              <w:rPr>
                <w:rFonts w:ascii="Tahoma" w:hAnsi="Tahoma" w:cs="Tahoma"/>
              </w:rPr>
              <w:t>message</w:t>
            </w:r>
            <w:proofErr w:type="spellEnd"/>
          </w:p>
        </w:tc>
        <w:tc>
          <w:tcPr>
            <w:tcW w:w="398" w:type="pct"/>
            <w:tcBorders>
              <w:top w:val="single" w:sz="6" w:space="0" w:color="000000"/>
              <w:left w:val="single" w:sz="6" w:space="0" w:color="000000"/>
              <w:bottom w:val="single" w:sz="6" w:space="0" w:color="000000"/>
              <w:right w:val="single" w:sz="6" w:space="0" w:color="000000"/>
            </w:tcBorders>
          </w:tcPr>
          <w:p w14:paraId="1CCD5B5C" w14:textId="6271C04A" w:rsidR="0095774C" w:rsidRPr="00CE081D" w:rsidRDefault="0095774C" w:rsidP="005F4A5E">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0D3694E4" w14:textId="24B5D074" w:rsidR="0095774C" w:rsidRPr="00CE081D" w:rsidRDefault="0095774C"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01FAB8B6" w14:textId="6E0AA8B0" w:rsidR="0095774C" w:rsidRPr="00CE081D" w:rsidRDefault="0095774C" w:rsidP="005F4A5E">
            <w:pPr>
              <w:rPr>
                <w:rFonts w:ascii="Tahoma" w:hAnsi="Tahoma" w:cs="Tahoma"/>
              </w:rPr>
            </w:pPr>
            <w:r w:rsidRPr="00CE081D">
              <w:rPr>
                <w:rFonts w:ascii="Tahoma" w:hAnsi="Tahoma" w:cs="Tahoma"/>
              </w:rPr>
              <w:t>200</w:t>
            </w:r>
          </w:p>
        </w:tc>
        <w:tc>
          <w:tcPr>
            <w:tcW w:w="409" w:type="pct"/>
            <w:tcBorders>
              <w:top w:val="single" w:sz="6" w:space="0" w:color="000000"/>
              <w:left w:val="single" w:sz="6" w:space="0" w:color="000000"/>
              <w:bottom w:val="single" w:sz="6" w:space="0" w:color="000000"/>
              <w:right w:val="single" w:sz="6" w:space="0" w:color="000000"/>
            </w:tcBorders>
            <w:vAlign w:val="center"/>
          </w:tcPr>
          <w:p w14:paraId="0A8CD558" w14:textId="77777777" w:rsidR="0095774C" w:rsidRPr="00CE081D" w:rsidRDefault="0095774C" w:rsidP="005F4A5E">
            <w:pPr>
              <w:rPr>
                <w:rFonts w:ascii="Tahoma" w:hAnsi="Tahoma" w:cs="Tahoma"/>
              </w:rPr>
            </w:pPr>
          </w:p>
        </w:tc>
      </w:tr>
      <w:tr w:rsidR="00E101E0" w:rsidRPr="00CE081D" w14:paraId="15137BEB" w14:textId="77777777" w:rsidTr="005F4A5E">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FAF29AB" w14:textId="2785ACA8" w:rsidR="00E101E0" w:rsidRPr="00CE081D" w:rsidRDefault="00E101E0" w:rsidP="005F4A5E">
            <w:pPr>
              <w:rPr>
                <w:rFonts w:ascii="Tahoma" w:hAnsi="Tahoma" w:cs="Tahoma"/>
              </w:rPr>
            </w:pPr>
            <w:r w:rsidRPr="00CE081D">
              <w:rPr>
                <w:rFonts w:ascii="Tahoma" w:hAnsi="Tahoma" w:cs="Tahoma"/>
              </w:rPr>
              <w:t>4</w:t>
            </w:r>
          </w:p>
        </w:tc>
        <w:tc>
          <w:tcPr>
            <w:tcW w:w="874" w:type="pct"/>
            <w:tcBorders>
              <w:top w:val="single" w:sz="6" w:space="0" w:color="000000"/>
              <w:left w:val="single" w:sz="6" w:space="0" w:color="000000"/>
              <w:bottom w:val="single" w:sz="6" w:space="0" w:color="000000"/>
              <w:right w:val="single" w:sz="6" w:space="0" w:color="000000"/>
            </w:tcBorders>
            <w:vAlign w:val="center"/>
          </w:tcPr>
          <w:p w14:paraId="4DDE4688" w14:textId="4E3D6B0B" w:rsidR="00E101E0" w:rsidRPr="00CE081D" w:rsidRDefault="00E101E0" w:rsidP="005F4A5E">
            <w:pPr>
              <w:rPr>
                <w:rFonts w:ascii="Tahoma" w:hAnsi="Tahoma" w:cs="Tahoma"/>
              </w:rPr>
            </w:pPr>
            <w:proofErr w:type="spellStart"/>
            <w:r w:rsidRPr="00CE081D">
              <w:rPr>
                <w:rFonts w:ascii="Tahoma" w:hAnsi="Tahoma" w:cs="Tahoma"/>
              </w:rPr>
              <w:t>isRead</w:t>
            </w:r>
            <w:proofErr w:type="spellEnd"/>
          </w:p>
        </w:tc>
        <w:tc>
          <w:tcPr>
            <w:tcW w:w="2072" w:type="pct"/>
            <w:tcBorders>
              <w:top w:val="single" w:sz="6" w:space="0" w:color="000000"/>
              <w:left w:val="single" w:sz="6" w:space="0" w:color="000000"/>
              <w:bottom w:val="single" w:sz="6" w:space="0" w:color="000000"/>
              <w:right w:val="single" w:sz="6" w:space="0" w:color="000000"/>
            </w:tcBorders>
            <w:vAlign w:val="center"/>
          </w:tcPr>
          <w:p w14:paraId="6344BF33" w14:textId="183E4EE9" w:rsidR="00E101E0" w:rsidRPr="00CE081D" w:rsidRDefault="00E101E0" w:rsidP="00E101E0">
            <w:pPr>
              <w:rPr>
                <w:rFonts w:ascii="Tahoma" w:hAnsi="Tahoma" w:cs="Tahoma"/>
              </w:rPr>
            </w:pPr>
            <w:r w:rsidRPr="00CE081D">
              <w:rPr>
                <w:rFonts w:ascii="Tahoma" w:hAnsi="Tahoma" w:cs="Tahoma"/>
              </w:rPr>
              <w:t>Flag for read message</w:t>
            </w:r>
          </w:p>
        </w:tc>
        <w:tc>
          <w:tcPr>
            <w:tcW w:w="398" w:type="pct"/>
            <w:tcBorders>
              <w:top w:val="single" w:sz="6" w:space="0" w:color="000000"/>
              <w:left w:val="single" w:sz="6" w:space="0" w:color="000000"/>
              <w:bottom w:val="single" w:sz="6" w:space="0" w:color="000000"/>
              <w:right w:val="single" w:sz="6" w:space="0" w:color="000000"/>
            </w:tcBorders>
          </w:tcPr>
          <w:p w14:paraId="5F67E1AA" w14:textId="2965ED27" w:rsidR="00E101E0" w:rsidRPr="00CE081D" w:rsidRDefault="00E101E0" w:rsidP="005F4A5E">
            <w:pPr>
              <w:rPr>
                <w:rFonts w:ascii="Tahoma" w:hAnsi="Tahoma" w:cs="Tahoma"/>
              </w:rPr>
            </w:pPr>
            <w:r w:rsidRPr="00CE081D">
              <w:rPr>
                <w:rFonts w:ascii="Tahoma" w:hAnsi="Tahoma" w:cs="Tahoma"/>
              </w:rPr>
              <w:t>N</w:t>
            </w:r>
          </w:p>
        </w:tc>
        <w:tc>
          <w:tcPr>
            <w:tcW w:w="520" w:type="pct"/>
            <w:tcBorders>
              <w:top w:val="single" w:sz="6" w:space="0" w:color="000000"/>
              <w:left w:val="single" w:sz="6" w:space="0" w:color="000000"/>
              <w:bottom w:val="single" w:sz="6" w:space="0" w:color="000000"/>
              <w:right w:val="single" w:sz="6" w:space="0" w:color="000000"/>
            </w:tcBorders>
            <w:vAlign w:val="center"/>
          </w:tcPr>
          <w:p w14:paraId="2F49244E" w14:textId="4647C6F6" w:rsidR="00E101E0" w:rsidRPr="00CE081D" w:rsidRDefault="00E101E0" w:rsidP="005F4A5E">
            <w:pPr>
              <w:rPr>
                <w:rFonts w:ascii="Tahoma" w:hAnsi="Tahoma" w:cs="Tahoma"/>
              </w:rPr>
            </w:pPr>
            <w:proofErr w:type="spellStart"/>
            <w:r w:rsidRPr="00CE081D">
              <w:rPr>
                <w:rFonts w:ascii="Tahoma" w:hAnsi="Tahoma" w:cs="Tahoma"/>
              </w:rPr>
              <w:t>boolean</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24028D3E" w14:textId="77777777" w:rsidR="00E101E0" w:rsidRPr="00CE081D" w:rsidRDefault="00E101E0" w:rsidP="005F4A5E">
            <w:pPr>
              <w:rPr>
                <w:rFonts w:ascii="Tahoma" w:hAnsi="Tahoma" w:cs="Tahoma"/>
              </w:rPr>
            </w:pPr>
          </w:p>
        </w:tc>
        <w:tc>
          <w:tcPr>
            <w:tcW w:w="409" w:type="pct"/>
            <w:tcBorders>
              <w:top w:val="single" w:sz="6" w:space="0" w:color="000000"/>
              <w:left w:val="single" w:sz="6" w:space="0" w:color="000000"/>
              <w:bottom w:val="single" w:sz="6" w:space="0" w:color="000000"/>
              <w:right w:val="single" w:sz="6" w:space="0" w:color="000000"/>
            </w:tcBorders>
            <w:vAlign w:val="center"/>
          </w:tcPr>
          <w:p w14:paraId="10F15340" w14:textId="77777777" w:rsidR="00E101E0" w:rsidRPr="00CE081D" w:rsidRDefault="00E101E0" w:rsidP="005F4A5E">
            <w:pPr>
              <w:rPr>
                <w:rFonts w:ascii="Tahoma" w:hAnsi="Tahoma" w:cs="Tahoma"/>
              </w:rPr>
            </w:pPr>
          </w:p>
        </w:tc>
      </w:tr>
    </w:tbl>
    <w:p w14:paraId="29F64AC5" w14:textId="7EBBFAB1" w:rsidR="0095774C" w:rsidRPr="00CE081D" w:rsidRDefault="0095774C" w:rsidP="0095774C">
      <w:pPr>
        <w:pStyle w:val="Heading3"/>
        <w:shd w:val="pct15" w:color="auto" w:fill="auto"/>
        <w:spacing w:after="60"/>
        <w:ind w:left="720" w:hanging="720"/>
        <w:rPr>
          <w:rFonts w:ascii="Tahoma" w:hAnsi="Tahoma" w:cs="Tahoma"/>
        </w:rPr>
      </w:pPr>
      <w:bookmarkStart w:id="147" w:name="_Toc465763613"/>
      <w:r w:rsidRPr="00CE081D">
        <w:rPr>
          <w:rFonts w:ascii="Tahoma" w:hAnsi="Tahoma" w:cs="Tahoma"/>
        </w:rPr>
        <w:t>Pending On Hold</w:t>
      </w:r>
      <w:bookmarkEnd w:id="147"/>
    </w:p>
    <w:p w14:paraId="689F3185" w14:textId="3FB4F75A" w:rsidR="0095774C" w:rsidRPr="00CE081D" w:rsidRDefault="0095774C" w:rsidP="0095774C">
      <w:pPr>
        <w:pStyle w:val="Caption"/>
        <w:keepNext/>
        <w:rPr>
          <w:rFonts w:ascii="Tahoma" w:hAnsi="Tahoma" w:cs="Tahoma"/>
          <w:sz w:val="18"/>
          <w:szCs w:val="18"/>
        </w:rPr>
      </w:pPr>
      <w:bookmarkStart w:id="148" w:name="_Toc465952351"/>
      <w:proofErr w:type="spellStart"/>
      <w:r w:rsidRPr="00CE081D">
        <w:rPr>
          <w:rFonts w:ascii="Tahoma" w:hAnsi="Tahoma" w:cs="Tahoma"/>
          <w:sz w:val="18"/>
          <w:szCs w:val="18"/>
        </w:rPr>
        <w:t>Tabel</w:t>
      </w:r>
      <w:proofErr w:type="spellEnd"/>
      <w:r w:rsidRPr="00CE081D">
        <w:rPr>
          <w:rFonts w:ascii="Tahoma" w:hAnsi="Tahoma" w:cs="Tahoma"/>
          <w:sz w:val="18"/>
          <w:szCs w:val="18"/>
        </w:rPr>
        <w:t xml:space="preserve"> </w:t>
      </w:r>
      <w:r w:rsidRPr="00CE081D">
        <w:rPr>
          <w:rFonts w:ascii="Tahoma" w:hAnsi="Tahoma" w:cs="Tahoma"/>
          <w:sz w:val="18"/>
          <w:szCs w:val="18"/>
        </w:rPr>
        <w:fldChar w:fldCharType="begin"/>
      </w:r>
      <w:r w:rsidRPr="00CE081D">
        <w:rPr>
          <w:rFonts w:ascii="Tahoma" w:hAnsi="Tahoma" w:cs="Tahoma"/>
          <w:sz w:val="18"/>
          <w:szCs w:val="18"/>
        </w:rPr>
        <w:instrText xml:space="preserve"> SEQ Tabel \* ARABIC </w:instrText>
      </w:r>
      <w:r w:rsidRPr="00CE081D">
        <w:rPr>
          <w:rFonts w:ascii="Tahoma" w:hAnsi="Tahoma" w:cs="Tahoma"/>
          <w:sz w:val="18"/>
          <w:szCs w:val="18"/>
        </w:rPr>
        <w:fldChar w:fldCharType="separate"/>
      </w:r>
      <w:r w:rsidR="007371A6" w:rsidRPr="00CE081D">
        <w:rPr>
          <w:rFonts w:ascii="Tahoma" w:hAnsi="Tahoma" w:cs="Tahoma"/>
          <w:noProof/>
          <w:sz w:val="18"/>
          <w:szCs w:val="18"/>
        </w:rPr>
        <w:t>18</w:t>
      </w:r>
      <w:r w:rsidRPr="00CE081D">
        <w:rPr>
          <w:rFonts w:ascii="Tahoma" w:hAnsi="Tahoma" w:cs="Tahoma"/>
          <w:sz w:val="18"/>
          <w:szCs w:val="18"/>
        </w:rPr>
        <w:fldChar w:fldCharType="end"/>
      </w:r>
      <w:r w:rsidRPr="00CE081D">
        <w:rPr>
          <w:rFonts w:ascii="Tahoma" w:hAnsi="Tahoma" w:cs="Tahoma"/>
          <w:sz w:val="18"/>
          <w:szCs w:val="18"/>
        </w:rPr>
        <w:t xml:space="preserve">  </w:t>
      </w:r>
      <w:r w:rsidR="00090BC5" w:rsidRPr="00CE081D">
        <w:rPr>
          <w:rFonts w:ascii="Tahoma" w:hAnsi="Tahoma" w:cs="Tahoma"/>
          <w:sz w:val="18"/>
          <w:szCs w:val="18"/>
        </w:rPr>
        <w:t>Pending On Hold</w:t>
      </w:r>
      <w:r w:rsidRPr="00CE081D">
        <w:rPr>
          <w:rFonts w:ascii="Tahoma" w:hAnsi="Tahoma" w:cs="Tahoma"/>
          <w:sz w:val="18"/>
          <w:szCs w:val="18"/>
        </w:rPr>
        <w:t xml:space="preserve"> Table</w:t>
      </w:r>
      <w:bookmarkEnd w:id="148"/>
    </w:p>
    <w:tbl>
      <w:tblPr>
        <w:tblW w:w="500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00" w:firstRow="0" w:lastRow="0" w:firstColumn="0" w:lastColumn="0" w:noHBand="0" w:noVBand="0"/>
      </w:tblPr>
      <w:tblGrid>
        <w:gridCol w:w="508"/>
        <w:gridCol w:w="2137"/>
        <w:gridCol w:w="3835"/>
        <w:gridCol w:w="789"/>
        <w:gridCol w:w="888"/>
        <w:gridCol w:w="929"/>
        <w:gridCol w:w="506"/>
      </w:tblGrid>
      <w:tr w:rsidR="0095774C" w:rsidRPr="00CE081D" w14:paraId="59E857A5" w14:textId="77777777" w:rsidTr="0095774C">
        <w:trPr>
          <w:cantSplit/>
          <w:tblHeader/>
        </w:trPr>
        <w:tc>
          <w:tcPr>
            <w:tcW w:w="1382"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3E3B9FDF" w14:textId="77777777" w:rsidR="0095774C" w:rsidRPr="00CE081D" w:rsidRDefault="0095774C" w:rsidP="005F4A5E">
            <w:pPr>
              <w:rPr>
                <w:rFonts w:ascii="Tahoma" w:hAnsi="Tahoma" w:cs="Tahoma"/>
              </w:rPr>
            </w:pPr>
            <w:r w:rsidRPr="00CE081D">
              <w:rPr>
                <w:rFonts w:ascii="Tahoma" w:hAnsi="Tahoma" w:cs="Tahoma"/>
                <w:b/>
                <w:bCs/>
                <w:noProof/>
              </w:rPr>
              <w:t>Table ID</w:t>
            </w:r>
          </w:p>
        </w:tc>
        <w:tc>
          <w:tcPr>
            <w:tcW w:w="3618"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1070FEB6" w14:textId="24894A32" w:rsidR="0095774C" w:rsidRPr="00CE081D" w:rsidRDefault="0095774C" w:rsidP="005F4A5E">
            <w:pPr>
              <w:rPr>
                <w:rFonts w:ascii="Tahoma" w:hAnsi="Tahoma" w:cs="Tahoma"/>
              </w:rPr>
            </w:pPr>
            <w:r w:rsidRPr="00CE081D">
              <w:rPr>
                <w:rFonts w:ascii="Tahoma" w:hAnsi="Tahoma" w:cs="Tahoma"/>
              </w:rPr>
              <w:t>T-12</w:t>
            </w:r>
          </w:p>
        </w:tc>
      </w:tr>
      <w:tr w:rsidR="0095774C" w:rsidRPr="00CE081D" w14:paraId="365DCAA8" w14:textId="77777777" w:rsidTr="0095774C">
        <w:trPr>
          <w:cantSplit/>
          <w:tblHeader/>
        </w:trPr>
        <w:tc>
          <w:tcPr>
            <w:tcW w:w="1382"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41773261" w14:textId="77777777" w:rsidR="0095774C" w:rsidRPr="00CE081D" w:rsidRDefault="0095774C" w:rsidP="005F4A5E">
            <w:pPr>
              <w:rPr>
                <w:rFonts w:ascii="Tahoma" w:hAnsi="Tahoma" w:cs="Tahoma"/>
              </w:rPr>
            </w:pPr>
            <w:r w:rsidRPr="00CE081D">
              <w:rPr>
                <w:rFonts w:ascii="Tahoma" w:hAnsi="Tahoma" w:cs="Tahoma"/>
                <w:b/>
                <w:bCs/>
                <w:noProof/>
              </w:rPr>
              <w:t>Table Description</w:t>
            </w:r>
          </w:p>
        </w:tc>
        <w:tc>
          <w:tcPr>
            <w:tcW w:w="3618"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14D47A20" w14:textId="376CAFDB" w:rsidR="0095774C" w:rsidRPr="00CE081D" w:rsidRDefault="0095774C" w:rsidP="005F4A5E">
            <w:pPr>
              <w:rPr>
                <w:rFonts w:ascii="Tahoma" w:hAnsi="Tahoma" w:cs="Tahoma"/>
              </w:rPr>
            </w:pPr>
            <w:r w:rsidRPr="00CE081D">
              <w:rPr>
                <w:rFonts w:ascii="Tahoma" w:hAnsi="Tahoma" w:cs="Tahoma"/>
              </w:rPr>
              <w:t>Saving pending on hold</w:t>
            </w:r>
          </w:p>
        </w:tc>
      </w:tr>
      <w:tr w:rsidR="0095774C" w:rsidRPr="00CE081D" w14:paraId="7050E308" w14:textId="77777777" w:rsidTr="0095774C">
        <w:trPr>
          <w:cantSplit/>
          <w:tblHeader/>
        </w:trPr>
        <w:tc>
          <w:tcPr>
            <w:tcW w:w="25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47346F3D" w14:textId="77777777" w:rsidR="0095774C" w:rsidRPr="00CE081D" w:rsidRDefault="0095774C" w:rsidP="005F4A5E">
            <w:pPr>
              <w:rPr>
                <w:rFonts w:ascii="Tahoma" w:hAnsi="Tahoma" w:cs="Tahoma"/>
              </w:rPr>
            </w:pPr>
            <w:r w:rsidRPr="00CE081D">
              <w:rPr>
                <w:rFonts w:ascii="Tahoma" w:hAnsi="Tahoma" w:cs="Tahoma"/>
                <w:b/>
                <w:bCs/>
                <w:noProof/>
              </w:rPr>
              <w:t>No</w:t>
            </w:r>
          </w:p>
        </w:tc>
        <w:tc>
          <w:tcPr>
            <w:tcW w:w="1123"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419C59B1" w14:textId="77777777" w:rsidR="0095774C" w:rsidRPr="00CE081D" w:rsidRDefault="0095774C" w:rsidP="005F4A5E">
            <w:pPr>
              <w:rPr>
                <w:rFonts w:ascii="Tahoma" w:hAnsi="Tahoma" w:cs="Tahoma"/>
              </w:rPr>
            </w:pPr>
            <w:r w:rsidRPr="00CE081D">
              <w:rPr>
                <w:rFonts w:ascii="Tahoma" w:hAnsi="Tahoma" w:cs="Tahoma"/>
                <w:b/>
                <w:bCs/>
                <w:noProof/>
                <w:lang w:val="id-ID"/>
              </w:rPr>
              <w:t>Field Name</w:t>
            </w:r>
          </w:p>
        </w:tc>
        <w:tc>
          <w:tcPr>
            <w:tcW w:w="2008"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2629AFAC" w14:textId="77777777" w:rsidR="0095774C" w:rsidRPr="00CE081D" w:rsidRDefault="0095774C" w:rsidP="005F4A5E">
            <w:pPr>
              <w:rPr>
                <w:rFonts w:ascii="Tahoma" w:hAnsi="Tahoma" w:cs="Tahoma"/>
              </w:rPr>
            </w:pPr>
            <w:r w:rsidRPr="00CE081D">
              <w:rPr>
                <w:rFonts w:ascii="Tahoma" w:hAnsi="Tahoma" w:cs="Tahoma"/>
                <w:b/>
                <w:bCs/>
                <w:noProof/>
                <w:lang w:val="id-ID"/>
              </w:rPr>
              <w:t>Field Description</w:t>
            </w:r>
          </w:p>
        </w:tc>
        <w:tc>
          <w:tcPr>
            <w:tcW w:w="398" w:type="pct"/>
            <w:tcBorders>
              <w:top w:val="single" w:sz="6" w:space="0" w:color="000000"/>
              <w:left w:val="single" w:sz="6" w:space="0" w:color="000000"/>
              <w:bottom w:val="single" w:sz="6" w:space="0" w:color="000000"/>
              <w:right w:val="single" w:sz="6" w:space="0" w:color="000000"/>
            </w:tcBorders>
            <w:shd w:val="clear" w:color="auto" w:fill="E5DFEC"/>
          </w:tcPr>
          <w:p w14:paraId="28452131" w14:textId="77777777" w:rsidR="0095774C" w:rsidRPr="00CE081D" w:rsidRDefault="0095774C" w:rsidP="005F4A5E">
            <w:pPr>
              <w:rPr>
                <w:rFonts w:ascii="Tahoma" w:hAnsi="Tahoma" w:cs="Tahoma"/>
                <w:b/>
                <w:bCs/>
                <w:noProof/>
              </w:rPr>
            </w:pPr>
            <w:r w:rsidRPr="00CE081D">
              <w:rPr>
                <w:rFonts w:ascii="Tahoma" w:hAnsi="Tahoma" w:cs="Tahoma"/>
                <w:b/>
                <w:bCs/>
                <w:noProof/>
              </w:rPr>
              <w:t>Allow Null?</w:t>
            </w:r>
          </w:p>
        </w:tc>
        <w:tc>
          <w:tcPr>
            <w:tcW w:w="468"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7F17281E" w14:textId="77777777" w:rsidR="0095774C" w:rsidRPr="00CE081D" w:rsidRDefault="0095774C" w:rsidP="005F4A5E">
            <w:pPr>
              <w:rPr>
                <w:rFonts w:ascii="Tahoma" w:hAnsi="Tahoma" w:cs="Tahoma"/>
              </w:rPr>
            </w:pPr>
            <w:r w:rsidRPr="00CE081D">
              <w:rPr>
                <w:rFonts w:ascii="Tahoma" w:hAnsi="Tahoma" w:cs="Tahoma"/>
                <w:b/>
                <w:bCs/>
                <w:noProof/>
              </w:rPr>
              <w:t xml:space="preserve">Data </w:t>
            </w:r>
            <w:r w:rsidRPr="00CE081D">
              <w:rPr>
                <w:rFonts w:ascii="Tahoma" w:hAnsi="Tahoma" w:cs="Tahoma"/>
                <w:b/>
                <w:bCs/>
                <w:noProof/>
                <w:lang w:val="id-ID"/>
              </w:rPr>
              <w:t>Type</w:t>
            </w:r>
          </w:p>
        </w:tc>
        <w:tc>
          <w:tcPr>
            <w:tcW w:w="468" w:type="pct"/>
            <w:tcBorders>
              <w:top w:val="single" w:sz="6" w:space="0" w:color="000000"/>
              <w:left w:val="single" w:sz="6" w:space="0" w:color="000000"/>
              <w:bottom w:val="single" w:sz="6" w:space="0" w:color="000000"/>
              <w:right w:val="single" w:sz="6" w:space="0" w:color="000000"/>
            </w:tcBorders>
            <w:shd w:val="clear" w:color="auto" w:fill="E5DFEC"/>
          </w:tcPr>
          <w:p w14:paraId="366B0681" w14:textId="77777777" w:rsidR="0095774C" w:rsidRPr="00CE081D" w:rsidRDefault="0095774C" w:rsidP="005F4A5E">
            <w:pPr>
              <w:rPr>
                <w:rFonts w:ascii="Tahoma" w:hAnsi="Tahoma" w:cs="Tahoma"/>
                <w:b/>
                <w:bCs/>
                <w:noProof/>
              </w:rPr>
            </w:pPr>
            <w:r w:rsidRPr="00CE081D">
              <w:rPr>
                <w:rFonts w:ascii="Tahoma" w:hAnsi="Tahoma" w:cs="Tahoma"/>
                <w:b/>
                <w:bCs/>
                <w:noProof/>
              </w:rPr>
              <w:t>Data Length</w:t>
            </w:r>
          </w:p>
        </w:tc>
        <w:tc>
          <w:tcPr>
            <w:tcW w:w="275"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42E5433A" w14:textId="77777777" w:rsidR="0095774C" w:rsidRPr="00CE081D" w:rsidRDefault="0095774C" w:rsidP="005F4A5E">
            <w:pPr>
              <w:rPr>
                <w:rFonts w:ascii="Tahoma" w:hAnsi="Tahoma" w:cs="Tahoma"/>
              </w:rPr>
            </w:pPr>
            <w:r w:rsidRPr="00CE081D">
              <w:rPr>
                <w:rFonts w:ascii="Tahoma" w:hAnsi="Tahoma" w:cs="Tahoma"/>
                <w:b/>
                <w:bCs/>
                <w:noProof/>
                <w:lang w:val="id-ID"/>
              </w:rPr>
              <w:t xml:space="preserve"> PK / FK</w:t>
            </w:r>
          </w:p>
        </w:tc>
      </w:tr>
      <w:tr w:rsidR="0095774C" w:rsidRPr="00CE081D" w14:paraId="790CA714"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6A229760" w14:textId="77777777" w:rsidR="0095774C" w:rsidRPr="00CE081D" w:rsidRDefault="0095774C" w:rsidP="005F4A5E">
            <w:pPr>
              <w:rPr>
                <w:rFonts w:ascii="Tahoma" w:hAnsi="Tahoma" w:cs="Tahoma"/>
              </w:rPr>
            </w:pPr>
            <w:r w:rsidRPr="00CE081D">
              <w:rPr>
                <w:rFonts w:ascii="Tahoma" w:hAnsi="Tahoma" w:cs="Tahoma"/>
              </w:rPr>
              <w:t>1</w:t>
            </w:r>
          </w:p>
        </w:tc>
        <w:tc>
          <w:tcPr>
            <w:tcW w:w="1123" w:type="pct"/>
            <w:tcBorders>
              <w:top w:val="single" w:sz="6" w:space="0" w:color="000000"/>
              <w:left w:val="single" w:sz="6" w:space="0" w:color="000000"/>
              <w:bottom w:val="single" w:sz="6" w:space="0" w:color="000000"/>
              <w:right w:val="single" w:sz="6" w:space="0" w:color="000000"/>
            </w:tcBorders>
            <w:vAlign w:val="center"/>
          </w:tcPr>
          <w:p w14:paraId="4C162640" w14:textId="1814B227" w:rsidR="0095774C" w:rsidRPr="00CE081D" w:rsidRDefault="0095774C" w:rsidP="005F4A5E">
            <w:pPr>
              <w:rPr>
                <w:rFonts w:ascii="Tahoma" w:hAnsi="Tahoma" w:cs="Tahoma"/>
              </w:rPr>
            </w:pPr>
            <w:proofErr w:type="spellStart"/>
            <w:r w:rsidRPr="00CE081D">
              <w:rPr>
                <w:rFonts w:ascii="Tahoma" w:hAnsi="Tahoma" w:cs="Tahoma"/>
              </w:rPr>
              <w:t>pendingOnHoldID</w:t>
            </w:r>
            <w:proofErr w:type="spellEnd"/>
          </w:p>
        </w:tc>
        <w:tc>
          <w:tcPr>
            <w:tcW w:w="2008" w:type="pct"/>
            <w:tcBorders>
              <w:top w:val="single" w:sz="6" w:space="0" w:color="000000"/>
              <w:left w:val="single" w:sz="6" w:space="0" w:color="000000"/>
              <w:bottom w:val="single" w:sz="6" w:space="0" w:color="000000"/>
              <w:right w:val="single" w:sz="6" w:space="0" w:color="000000"/>
            </w:tcBorders>
            <w:vAlign w:val="center"/>
          </w:tcPr>
          <w:p w14:paraId="08C64011" w14:textId="32CB62F9" w:rsidR="0095774C" w:rsidRPr="00CE081D" w:rsidRDefault="0095774C" w:rsidP="005F4A5E">
            <w:pPr>
              <w:rPr>
                <w:rFonts w:ascii="Tahoma" w:hAnsi="Tahoma" w:cs="Tahoma"/>
              </w:rPr>
            </w:pPr>
            <w:r w:rsidRPr="00CE081D">
              <w:rPr>
                <w:rFonts w:ascii="Tahoma" w:hAnsi="Tahoma" w:cs="Tahoma"/>
              </w:rPr>
              <w:t>Primary Key</w:t>
            </w:r>
          </w:p>
        </w:tc>
        <w:tc>
          <w:tcPr>
            <w:tcW w:w="398" w:type="pct"/>
            <w:tcBorders>
              <w:top w:val="single" w:sz="6" w:space="0" w:color="000000"/>
              <w:left w:val="single" w:sz="6" w:space="0" w:color="000000"/>
              <w:bottom w:val="single" w:sz="6" w:space="0" w:color="000000"/>
              <w:right w:val="single" w:sz="6" w:space="0" w:color="000000"/>
            </w:tcBorders>
          </w:tcPr>
          <w:p w14:paraId="38948559" w14:textId="77777777" w:rsidR="0095774C" w:rsidRPr="00CE081D" w:rsidRDefault="0095774C" w:rsidP="005F4A5E">
            <w:pPr>
              <w:rPr>
                <w:rFonts w:ascii="Tahoma" w:hAnsi="Tahoma" w:cs="Tahoma"/>
              </w:rPr>
            </w:pPr>
            <w:r w:rsidRPr="00CE081D">
              <w:rPr>
                <w:rFonts w:ascii="Tahoma" w:hAnsi="Tahoma" w:cs="Tahoma"/>
              </w:rPr>
              <w:t>N</w:t>
            </w:r>
          </w:p>
        </w:tc>
        <w:tc>
          <w:tcPr>
            <w:tcW w:w="468" w:type="pct"/>
            <w:tcBorders>
              <w:top w:val="single" w:sz="6" w:space="0" w:color="000000"/>
              <w:left w:val="single" w:sz="6" w:space="0" w:color="000000"/>
              <w:bottom w:val="single" w:sz="6" w:space="0" w:color="000000"/>
              <w:right w:val="single" w:sz="6" w:space="0" w:color="000000"/>
            </w:tcBorders>
            <w:vAlign w:val="center"/>
          </w:tcPr>
          <w:p w14:paraId="34CC7183" w14:textId="1222111E" w:rsidR="0095774C" w:rsidRPr="00CE081D" w:rsidRDefault="0095774C" w:rsidP="005F4A5E">
            <w:pPr>
              <w:rPr>
                <w:rFonts w:ascii="Tahoma" w:hAnsi="Tahoma" w:cs="Tahoma"/>
              </w:rPr>
            </w:pPr>
            <w:proofErr w:type="spellStart"/>
            <w:r w:rsidRPr="00CE081D">
              <w:rPr>
                <w:rFonts w:ascii="Tahoma" w:hAnsi="Tahoma" w:cs="Tahoma"/>
              </w:rPr>
              <w:t>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222B81B0" w14:textId="3FF76239" w:rsidR="0095774C" w:rsidRPr="00CE081D" w:rsidRDefault="0095774C" w:rsidP="005F4A5E">
            <w:pPr>
              <w:rPr>
                <w:rFonts w:ascii="Tahoma" w:hAnsi="Tahoma" w:cs="Tahoma"/>
              </w:rPr>
            </w:pPr>
          </w:p>
        </w:tc>
        <w:tc>
          <w:tcPr>
            <w:tcW w:w="275" w:type="pct"/>
            <w:tcBorders>
              <w:top w:val="single" w:sz="6" w:space="0" w:color="000000"/>
              <w:left w:val="single" w:sz="6" w:space="0" w:color="000000"/>
              <w:bottom w:val="single" w:sz="6" w:space="0" w:color="000000"/>
              <w:right w:val="single" w:sz="6" w:space="0" w:color="000000"/>
            </w:tcBorders>
            <w:vAlign w:val="center"/>
          </w:tcPr>
          <w:p w14:paraId="7A1B0145" w14:textId="77777777" w:rsidR="0095774C" w:rsidRPr="00CE081D" w:rsidRDefault="0095774C" w:rsidP="005F4A5E">
            <w:pPr>
              <w:rPr>
                <w:rFonts w:ascii="Tahoma" w:hAnsi="Tahoma" w:cs="Tahoma"/>
              </w:rPr>
            </w:pPr>
            <w:r w:rsidRPr="00CE081D">
              <w:rPr>
                <w:rFonts w:ascii="Tahoma" w:hAnsi="Tahoma" w:cs="Tahoma"/>
              </w:rPr>
              <w:t>PK</w:t>
            </w:r>
          </w:p>
        </w:tc>
      </w:tr>
      <w:tr w:rsidR="0095774C" w:rsidRPr="00CE081D" w14:paraId="640C3EFC" w14:textId="77777777" w:rsidTr="00090BC5">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272C3AA1" w14:textId="5B4326B6" w:rsidR="0095774C" w:rsidRPr="00CE081D" w:rsidRDefault="0095774C" w:rsidP="005F4A5E">
            <w:pPr>
              <w:rPr>
                <w:rFonts w:ascii="Tahoma" w:hAnsi="Tahoma" w:cs="Tahoma"/>
              </w:rPr>
            </w:pPr>
            <w:r w:rsidRPr="00CE081D">
              <w:rPr>
                <w:rFonts w:ascii="Tahoma" w:hAnsi="Tahoma" w:cs="Tahoma"/>
              </w:rPr>
              <w:t>2</w:t>
            </w:r>
          </w:p>
        </w:tc>
        <w:tc>
          <w:tcPr>
            <w:tcW w:w="1123" w:type="pct"/>
            <w:tcBorders>
              <w:top w:val="single" w:sz="6" w:space="0" w:color="000000"/>
              <w:left w:val="single" w:sz="6" w:space="0" w:color="000000"/>
              <w:bottom w:val="single" w:sz="6" w:space="0" w:color="000000"/>
              <w:right w:val="single" w:sz="6" w:space="0" w:color="000000"/>
            </w:tcBorders>
            <w:vAlign w:val="center"/>
          </w:tcPr>
          <w:p w14:paraId="66D1E896" w14:textId="77777777" w:rsidR="0095774C" w:rsidRPr="00CE081D" w:rsidRDefault="0095774C" w:rsidP="005F4A5E">
            <w:pPr>
              <w:rPr>
                <w:rFonts w:ascii="Tahoma" w:hAnsi="Tahoma" w:cs="Tahoma"/>
              </w:rPr>
            </w:pPr>
            <w:proofErr w:type="spellStart"/>
            <w:r w:rsidRPr="00CE081D">
              <w:rPr>
                <w:rFonts w:ascii="Tahoma" w:hAnsi="Tahoma" w:cs="Tahoma"/>
              </w:rPr>
              <w:t>projectID</w:t>
            </w:r>
            <w:proofErr w:type="spellEnd"/>
          </w:p>
        </w:tc>
        <w:tc>
          <w:tcPr>
            <w:tcW w:w="2008" w:type="pct"/>
            <w:tcBorders>
              <w:top w:val="single" w:sz="6" w:space="0" w:color="000000"/>
              <w:left w:val="single" w:sz="6" w:space="0" w:color="000000"/>
              <w:bottom w:val="single" w:sz="6" w:space="0" w:color="000000"/>
              <w:right w:val="single" w:sz="6" w:space="0" w:color="000000"/>
            </w:tcBorders>
            <w:vAlign w:val="center"/>
          </w:tcPr>
          <w:p w14:paraId="1DD4A1E1" w14:textId="77777777" w:rsidR="0095774C" w:rsidRPr="00CE081D" w:rsidRDefault="0095774C" w:rsidP="005F4A5E">
            <w:pPr>
              <w:rPr>
                <w:rFonts w:ascii="Tahoma" w:hAnsi="Tahoma" w:cs="Tahoma"/>
              </w:rPr>
            </w:pPr>
            <w:r w:rsidRPr="00CE081D">
              <w:rPr>
                <w:rFonts w:ascii="Tahoma" w:hAnsi="Tahoma" w:cs="Tahoma"/>
              </w:rPr>
              <w:t>Foreign Key to Project table</w:t>
            </w:r>
          </w:p>
        </w:tc>
        <w:tc>
          <w:tcPr>
            <w:tcW w:w="398" w:type="pct"/>
            <w:tcBorders>
              <w:top w:val="single" w:sz="6" w:space="0" w:color="000000"/>
              <w:left w:val="single" w:sz="6" w:space="0" w:color="000000"/>
              <w:bottom w:val="single" w:sz="6" w:space="0" w:color="000000"/>
              <w:right w:val="single" w:sz="6" w:space="0" w:color="000000"/>
            </w:tcBorders>
          </w:tcPr>
          <w:p w14:paraId="0152F0FC" w14:textId="77777777" w:rsidR="0095774C" w:rsidRPr="00CE081D" w:rsidRDefault="0095774C" w:rsidP="005F4A5E">
            <w:pPr>
              <w:rPr>
                <w:rFonts w:ascii="Tahoma" w:hAnsi="Tahoma" w:cs="Tahoma"/>
              </w:rPr>
            </w:pPr>
            <w:r w:rsidRPr="00CE081D">
              <w:rPr>
                <w:rFonts w:ascii="Tahoma" w:hAnsi="Tahoma" w:cs="Tahoma"/>
              </w:rPr>
              <w:t>N</w:t>
            </w:r>
          </w:p>
        </w:tc>
        <w:tc>
          <w:tcPr>
            <w:tcW w:w="468" w:type="pct"/>
            <w:tcBorders>
              <w:top w:val="single" w:sz="6" w:space="0" w:color="000000"/>
              <w:left w:val="single" w:sz="6" w:space="0" w:color="000000"/>
              <w:bottom w:val="single" w:sz="6" w:space="0" w:color="000000"/>
              <w:right w:val="single" w:sz="6" w:space="0" w:color="000000"/>
            </w:tcBorders>
            <w:vAlign w:val="center"/>
          </w:tcPr>
          <w:p w14:paraId="65F3A885" w14:textId="77777777" w:rsidR="0095774C" w:rsidRPr="00CE081D" w:rsidRDefault="0095774C"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4F94E044" w14:textId="77777777" w:rsidR="0095774C" w:rsidRPr="00CE081D" w:rsidRDefault="0095774C" w:rsidP="005F4A5E">
            <w:pPr>
              <w:rPr>
                <w:rFonts w:ascii="Tahoma" w:hAnsi="Tahoma" w:cs="Tahoma"/>
              </w:rPr>
            </w:pPr>
            <w:r w:rsidRPr="00CE081D">
              <w:rPr>
                <w:rFonts w:ascii="Tahoma" w:hAnsi="Tahoma" w:cs="Tahoma"/>
              </w:rPr>
              <w:t>20</w:t>
            </w:r>
          </w:p>
        </w:tc>
        <w:tc>
          <w:tcPr>
            <w:tcW w:w="275" w:type="pct"/>
            <w:tcBorders>
              <w:top w:val="single" w:sz="6" w:space="0" w:color="000000"/>
              <w:left w:val="single" w:sz="6" w:space="0" w:color="000000"/>
              <w:bottom w:val="single" w:sz="6" w:space="0" w:color="000000"/>
              <w:right w:val="single" w:sz="6" w:space="0" w:color="000000"/>
            </w:tcBorders>
            <w:vAlign w:val="center"/>
          </w:tcPr>
          <w:p w14:paraId="1D6C6FDD" w14:textId="77777777" w:rsidR="0095774C" w:rsidRPr="00CE081D" w:rsidRDefault="0095774C" w:rsidP="005F4A5E">
            <w:pPr>
              <w:rPr>
                <w:rFonts w:ascii="Tahoma" w:hAnsi="Tahoma" w:cs="Tahoma"/>
              </w:rPr>
            </w:pPr>
            <w:r w:rsidRPr="00CE081D">
              <w:rPr>
                <w:rFonts w:ascii="Tahoma" w:hAnsi="Tahoma" w:cs="Tahoma"/>
              </w:rPr>
              <w:t>FK</w:t>
            </w:r>
          </w:p>
        </w:tc>
      </w:tr>
      <w:tr w:rsidR="0095774C" w:rsidRPr="00CE081D" w14:paraId="1CCC1DC6"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572A392" w14:textId="02CF3A0D" w:rsidR="0095774C" w:rsidRPr="00CE081D" w:rsidRDefault="0095774C" w:rsidP="005F4A5E">
            <w:pPr>
              <w:rPr>
                <w:rFonts w:ascii="Tahoma" w:hAnsi="Tahoma" w:cs="Tahoma"/>
              </w:rPr>
            </w:pPr>
            <w:r w:rsidRPr="00CE081D">
              <w:rPr>
                <w:rFonts w:ascii="Tahoma" w:hAnsi="Tahoma" w:cs="Tahoma"/>
              </w:rPr>
              <w:t>3</w:t>
            </w:r>
          </w:p>
        </w:tc>
        <w:tc>
          <w:tcPr>
            <w:tcW w:w="1123" w:type="pct"/>
            <w:tcBorders>
              <w:top w:val="single" w:sz="6" w:space="0" w:color="000000"/>
              <w:left w:val="single" w:sz="6" w:space="0" w:color="000000"/>
              <w:bottom w:val="single" w:sz="6" w:space="0" w:color="000000"/>
              <w:right w:val="single" w:sz="6" w:space="0" w:color="000000"/>
            </w:tcBorders>
            <w:vAlign w:val="center"/>
          </w:tcPr>
          <w:p w14:paraId="49FA1B3D" w14:textId="42B71559" w:rsidR="0095774C" w:rsidRPr="00CE081D" w:rsidRDefault="00E101E0" w:rsidP="005F4A5E">
            <w:pPr>
              <w:rPr>
                <w:rFonts w:ascii="Tahoma" w:hAnsi="Tahoma" w:cs="Tahoma"/>
              </w:rPr>
            </w:pPr>
            <w:r w:rsidRPr="00CE081D">
              <w:rPr>
                <w:rFonts w:ascii="Tahoma" w:hAnsi="Tahoma" w:cs="Tahoma"/>
              </w:rPr>
              <w:t>category</w:t>
            </w:r>
          </w:p>
        </w:tc>
        <w:tc>
          <w:tcPr>
            <w:tcW w:w="2008" w:type="pct"/>
            <w:tcBorders>
              <w:top w:val="single" w:sz="6" w:space="0" w:color="000000"/>
              <w:left w:val="single" w:sz="6" w:space="0" w:color="000000"/>
              <w:bottom w:val="single" w:sz="6" w:space="0" w:color="000000"/>
              <w:right w:val="single" w:sz="6" w:space="0" w:color="000000"/>
            </w:tcBorders>
            <w:vAlign w:val="center"/>
          </w:tcPr>
          <w:p w14:paraId="1AF3CF1A" w14:textId="31D7AF67" w:rsidR="0095774C" w:rsidRPr="00CE081D" w:rsidRDefault="0095774C" w:rsidP="005F4A5E">
            <w:pPr>
              <w:rPr>
                <w:rFonts w:ascii="Tahoma" w:hAnsi="Tahoma" w:cs="Tahoma"/>
              </w:rPr>
            </w:pPr>
            <w:r w:rsidRPr="00CE081D">
              <w:rPr>
                <w:rFonts w:ascii="Tahoma" w:hAnsi="Tahoma" w:cs="Tahoma"/>
              </w:rPr>
              <w:t>On hold category code</w:t>
            </w:r>
          </w:p>
        </w:tc>
        <w:tc>
          <w:tcPr>
            <w:tcW w:w="398" w:type="pct"/>
            <w:tcBorders>
              <w:top w:val="single" w:sz="6" w:space="0" w:color="000000"/>
              <w:left w:val="single" w:sz="6" w:space="0" w:color="000000"/>
              <w:bottom w:val="single" w:sz="6" w:space="0" w:color="000000"/>
              <w:right w:val="single" w:sz="6" w:space="0" w:color="000000"/>
            </w:tcBorders>
          </w:tcPr>
          <w:p w14:paraId="165CC70E" w14:textId="77777777" w:rsidR="0095774C" w:rsidRPr="00CE081D" w:rsidRDefault="0095774C" w:rsidP="005F4A5E">
            <w:pPr>
              <w:rPr>
                <w:rFonts w:ascii="Tahoma" w:hAnsi="Tahoma" w:cs="Tahoma"/>
              </w:rPr>
            </w:pPr>
            <w:r w:rsidRPr="00CE081D">
              <w:rPr>
                <w:rFonts w:ascii="Tahoma" w:hAnsi="Tahoma" w:cs="Tahoma"/>
              </w:rPr>
              <w:t>N</w:t>
            </w:r>
          </w:p>
        </w:tc>
        <w:tc>
          <w:tcPr>
            <w:tcW w:w="468" w:type="pct"/>
            <w:tcBorders>
              <w:top w:val="single" w:sz="6" w:space="0" w:color="000000"/>
              <w:left w:val="single" w:sz="6" w:space="0" w:color="000000"/>
              <w:bottom w:val="single" w:sz="6" w:space="0" w:color="000000"/>
              <w:right w:val="single" w:sz="6" w:space="0" w:color="000000"/>
            </w:tcBorders>
            <w:vAlign w:val="center"/>
          </w:tcPr>
          <w:p w14:paraId="004D16D1" w14:textId="77777777" w:rsidR="0095774C" w:rsidRPr="00CE081D" w:rsidRDefault="0095774C"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28710248" w14:textId="12469520" w:rsidR="0095774C" w:rsidRPr="00CE081D" w:rsidRDefault="0095774C" w:rsidP="005F4A5E">
            <w:pPr>
              <w:rPr>
                <w:rFonts w:ascii="Tahoma" w:hAnsi="Tahoma" w:cs="Tahoma"/>
              </w:rPr>
            </w:pPr>
            <w:r w:rsidRPr="00CE081D">
              <w:rPr>
                <w:rFonts w:ascii="Tahoma" w:hAnsi="Tahoma" w:cs="Tahoma"/>
              </w:rPr>
              <w:t>20</w:t>
            </w:r>
          </w:p>
        </w:tc>
        <w:tc>
          <w:tcPr>
            <w:tcW w:w="275" w:type="pct"/>
            <w:tcBorders>
              <w:top w:val="single" w:sz="6" w:space="0" w:color="000000"/>
              <w:left w:val="single" w:sz="6" w:space="0" w:color="000000"/>
              <w:bottom w:val="single" w:sz="6" w:space="0" w:color="000000"/>
              <w:right w:val="single" w:sz="6" w:space="0" w:color="000000"/>
            </w:tcBorders>
            <w:vAlign w:val="center"/>
          </w:tcPr>
          <w:p w14:paraId="12713A09" w14:textId="77777777" w:rsidR="0095774C" w:rsidRPr="00CE081D" w:rsidRDefault="0095774C" w:rsidP="005F4A5E">
            <w:pPr>
              <w:rPr>
                <w:rFonts w:ascii="Tahoma" w:hAnsi="Tahoma" w:cs="Tahoma"/>
              </w:rPr>
            </w:pPr>
          </w:p>
        </w:tc>
      </w:tr>
      <w:tr w:rsidR="0095774C" w:rsidRPr="00CE081D" w14:paraId="4E7AAF6C"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3F72F8FE" w14:textId="53A89B8C" w:rsidR="0095774C" w:rsidRPr="00CE081D" w:rsidRDefault="0095774C" w:rsidP="005F4A5E">
            <w:pPr>
              <w:rPr>
                <w:rFonts w:ascii="Tahoma" w:hAnsi="Tahoma" w:cs="Tahoma"/>
              </w:rPr>
            </w:pPr>
            <w:r w:rsidRPr="00CE081D">
              <w:rPr>
                <w:rFonts w:ascii="Tahoma" w:hAnsi="Tahoma" w:cs="Tahoma"/>
              </w:rPr>
              <w:t>4</w:t>
            </w:r>
          </w:p>
        </w:tc>
        <w:tc>
          <w:tcPr>
            <w:tcW w:w="1123" w:type="pct"/>
            <w:tcBorders>
              <w:top w:val="single" w:sz="6" w:space="0" w:color="000000"/>
              <w:left w:val="single" w:sz="6" w:space="0" w:color="000000"/>
              <w:bottom w:val="single" w:sz="6" w:space="0" w:color="000000"/>
              <w:right w:val="single" w:sz="6" w:space="0" w:color="000000"/>
            </w:tcBorders>
            <w:vAlign w:val="center"/>
          </w:tcPr>
          <w:p w14:paraId="38C6F3BA" w14:textId="62F2AAC9" w:rsidR="0095774C" w:rsidRPr="00CE081D" w:rsidRDefault="0095774C" w:rsidP="005F4A5E">
            <w:pPr>
              <w:rPr>
                <w:rFonts w:ascii="Tahoma" w:hAnsi="Tahoma" w:cs="Tahoma"/>
              </w:rPr>
            </w:pPr>
            <w:r w:rsidRPr="00CE081D">
              <w:rPr>
                <w:rFonts w:ascii="Tahoma" w:hAnsi="Tahoma" w:cs="Tahoma"/>
              </w:rPr>
              <w:t>message</w:t>
            </w:r>
          </w:p>
        </w:tc>
        <w:tc>
          <w:tcPr>
            <w:tcW w:w="2008" w:type="pct"/>
            <w:tcBorders>
              <w:top w:val="single" w:sz="6" w:space="0" w:color="000000"/>
              <w:left w:val="single" w:sz="6" w:space="0" w:color="000000"/>
              <w:bottom w:val="single" w:sz="6" w:space="0" w:color="000000"/>
              <w:right w:val="single" w:sz="6" w:space="0" w:color="000000"/>
            </w:tcBorders>
            <w:vAlign w:val="center"/>
          </w:tcPr>
          <w:p w14:paraId="4380FD0A" w14:textId="128EC55B" w:rsidR="0095774C" w:rsidRPr="00CE081D" w:rsidRDefault="0095774C" w:rsidP="005F4A5E">
            <w:pPr>
              <w:rPr>
                <w:rFonts w:ascii="Tahoma" w:hAnsi="Tahoma" w:cs="Tahoma"/>
              </w:rPr>
            </w:pPr>
            <w:r w:rsidRPr="00CE081D">
              <w:rPr>
                <w:rFonts w:ascii="Tahoma" w:hAnsi="Tahoma" w:cs="Tahoma"/>
              </w:rPr>
              <w:t>On hold message reason</w:t>
            </w:r>
          </w:p>
        </w:tc>
        <w:tc>
          <w:tcPr>
            <w:tcW w:w="398" w:type="pct"/>
            <w:tcBorders>
              <w:top w:val="single" w:sz="6" w:space="0" w:color="000000"/>
              <w:left w:val="single" w:sz="6" w:space="0" w:color="000000"/>
              <w:bottom w:val="single" w:sz="6" w:space="0" w:color="000000"/>
              <w:right w:val="single" w:sz="6" w:space="0" w:color="000000"/>
            </w:tcBorders>
          </w:tcPr>
          <w:p w14:paraId="467833A3" w14:textId="0A35E07F" w:rsidR="0095774C" w:rsidRPr="00CE081D" w:rsidRDefault="0095774C" w:rsidP="005F4A5E">
            <w:pPr>
              <w:rPr>
                <w:rFonts w:ascii="Tahoma" w:hAnsi="Tahoma" w:cs="Tahoma"/>
              </w:rPr>
            </w:pPr>
            <w:r w:rsidRPr="00CE081D">
              <w:rPr>
                <w:rFonts w:ascii="Tahoma" w:hAnsi="Tahoma" w:cs="Tahoma"/>
              </w:rPr>
              <w:t>N</w:t>
            </w:r>
          </w:p>
        </w:tc>
        <w:tc>
          <w:tcPr>
            <w:tcW w:w="468" w:type="pct"/>
            <w:tcBorders>
              <w:top w:val="single" w:sz="6" w:space="0" w:color="000000"/>
              <w:left w:val="single" w:sz="6" w:space="0" w:color="000000"/>
              <w:bottom w:val="single" w:sz="6" w:space="0" w:color="000000"/>
              <w:right w:val="single" w:sz="6" w:space="0" w:color="000000"/>
            </w:tcBorders>
            <w:vAlign w:val="center"/>
          </w:tcPr>
          <w:p w14:paraId="0C61C73D" w14:textId="4FF21099" w:rsidR="0095774C" w:rsidRPr="00CE081D" w:rsidRDefault="0095774C" w:rsidP="005F4A5E">
            <w:pPr>
              <w:rPr>
                <w:rFonts w:ascii="Tahoma" w:hAnsi="Tahoma" w:cs="Tahoma"/>
              </w:rPr>
            </w:pPr>
            <w:r w:rsidRPr="00CE081D">
              <w:rPr>
                <w:rFonts w:ascii="Tahoma" w:hAnsi="Tahoma" w:cs="Tahoma"/>
              </w:rPr>
              <w:t>text</w:t>
            </w:r>
          </w:p>
        </w:tc>
        <w:tc>
          <w:tcPr>
            <w:tcW w:w="468" w:type="pct"/>
            <w:tcBorders>
              <w:top w:val="single" w:sz="6" w:space="0" w:color="000000"/>
              <w:left w:val="single" w:sz="6" w:space="0" w:color="000000"/>
              <w:bottom w:val="single" w:sz="6" w:space="0" w:color="000000"/>
              <w:right w:val="single" w:sz="6" w:space="0" w:color="000000"/>
            </w:tcBorders>
          </w:tcPr>
          <w:p w14:paraId="1E252C87" w14:textId="77777777" w:rsidR="0095774C" w:rsidRPr="00CE081D" w:rsidRDefault="0095774C" w:rsidP="005F4A5E">
            <w:pPr>
              <w:rPr>
                <w:rFonts w:ascii="Tahoma" w:hAnsi="Tahoma" w:cs="Tahoma"/>
              </w:rPr>
            </w:pPr>
          </w:p>
        </w:tc>
        <w:tc>
          <w:tcPr>
            <w:tcW w:w="275" w:type="pct"/>
            <w:tcBorders>
              <w:top w:val="single" w:sz="6" w:space="0" w:color="000000"/>
              <w:left w:val="single" w:sz="6" w:space="0" w:color="000000"/>
              <w:bottom w:val="single" w:sz="6" w:space="0" w:color="000000"/>
              <w:right w:val="single" w:sz="6" w:space="0" w:color="000000"/>
            </w:tcBorders>
            <w:vAlign w:val="center"/>
          </w:tcPr>
          <w:p w14:paraId="132A07D2" w14:textId="77777777" w:rsidR="0095774C" w:rsidRPr="00CE081D" w:rsidRDefault="0095774C" w:rsidP="005F4A5E">
            <w:pPr>
              <w:rPr>
                <w:rFonts w:ascii="Tahoma" w:hAnsi="Tahoma" w:cs="Tahoma"/>
              </w:rPr>
            </w:pPr>
          </w:p>
        </w:tc>
      </w:tr>
      <w:tr w:rsidR="0095774C" w:rsidRPr="00CE081D" w14:paraId="22AA78D6"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A1E0FED" w14:textId="00EA7FD7" w:rsidR="0095774C" w:rsidRPr="00CE081D" w:rsidRDefault="0095774C" w:rsidP="005F4A5E">
            <w:pPr>
              <w:rPr>
                <w:rFonts w:ascii="Tahoma" w:hAnsi="Tahoma" w:cs="Tahoma"/>
              </w:rPr>
            </w:pPr>
            <w:r w:rsidRPr="00CE081D">
              <w:rPr>
                <w:rFonts w:ascii="Tahoma" w:hAnsi="Tahoma" w:cs="Tahoma"/>
              </w:rPr>
              <w:t>5</w:t>
            </w:r>
          </w:p>
        </w:tc>
        <w:tc>
          <w:tcPr>
            <w:tcW w:w="1123" w:type="pct"/>
            <w:tcBorders>
              <w:top w:val="single" w:sz="6" w:space="0" w:color="000000"/>
              <w:left w:val="single" w:sz="6" w:space="0" w:color="000000"/>
              <w:bottom w:val="single" w:sz="6" w:space="0" w:color="000000"/>
              <w:right w:val="single" w:sz="6" w:space="0" w:color="000000"/>
            </w:tcBorders>
            <w:vAlign w:val="center"/>
          </w:tcPr>
          <w:p w14:paraId="3E55AE78" w14:textId="3F370344" w:rsidR="0095774C" w:rsidRPr="00CE081D" w:rsidRDefault="0095774C" w:rsidP="005F4A5E">
            <w:pPr>
              <w:rPr>
                <w:rFonts w:ascii="Tahoma" w:hAnsi="Tahoma" w:cs="Tahoma"/>
              </w:rPr>
            </w:pPr>
            <w:r w:rsidRPr="00CE081D">
              <w:rPr>
                <w:rFonts w:ascii="Tahoma" w:hAnsi="Tahoma" w:cs="Tahoma"/>
              </w:rPr>
              <w:t>picture1</w:t>
            </w:r>
          </w:p>
        </w:tc>
        <w:tc>
          <w:tcPr>
            <w:tcW w:w="2008" w:type="pct"/>
            <w:tcBorders>
              <w:top w:val="single" w:sz="6" w:space="0" w:color="000000"/>
              <w:left w:val="single" w:sz="6" w:space="0" w:color="000000"/>
              <w:bottom w:val="single" w:sz="6" w:space="0" w:color="000000"/>
              <w:right w:val="single" w:sz="6" w:space="0" w:color="000000"/>
            </w:tcBorders>
            <w:vAlign w:val="center"/>
          </w:tcPr>
          <w:p w14:paraId="78131459" w14:textId="3C852F55" w:rsidR="0095774C" w:rsidRPr="00CE081D" w:rsidRDefault="0095774C" w:rsidP="005F4A5E">
            <w:pPr>
              <w:rPr>
                <w:rFonts w:ascii="Tahoma" w:hAnsi="Tahoma" w:cs="Tahoma"/>
              </w:rPr>
            </w:pPr>
            <w:r w:rsidRPr="00CE081D">
              <w:rPr>
                <w:rFonts w:ascii="Tahoma" w:hAnsi="Tahoma" w:cs="Tahoma"/>
              </w:rPr>
              <w:t>Path to first picture</w:t>
            </w:r>
          </w:p>
        </w:tc>
        <w:tc>
          <w:tcPr>
            <w:tcW w:w="398" w:type="pct"/>
            <w:tcBorders>
              <w:top w:val="single" w:sz="6" w:space="0" w:color="000000"/>
              <w:left w:val="single" w:sz="6" w:space="0" w:color="000000"/>
              <w:bottom w:val="single" w:sz="6" w:space="0" w:color="000000"/>
              <w:right w:val="single" w:sz="6" w:space="0" w:color="000000"/>
            </w:tcBorders>
          </w:tcPr>
          <w:p w14:paraId="0F00839C" w14:textId="5C7596D6" w:rsidR="0095774C" w:rsidRPr="00CE081D" w:rsidRDefault="0095774C"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21C5B318" w14:textId="26286A1C" w:rsidR="0095774C" w:rsidRPr="00CE081D" w:rsidRDefault="0095774C"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387454C5" w14:textId="777B69E4" w:rsidR="0095774C" w:rsidRPr="00CE081D" w:rsidRDefault="0095774C" w:rsidP="005F4A5E">
            <w:pPr>
              <w:rPr>
                <w:rFonts w:ascii="Tahoma" w:hAnsi="Tahoma" w:cs="Tahoma"/>
              </w:rPr>
            </w:pPr>
            <w:r w:rsidRPr="00CE081D">
              <w:rPr>
                <w:rFonts w:ascii="Tahoma" w:hAnsi="Tahoma" w:cs="Tahoma"/>
              </w:rPr>
              <w:t>200</w:t>
            </w:r>
          </w:p>
        </w:tc>
        <w:tc>
          <w:tcPr>
            <w:tcW w:w="275" w:type="pct"/>
            <w:tcBorders>
              <w:top w:val="single" w:sz="6" w:space="0" w:color="000000"/>
              <w:left w:val="single" w:sz="6" w:space="0" w:color="000000"/>
              <w:bottom w:val="single" w:sz="6" w:space="0" w:color="000000"/>
              <w:right w:val="single" w:sz="6" w:space="0" w:color="000000"/>
            </w:tcBorders>
            <w:vAlign w:val="center"/>
          </w:tcPr>
          <w:p w14:paraId="61E4D41E" w14:textId="77777777" w:rsidR="0095774C" w:rsidRPr="00CE081D" w:rsidRDefault="0095774C" w:rsidP="005F4A5E">
            <w:pPr>
              <w:rPr>
                <w:rFonts w:ascii="Tahoma" w:hAnsi="Tahoma" w:cs="Tahoma"/>
              </w:rPr>
            </w:pPr>
          </w:p>
        </w:tc>
      </w:tr>
      <w:tr w:rsidR="0095774C" w:rsidRPr="00CE081D" w14:paraId="39B52C86"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2FB3F1C2" w14:textId="7679DC5B" w:rsidR="0095774C" w:rsidRPr="00CE081D" w:rsidRDefault="0095774C" w:rsidP="005F4A5E">
            <w:pPr>
              <w:rPr>
                <w:rFonts w:ascii="Tahoma" w:hAnsi="Tahoma" w:cs="Tahoma"/>
              </w:rPr>
            </w:pPr>
            <w:r w:rsidRPr="00CE081D">
              <w:rPr>
                <w:rFonts w:ascii="Tahoma" w:hAnsi="Tahoma" w:cs="Tahoma"/>
              </w:rPr>
              <w:t>6</w:t>
            </w:r>
          </w:p>
        </w:tc>
        <w:tc>
          <w:tcPr>
            <w:tcW w:w="1123" w:type="pct"/>
            <w:tcBorders>
              <w:top w:val="single" w:sz="6" w:space="0" w:color="000000"/>
              <w:left w:val="single" w:sz="6" w:space="0" w:color="000000"/>
              <w:bottom w:val="single" w:sz="6" w:space="0" w:color="000000"/>
              <w:right w:val="single" w:sz="6" w:space="0" w:color="000000"/>
            </w:tcBorders>
            <w:vAlign w:val="center"/>
          </w:tcPr>
          <w:p w14:paraId="254E7712" w14:textId="3C077A6E" w:rsidR="0095774C" w:rsidRPr="00CE081D" w:rsidRDefault="0095774C" w:rsidP="005F4A5E">
            <w:pPr>
              <w:rPr>
                <w:rFonts w:ascii="Tahoma" w:hAnsi="Tahoma" w:cs="Tahoma"/>
              </w:rPr>
            </w:pPr>
            <w:r w:rsidRPr="00CE081D">
              <w:rPr>
                <w:rFonts w:ascii="Tahoma" w:hAnsi="Tahoma" w:cs="Tahoma"/>
              </w:rPr>
              <w:t>picture2</w:t>
            </w:r>
          </w:p>
        </w:tc>
        <w:tc>
          <w:tcPr>
            <w:tcW w:w="2008" w:type="pct"/>
            <w:tcBorders>
              <w:top w:val="single" w:sz="6" w:space="0" w:color="000000"/>
              <w:left w:val="single" w:sz="6" w:space="0" w:color="000000"/>
              <w:bottom w:val="single" w:sz="6" w:space="0" w:color="000000"/>
              <w:right w:val="single" w:sz="6" w:space="0" w:color="000000"/>
            </w:tcBorders>
            <w:vAlign w:val="center"/>
          </w:tcPr>
          <w:p w14:paraId="4E3AADFA" w14:textId="05F0B30B" w:rsidR="0095774C" w:rsidRPr="00CE081D" w:rsidRDefault="0095774C" w:rsidP="005F4A5E">
            <w:pPr>
              <w:rPr>
                <w:rFonts w:ascii="Tahoma" w:hAnsi="Tahoma" w:cs="Tahoma"/>
              </w:rPr>
            </w:pPr>
            <w:r w:rsidRPr="00CE081D">
              <w:rPr>
                <w:rFonts w:ascii="Tahoma" w:hAnsi="Tahoma" w:cs="Tahoma"/>
              </w:rPr>
              <w:t>Path to second picture</w:t>
            </w:r>
          </w:p>
        </w:tc>
        <w:tc>
          <w:tcPr>
            <w:tcW w:w="398" w:type="pct"/>
            <w:tcBorders>
              <w:top w:val="single" w:sz="6" w:space="0" w:color="000000"/>
              <w:left w:val="single" w:sz="6" w:space="0" w:color="000000"/>
              <w:bottom w:val="single" w:sz="6" w:space="0" w:color="000000"/>
              <w:right w:val="single" w:sz="6" w:space="0" w:color="000000"/>
            </w:tcBorders>
          </w:tcPr>
          <w:p w14:paraId="3C3131C1" w14:textId="7E1161BE" w:rsidR="0095774C" w:rsidRPr="00CE081D" w:rsidRDefault="0095774C"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464E7C19" w14:textId="7BDFB16D" w:rsidR="0095774C" w:rsidRPr="00CE081D" w:rsidRDefault="0095774C"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4BFBB3C2" w14:textId="4FA6A918" w:rsidR="0095774C" w:rsidRPr="00CE081D" w:rsidRDefault="0095774C" w:rsidP="005F4A5E">
            <w:pPr>
              <w:rPr>
                <w:rFonts w:ascii="Tahoma" w:hAnsi="Tahoma" w:cs="Tahoma"/>
              </w:rPr>
            </w:pPr>
            <w:r w:rsidRPr="00CE081D">
              <w:rPr>
                <w:rFonts w:ascii="Tahoma" w:hAnsi="Tahoma" w:cs="Tahoma"/>
              </w:rPr>
              <w:t>200</w:t>
            </w:r>
          </w:p>
        </w:tc>
        <w:tc>
          <w:tcPr>
            <w:tcW w:w="275" w:type="pct"/>
            <w:tcBorders>
              <w:top w:val="single" w:sz="6" w:space="0" w:color="000000"/>
              <w:left w:val="single" w:sz="6" w:space="0" w:color="000000"/>
              <w:bottom w:val="single" w:sz="6" w:space="0" w:color="000000"/>
              <w:right w:val="single" w:sz="6" w:space="0" w:color="000000"/>
            </w:tcBorders>
            <w:vAlign w:val="center"/>
          </w:tcPr>
          <w:p w14:paraId="122BE9CE" w14:textId="77777777" w:rsidR="0095774C" w:rsidRPr="00CE081D" w:rsidRDefault="0095774C" w:rsidP="005F4A5E">
            <w:pPr>
              <w:rPr>
                <w:rFonts w:ascii="Tahoma" w:hAnsi="Tahoma" w:cs="Tahoma"/>
              </w:rPr>
            </w:pPr>
          </w:p>
        </w:tc>
      </w:tr>
      <w:tr w:rsidR="0095774C" w:rsidRPr="00CE081D" w14:paraId="3A847BCC"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5509F31B" w14:textId="078E2704" w:rsidR="0095774C" w:rsidRPr="00CE081D" w:rsidRDefault="0095774C" w:rsidP="005F4A5E">
            <w:pPr>
              <w:rPr>
                <w:rFonts w:ascii="Tahoma" w:hAnsi="Tahoma" w:cs="Tahoma"/>
              </w:rPr>
            </w:pPr>
            <w:r w:rsidRPr="00CE081D">
              <w:rPr>
                <w:rFonts w:ascii="Tahoma" w:hAnsi="Tahoma" w:cs="Tahoma"/>
              </w:rPr>
              <w:t>7</w:t>
            </w:r>
          </w:p>
        </w:tc>
        <w:tc>
          <w:tcPr>
            <w:tcW w:w="1123" w:type="pct"/>
            <w:tcBorders>
              <w:top w:val="single" w:sz="6" w:space="0" w:color="000000"/>
              <w:left w:val="single" w:sz="6" w:space="0" w:color="000000"/>
              <w:bottom w:val="single" w:sz="6" w:space="0" w:color="000000"/>
              <w:right w:val="single" w:sz="6" w:space="0" w:color="000000"/>
            </w:tcBorders>
            <w:vAlign w:val="center"/>
          </w:tcPr>
          <w:p w14:paraId="79C03C28" w14:textId="737B7920" w:rsidR="0095774C" w:rsidRPr="00CE081D" w:rsidRDefault="0095774C" w:rsidP="005F4A5E">
            <w:pPr>
              <w:rPr>
                <w:rFonts w:ascii="Tahoma" w:hAnsi="Tahoma" w:cs="Tahoma"/>
              </w:rPr>
            </w:pPr>
            <w:r w:rsidRPr="00CE081D">
              <w:rPr>
                <w:rFonts w:ascii="Tahoma" w:hAnsi="Tahoma" w:cs="Tahoma"/>
              </w:rPr>
              <w:t>picture3</w:t>
            </w:r>
          </w:p>
        </w:tc>
        <w:tc>
          <w:tcPr>
            <w:tcW w:w="2008" w:type="pct"/>
            <w:tcBorders>
              <w:top w:val="single" w:sz="6" w:space="0" w:color="000000"/>
              <w:left w:val="single" w:sz="6" w:space="0" w:color="000000"/>
              <w:bottom w:val="single" w:sz="6" w:space="0" w:color="000000"/>
              <w:right w:val="single" w:sz="6" w:space="0" w:color="000000"/>
            </w:tcBorders>
            <w:vAlign w:val="center"/>
          </w:tcPr>
          <w:p w14:paraId="5ED0B334" w14:textId="62E2B510" w:rsidR="0095774C" w:rsidRPr="00CE081D" w:rsidRDefault="0095774C" w:rsidP="005F4A5E">
            <w:pPr>
              <w:rPr>
                <w:rFonts w:ascii="Tahoma" w:hAnsi="Tahoma" w:cs="Tahoma"/>
              </w:rPr>
            </w:pPr>
            <w:r w:rsidRPr="00CE081D">
              <w:rPr>
                <w:rFonts w:ascii="Tahoma" w:hAnsi="Tahoma" w:cs="Tahoma"/>
              </w:rPr>
              <w:t>Path to third picture</w:t>
            </w:r>
          </w:p>
        </w:tc>
        <w:tc>
          <w:tcPr>
            <w:tcW w:w="398" w:type="pct"/>
            <w:tcBorders>
              <w:top w:val="single" w:sz="6" w:space="0" w:color="000000"/>
              <w:left w:val="single" w:sz="6" w:space="0" w:color="000000"/>
              <w:bottom w:val="single" w:sz="6" w:space="0" w:color="000000"/>
              <w:right w:val="single" w:sz="6" w:space="0" w:color="000000"/>
            </w:tcBorders>
          </w:tcPr>
          <w:p w14:paraId="0777C8A8" w14:textId="3F3EBCFE" w:rsidR="0095774C"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195984B0" w14:textId="64E52E3E" w:rsidR="0095774C" w:rsidRPr="00CE081D" w:rsidRDefault="00090BC5"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1A441B7F" w14:textId="472BF5C9" w:rsidR="0095774C" w:rsidRPr="00CE081D" w:rsidRDefault="00090BC5" w:rsidP="005F4A5E">
            <w:pPr>
              <w:rPr>
                <w:rFonts w:ascii="Tahoma" w:hAnsi="Tahoma" w:cs="Tahoma"/>
              </w:rPr>
            </w:pPr>
            <w:r w:rsidRPr="00CE081D">
              <w:rPr>
                <w:rFonts w:ascii="Tahoma" w:hAnsi="Tahoma" w:cs="Tahoma"/>
              </w:rPr>
              <w:t>200</w:t>
            </w:r>
          </w:p>
        </w:tc>
        <w:tc>
          <w:tcPr>
            <w:tcW w:w="275" w:type="pct"/>
            <w:tcBorders>
              <w:top w:val="single" w:sz="6" w:space="0" w:color="000000"/>
              <w:left w:val="single" w:sz="6" w:space="0" w:color="000000"/>
              <w:bottom w:val="single" w:sz="6" w:space="0" w:color="000000"/>
              <w:right w:val="single" w:sz="6" w:space="0" w:color="000000"/>
            </w:tcBorders>
            <w:vAlign w:val="center"/>
          </w:tcPr>
          <w:p w14:paraId="41DF9C85" w14:textId="77777777" w:rsidR="0095774C" w:rsidRPr="00CE081D" w:rsidRDefault="0095774C" w:rsidP="005F4A5E">
            <w:pPr>
              <w:rPr>
                <w:rFonts w:ascii="Tahoma" w:hAnsi="Tahoma" w:cs="Tahoma"/>
              </w:rPr>
            </w:pPr>
          </w:p>
        </w:tc>
      </w:tr>
      <w:tr w:rsidR="00090BC5" w:rsidRPr="00CE081D" w14:paraId="50CB0C7E"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20D1511" w14:textId="18AB119F" w:rsidR="00090BC5" w:rsidRPr="00CE081D" w:rsidRDefault="00090BC5" w:rsidP="005F4A5E">
            <w:pPr>
              <w:rPr>
                <w:rFonts w:ascii="Tahoma" w:hAnsi="Tahoma" w:cs="Tahoma"/>
              </w:rPr>
            </w:pPr>
            <w:r w:rsidRPr="00CE081D">
              <w:rPr>
                <w:rFonts w:ascii="Tahoma" w:hAnsi="Tahoma" w:cs="Tahoma"/>
              </w:rPr>
              <w:t>8</w:t>
            </w:r>
          </w:p>
        </w:tc>
        <w:tc>
          <w:tcPr>
            <w:tcW w:w="1123" w:type="pct"/>
            <w:tcBorders>
              <w:top w:val="single" w:sz="6" w:space="0" w:color="000000"/>
              <w:left w:val="single" w:sz="6" w:space="0" w:color="000000"/>
              <w:bottom w:val="single" w:sz="6" w:space="0" w:color="000000"/>
              <w:right w:val="single" w:sz="6" w:space="0" w:color="000000"/>
            </w:tcBorders>
            <w:vAlign w:val="center"/>
          </w:tcPr>
          <w:p w14:paraId="4AEDEF0A" w14:textId="75CFBE0D" w:rsidR="00090BC5" w:rsidRPr="00CE081D" w:rsidRDefault="00090BC5" w:rsidP="005F4A5E">
            <w:pPr>
              <w:rPr>
                <w:rFonts w:ascii="Tahoma" w:hAnsi="Tahoma" w:cs="Tahoma"/>
              </w:rPr>
            </w:pPr>
            <w:r w:rsidRPr="00CE081D">
              <w:rPr>
                <w:rFonts w:ascii="Tahoma" w:hAnsi="Tahoma" w:cs="Tahoma"/>
              </w:rPr>
              <w:t>latitude1</w:t>
            </w:r>
          </w:p>
        </w:tc>
        <w:tc>
          <w:tcPr>
            <w:tcW w:w="2008" w:type="pct"/>
            <w:tcBorders>
              <w:top w:val="single" w:sz="6" w:space="0" w:color="000000"/>
              <w:left w:val="single" w:sz="6" w:space="0" w:color="000000"/>
              <w:bottom w:val="single" w:sz="6" w:space="0" w:color="000000"/>
              <w:right w:val="single" w:sz="6" w:space="0" w:color="000000"/>
            </w:tcBorders>
            <w:vAlign w:val="center"/>
          </w:tcPr>
          <w:p w14:paraId="24F81F83" w14:textId="3DBAE8E4" w:rsidR="00090BC5" w:rsidRPr="00CE081D" w:rsidRDefault="00090BC5" w:rsidP="005F4A5E">
            <w:pPr>
              <w:rPr>
                <w:rFonts w:ascii="Tahoma" w:hAnsi="Tahoma" w:cs="Tahoma"/>
              </w:rPr>
            </w:pPr>
            <w:r w:rsidRPr="00CE081D">
              <w:rPr>
                <w:rFonts w:ascii="Tahoma" w:hAnsi="Tahoma" w:cs="Tahoma"/>
              </w:rPr>
              <w:t>Picture1 latitude</w:t>
            </w:r>
          </w:p>
        </w:tc>
        <w:tc>
          <w:tcPr>
            <w:tcW w:w="398" w:type="pct"/>
            <w:tcBorders>
              <w:top w:val="single" w:sz="6" w:space="0" w:color="000000"/>
              <w:left w:val="single" w:sz="6" w:space="0" w:color="000000"/>
              <w:bottom w:val="single" w:sz="6" w:space="0" w:color="000000"/>
              <w:right w:val="single" w:sz="6" w:space="0" w:color="000000"/>
            </w:tcBorders>
          </w:tcPr>
          <w:p w14:paraId="5DDDBD01" w14:textId="46854985"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1EA8B618" w14:textId="0262533B" w:rsidR="00090BC5" w:rsidRPr="00CE081D" w:rsidRDefault="00090BC5" w:rsidP="005F4A5E">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495E6B51" w14:textId="77777777" w:rsidR="00090BC5" w:rsidRPr="00CE081D" w:rsidRDefault="00090BC5" w:rsidP="005F4A5E">
            <w:pPr>
              <w:rPr>
                <w:rFonts w:ascii="Tahoma" w:hAnsi="Tahoma" w:cs="Tahoma"/>
              </w:rPr>
            </w:pPr>
          </w:p>
        </w:tc>
        <w:tc>
          <w:tcPr>
            <w:tcW w:w="275" w:type="pct"/>
            <w:tcBorders>
              <w:top w:val="single" w:sz="6" w:space="0" w:color="000000"/>
              <w:left w:val="single" w:sz="6" w:space="0" w:color="000000"/>
              <w:bottom w:val="single" w:sz="6" w:space="0" w:color="000000"/>
              <w:right w:val="single" w:sz="6" w:space="0" w:color="000000"/>
            </w:tcBorders>
            <w:vAlign w:val="center"/>
          </w:tcPr>
          <w:p w14:paraId="4647EFE5" w14:textId="77777777" w:rsidR="00090BC5" w:rsidRPr="00CE081D" w:rsidRDefault="00090BC5" w:rsidP="005F4A5E">
            <w:pPr>
              <w:rPr>
                <w:rFonts w:ascii="Tahoma" w:hAnsi="Tahoma" w:cs="Tahoma"/>
              </w:rPr>
            </w:pPr>
          </w:p>
        </w:tc>
      </w:tr>
      <w:tr w:rsidR="00090BC5" w:rsidRPr="00CE081D" w14:paraId="67AB46B6"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11E6137D" w14:textId="30C4AC3A" w:rsidR="00090BC5" w:rsidRPr="00CE081D" w:rsidRDefault="00090BC5" w:rsidP="005F4A5E">
            <w:pPr>
              <w:rPr>
                <w:rFonts w:ascii="Tahoma" w:hAnsi="Tahoma" w:cs="Tahoma"/>
              </w:rPr>
            </w:pPr>
            <w:r w:rsidRPr="00CE081D">
              <w:rPr>
                <w:rFonts w:ascii="Tahoma" w:hAnsi="Tahoma" w:cs="Tahoma"/>
              </w:rPr>
              <w:t>9</w:t>
            </w:r>
          </w:p>
        </w:tc>
        <w:tc>
          <w:tcPr>
            <w:tcW w:w="1123" w:type="pct"/>
            <w:tcBorders>
              <w:top w:val="single" w:sz="6" w:space="0" w:color="000000"/>
              <w:left w:val="single" w:sz="6" w:space="0" w:color="000000"/>
              <w:bottom w:val="single" w:sz="6" w:space="0" w:color="000000"/>
              <w:right w:val="single" w:sz="6" w:space="0" w:color="000000"/>
            </w:tcBorders>
            <w:vAlign w:val="center"/>
          </w:tcPr>
          <w:p w14:paraId="42865B6E" w14:textId="04100D6F" w:rsidR="00090BC5" w:rsidRPr="00CE081D" w:rsidRDefault="00090BC5" w:rsidP="005F4A5E">
            <w:pPr>
              <w:rPr>
                <w:rFonts w:ascii="Tahoma" w:hAnsi="Tahoma" w:cs="Tahoma"/>
              </w:rPr>
            </w:pPr>
            <w:r w:rsidRPr="00CE081D">
              <w:rPr>
                <w:rFonts w:ascii="Tahoma" w:hAnsi="Tahoma" w:cs="Tahoma"/>
              </w:rPr>
              <w:t>latitude2</w:t>
            </w:r>
          </w:p>
        </w:tc>
        <w:tc>
          <w:tcPr>
            <w:tcW w:w="2008" w:type="pct"/>
            <w:tcBorders>
              <w:top w:val="single" w:sz="6" w:space="0" w:color="000000"/>
              <w:left w:val="single" w:sz="6" w:space="0" w:color="000000"/>
              <w:bottom w:val="single" w:sz="6" w:space="0" w:color="000000"/>
              <w:right w:val="single" w:sz="6" w:space="0" w:color="000000"/>
            </w:tcBorders>
            <w:vAlign w:val="center"/>
          </w:tcPr>
          <w:p w14:paraId="376E6D91" w14:textId="76DFFF10" w:rsidR="00090BC5" w:rsidRPr="00CE081D" w:rsidRDefault="00090BC5" w:rsidP="005F4A5E">
            <w:pPr>
              <w:rPr>
                <w:rFonts w:ascii="Tahoma" w:hAnsi="Tahoma" w:cs="Tahoma"/>
              </w:rPr>
            </w:pPr>
            <w:r w:rsidRPr="00CE081D">
              <w:rPr>
                <w:rFonts w:ascii="Tahoma" w:hAnsi="Tahoma" w:cs="Tahoma"/>
              </w:rPr>
              <w:t>Picture 2 latitude</w:t>
            </w:r>
          </w:p>
        </w:tc>
        <w:tc>
          <w:tcPr>
            <w:tcW w:w="398" w:type="pct"/>
            <w:tcBorders>
              <w:top w:val="single" w:sz="6" w:space="0" w:color="000000"/>
              <w:left w:val="single" w:sz="6" w:space="0" w:color="000000"/>
              <w:bottom w:val="single" w:sz="6" w:space="0" w:color="000000"/>
              <w:right w:val="single" w:sz="6" w:space="0" w:color="000000"/>
            </w:tcBorders>
          </w:tcPr>
          <w:p w14:paraId="226E2F04" w14:textId="0A48FB4E"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780E7009" w14:textId="2CDDA7CB" w:rsidR="00090BC5" w:rsidRPr="00CE081D" w:rsidRDefault="00090BC5" w:rsidP="005F4A5E">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5CED0354" w14:textId="77777777" w:rsidR="00090BC5" w:rsidRPr="00CE081D" w:rsidRDefault="00090BC5" w:rsidP="005F4A5E">
            <w:pPr>
              <w:rPr>
                <w:rFonts w:ascii="Tahoma" w:hAnsi="Tahoma" w:cs="Tahoma"/>
              </w:rPr>
            </w:pPr>
          </w:p>
        </w:tc>
        <w:tc>
          <w:tcPr>
            <w:tcW w:w="275" w:type="pct"/>
            <w:tcBorders>
              <w:top w:val="single" w:sz="6" w:space="0" w:color="000000"/>
              <w:left w:val="single" w:sz="6" w:space="0" w:color="000000"/>
              <w:bottom w:val="single" w:sz="6" w:space="0" w:color="000000"/>
              <w:right w:val="single" w:sz="6" w:space="0" w:color="000000"/>
            </w:tcBorders>
            <w:vAlign w:val="center"/>
          </w:tcPr>
          <w:p w14:paraId="0BA58350" w14:textId="77777777" w:rsidR="00090BC5" w:rsidRPr="00CE081D" w:rsidRDefault="00090BC5" w:rsidP="005F4A5E">
            <w:pPr>
              <w:rPr>
                <w:rFonts w:ascii="Tahoma" w:hAnsi="Tahoma" w:cs="Tahoma"/>
              </w:rPr>
            </w:pPr>
          </w:p>
        </w:tc>
      </w:tr>
      <w:tr w:rsidR="00090BC5" w:rsidRPr="00CE081D" w14:paraId="19202E55"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92EF0A0" w14:textId="029E2A7B" w:rsidR="00090BC5" w:rsidRPr="00CE081D" w:rsidRDefault="00090BC5" w:rsidP="005F4A5E">
            <w:pPr>
              <w:rPr>
                <w:rFonts w:ascii="Tahoma" w:hAnsi="Tahoma" w:cs="Tahoma"/>
              </w:rPr>
            </w:pPr>
            <w:r w:rsidRPr="00CE081D">
              <w:rPr>
                <w:rFonts w:ascii="Tahoma" w:hAnsi="Tahoma" w:cs="Tahoma"/>
              </w:rPr>
              <w:lastRenderedPageBreak/>
              <w:t>10</w:t>
            </w:r>
          </w:p>
        </w:tc>
        <w:tc>
          <w:tcPr>
            <w:tcW w:w="1123" w:type="pct"/>
            <w:tcBorders>
              <w:top w:val="single" w:sz="6" w:space="0" w:color="000000"/>
              <w:left w:val="single" w:sz="6" w:space="0" w:color="000000"/>
              <w:bottom w:val="single" w:sz="6" w:space="0" w:color="000000"/>
              <w:right w:val="single" w:sz="6" w:space="0" w:color="000000"/>
            </w:tcBorders>
            <w:vAlign w:val="center"/>
          </w:tcPr>
          <w:p w14:paraId="18D2295B" w14:textId="08D05B9F" w:rsidR="00090BC5" w:rsidRPr="00CE081D" w:rsidRDefault="00090BC5" w:rsidP="005F4A5E">
            <w:pPr>
              <w:rPr>
                <w:rFonts w:ascii="Tahoma" w:hAnsi="Tahoma" w:cs="Tahoma"/>
              </w:rPr>
            </w:pPr>
            <w:r w:rsidRPr="00CE081D">
              <w:rPr>
                <w:rFonts w:ascii="Tahoma" w:hAnsi="Tahoma" w:cs="Tahoma"/>
              </w:rPr>
              <w:t>latitude3</w:t>
            </w:r>
          </w:p>
        </w:tc>
        <w:tc>
          <w:tcPr>
            <w:tcW w:w="2008" w:type="pct"/>
            <w:tcBorders>
              <w:top w:val="single" w:sz="6" w:space="0" w:color="000000"/>
              <w:left w:val="single" w:sz="6" w:space="0" w:color="000000"/>
              <w:bottom w:val="single" w:sz="6" w:space="0" w:color="000000"/>
              <w:right w:val="single" w:sz="6" w:space="0" w:color="000000"/>
            </w:tcBorders>
            <w:vAlign w:val="center"/>
          </w:tcPr>
          <w:p w14:paraId="51894C05" w14:textId="3C579950" w:rsidR="00090BC5" w:rsidRPr="00CE081D" w:rsidRDefault="00090BC5" w:rsidP="005F4A5E">
            <w:pPr>
              <w:rPr>
                <w:rFonts w:ascii="Tahoma" w:hAnsi="Tahoma" w:cs="Tahoma"/>
              </w:rPr>
            </w:pPr>
            <w:r w:rsidRPr="00CE081D">
              <w:rPr>
                <w:rFonts w:ascii="Tahoma" w:hAnsi="Tahoma" w:cs="Tahoma"/>
              </w:rPr>
              <w:t>Picture 3 latitude</w:t>
            </w:r>
          </w:p>
        </w:tc>
        <w:tc>
          <w:tcPr>
            <w:tcW w:w="398" w:type="pct"/>
            <w:tcBorders>
              <w:top w:val="single" w:sz="6" w:space="0" w:color="000000"/>
              <w:left w:val="single" w:sz="6" w:space="0" w:color="000000"/>
              <w:bottom w:val="single" w:sz="6" w:space="0" w:color="000000"/>
              <w:right w:val="single" w:sz="6" w:space="0" w:color="000000"/>
            </w:tcBorders>
          </w:tcPr>
          <w:p w14:paraId="1B362BFE" w14:textId="07A16587"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08427064" w14:textId="55C09D92" w:rsidR="00090BC5" w:rsidRPr="00CE081D" w:rsidRDefault="00090BC5" w:rsidP="005F4A5E">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77DE59E2" w14:textId="77777777" w:rsidR="00090BC5" w:rsidRPr="00CE081D" w:rsidRDefault="00090BC5" w:rsidP="005F4A5E">
            <w:pPr>
              <w:rPr>
                <w:rFonts w:ascii="Tahoma" w:hAnsi="Tahoma" w:cs="Tahoma"/>
              </w:rPr>
            </w:pPr>
          </w:p>
        </w:tc>
        <w:tc>
          <w:tcPr>
            <w:tcW w:w="275" w:type="pct"/>
            <w:tcBorders>
              <w:top w:val="single" w:sz="6" w:space="0" w:color="000000"/>
              <w:left w:val="single" w:sz="6" w:space="0" w:color="000000"/>
              <w:bottom w:val="single" w:sz="6" w:space="0" w:color="000000"/>
              <w:right w:val="single" w:sz="6" w:space="0" w:color="000000"/>
            </w:tcBorders>
            <w:vAlign w:val="center"/>
          </w:tcPr>
          <w:p w14:paraId="282B1DBA" w14:textId="77777777" w:rsidR="00090BC5" w:rsidRPr="00CE081D" w:rsidRDefault="00090BC5" w:rsidP="005F4A5E">
            <w:pPr>
              <w:rPr>
                <w:rFonts w:ascii="Tahoma" w:hAnsi="Tahoma" w:cs="Tahoma"/>
              </w:rPr>
            </w:pPr>
          </w:p>
        </w:tc>
      </w:tr>
      <w:tr w:rsidR="00090BC5" w:rsidRPr="00CE081D" w14:paraId="063ACF37"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994F852" w14:textId="192C23B6" w:rsidR="00090BC5" w:rsidRPr="00CE081D" w:rsidRDefault="00090BC5" w:rsidP="005F4A5E">
            <w:pPr>
              <w:rPr>
                <w:rFonts w:ascii="Tahoma" w:hAnsi="Tahoma" w:cs="Tahoma"/>
              </w:rPr>
            </w:pPr>
            <w:r w:rsidRPr="00CE081D">
              <w:rPr>
                <w:rFonts w:ascii="Tahoma" w:hAnsi="Tahoma" w:cs="Tahoma"/>
              </w:rPr>
              <w:t>11</w:t>
            </w:r>
          </w:p>
        </w:tc>
        <w:tc>
          <w:tcPr>
            <w:tcW w:w="1123" w:type="pct"/>
            <w:tcBorders>
              <w:top w:val="single" w:sz="6" w:space="0" w:color="000000"/>
              <w:left w:val="single" w:sz="6" w:space="0" w:color="000000"/>
              <w:bottom w:val="single" w:sz="6" w:space="0" w:color="000000"/>
              <w:right w:val="single" w:sz="6" w:space="0" w:color="000000"/>
            </w:tcBorders>
            <w:vAlign w:val="center"/>
          </w:tcPr>
          <w:p w14:paraId="63076C41" w14:textId="4D62AF78" w:rsidR="00090BC5" w:rsidRPr="00CE081D" w:rsidRDefault="00090BC5" w:rsidP="005F4A5E">
            <w:pPr>
              <w:rPr>
                <w:rFonts w:ascii="Tahoma" w:hAnsi="Tahoma" w:cs="Tahoma"/>
              </w:rPr>
            </w:pPr>
            <w:r w:rsidRPr="00CE081D">
              <w:rPr>
                <w:rFonts w:ascii="Tahoma" w:hAnsi="Tahoma" w:cs="Tahoma"/>
              </w:rPr>
              <w:t>longitude1</w:t>
            </w:r>
          </w:p>
        </w:tc>
        <w:tc>
          <w:tcPr>
            <w:tcW w:w="2008" w:type="pct"/>
            <w:tcBorders>
              <w:top w:val="single" w:sz="6" w:space="0" w:color="000000"/>
              <w:left w:val="single" w:sz="6" w:space="0" w:color="000000"/>
              <w:bottom w:val="single" w:sz="6" w:space="0" w:color="000000"/>
              <w:right w:val="single" w:sz="6" w:space="0" w:color="000000"/>
            </w:tcBorders>
            <w:vAlign w:val="center"/>
          </w:tcPr>
          <w:p w14:paraId="2ED0ED3B" w14:textId="5DF26AD4" w:rsidR="00090BC5" w:rsidRPr="00CE081D" w:rsidRDefault="00090BC5" w:rsidP="005F4A5E">
            <w:pPr>
              <w:rPr>
                <w:rFonts w:ascii="Tahoma" w:hAnsi="Tahoma" w:cs="Tahoma"/>
              </w:rPr>
            </w:pPr>
            <w:r w:rsidRPr="00CE081D">
              <w:rPr>
                <w:rFonts w:ascii="Tahoma" w:hAnsi="Tahoma" w:cs="Tahoma"/>
              </w:rPr>
              <w:t>Picture 1 longitude</w:t>
            </w:r>
          </w:p>
        </w:tc>
        <w:tc>
          <w:tcPr>
            <w:tcW w:w="398" w:type="pct"/>
            <w:tcBorders>
              <w:top w:val="single" w:sz="6" w:space="0" w:color="000000"/>
              <w:left w:val="single" w:sz="6" w:space="0" w:color="000000"/>
              <w:bottom w:val="single" w:sz="6" w:space="0" w:color="000000"/>
              <w:right w:val="single" w:sz="6" w:space="0" w:color="000000"/>
            </w:tcBorders>
          </w:tcPr>
          <w:p w14:paraId="2029AE54" w14:textId="37F937DC"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7A118156" w14:textId="6EE0BB86" w:rsidR="00090BC5" w:rsidRPr="00CE081D" w:rsidRDefault="00090BC5" w:rsidP="005F4A5E">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0C9BC29F" w14:textId="77777777" w:rsidR="00090BC5" w:rsidRPr="00CE081D" w:rsidRDefault="00090BC5" w:rsidP="005F4A5E">
            <w:pPr>
              <w:rPr>
                <w:rFonts w:ascii="Tahoma" w:hAnsi="Tahoma" w:cs="Tahoma"/>
              </w:rPr>
            </w:pPr>
          </w:p>
        </w:tc>
        <w:tc>
          <w:tcPr>
            <w:tcW w:w="275" w:type="pct"/>
            <w:tcBorders>
              <w:top w:val="single" w:sz="6" w:space="0" w:color="000000"/>
              <w:left w:val="single" w:sz="6" w:space="0" w:color="000000"/>
              <w:bottom w:val="single" w:sz="6" w:space="0" w:color="000000"/>
              <w:right w:val="single" w:sz="6" w:space="0" w:color="000000"/>
            </w:tcBorders>
            <w:vAlign w:val="center"/>
          </w:tcPr>
          <w:p w14:paraId="4E860356" w14:textId="77777777" w:rsidR="00090BC5" w:rsidRPr="00CE081D" w:rsidRDefault="00090BC5" w:rsidP="005F4A5E">
            <w:pPr>
              <w:rPr>
                <w:rFonts w:ascii="Tahoma" w:hAnsi="Tahoma" w:cs="Tahoma"/>
              </w:rPr>
            </w:pPr>
          </w:p>
        </w:tc>
      </w:tr>
      <w:tr w:rsidR="00090BC5" w:rsidRPr="00CE081D" w14:paraId="035D0104"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3F849D90" w14:textId="21FC9EFE" w:rsidR="00090BC5" w:rsidRPr="00CE081D" w:rsidRDefault="00090BC5" w:rsidP="005F4A5E">
            <w:pPr>
              <w:rPr>
                <w:rFonts w:ascii="Tahoma" w:hAnsi="Tahoma" w:cs="Tahoma"/>
              </w:rPr>
            </w:pPr>
            <w:r w:rsidRPr="00CE081D">
              <w:rPr>
                <w:rFonts w:ascii="Tahoma" w:hAnsi="Tahoma" w:cs="Tahoma"/>
              </w:rPr>
              <w:t>12</w:t>
            </w:r>
          </w:p>
        </w:tc>
        <w:tc>
          <w:tcPr>
            <w:tcW w:w="1123" w:type="pct"/>
            <w:tcBorders>
              <w:top w:val="single" w:sz="6" w:space="0" w:color="000000"/>
              <w:left w:val="single" w:sz="6" w:space="0" w:color="000000"/>
              <w:bottom w:val="single" w:sz="6" w:space="0" w:color="000000"/>
              <w:right w:val="single" w:sz="6" w:space="0" w:color="000000"/>
            </w:tcBorders>
            <w:vAlign w:val="center"/>
          </w:tcPr>
          <w:p w14:paraId="5D9D629F" w14:textId="736C3403" w:rsidR="00090BC5" w:rsidRPr="00CE081D" w:rsidRDefault="00090BC5" w:rsidP="005F4A5E">
            <w:pPr>
              <w:rPr>
                <w:rFonts w:ascii="Tahoma" w:hAnsi="Tahoma" w:cs="Tahoma"/>
              </w:rPr>
            </w:pPr>
            <w:r w:rsidRPr="00CE081D">
              <w:rPr>
                <w:rFonts w:ascii="Tahoma" w:hAnsi="Tahoma" w:cs="Tahoma"/>
              </w:rPr>
              <w:t>longitude2</w:t>
            </w:r>
          </w:p>
        </w:tc>
        <w:tc>
          <w:tcPr>
            <w:tcW w:w="2008" w:type="pct"/>
            <w:tcBorders>
              <w:top w:val="single" w:sz="6" w:space="0" w:color="000000"/>
              <w:left w:val="single" w:sz="6" w:space="0" w:color="000000"/>
              <w:bottom w:val="single" w:sz="6" w:space="0" w:color="000000"/>
              <w:right w:val="single" w:sz="6" w:space="0" w:color="000000"/>
            </w:tcBorders>
            <w:vAlign w:val="center"/>
          </w:tcPr>
          <w:p w14:paraId="79DD4846" w14:textId="19144AB5" w:rsidR="00090BC5" w:rsidRPr="00CE081D" w:rsidRDefault="00090BC5" w:rsidP="005F4A5E">
            <w:pPr>
              <w:rPr>
                <w:rFonts w:ascii="Tahoma" w:hAnsi="Tahoma" w:cs="Tahoma"/>
              </w:rPr>
            </w:pPr>
            <w:r w:rsidRPr="00CE081D">
              <w:rPr>
                <w:rFonts w:ascii="Tahoma" w:hAnsi="Tahoma" w:cs="Tahoma"/>
              </w:rPr>
              <w:t>Picture 2 longitude</w:t>
            </w:r>
          </w:p>
        </w:tc>
        <w:tc>
          <w:tcPr>
            <w:tcW w:w="398" w:type="pct"/>
            <w:tcBorders>
              <w:top w:val="single" w:sz="6" w:space="0" w:color="000000"/>
              <w:left w:val="single" w:sz="6" w:space="0" w:color="000000"/>
              <w:bottom w:val="single" w:sz="6" w:space="0" w:color="000000"/>
              <w:right w:val="single" w:sz="6" w:space="0" w:color="000000"/>
            </w:tcBorders>
          </w:tcPr>
          <w:p w14:paraId="392A8F74" w14:textId="3A82BFB8"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30CE2FE1" w14:textId="4501D800" w:rsidR="00090BC5" w:rsidRPr="00CE081D" w:rsidRDefault="00090BC5" w:rsidP="005F4A5E">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710FA34D" w14:textId="77777777" w:rsidR="00090BC5" w:rsidRPr="00CE081D" w:rsidRDefault="00090BC5" w:rsidP="005F4A5E">
            <w:pPr>
              <w:rPr>
                <w:rFonts w:ascii="Tahoma" w:hAnsi="Tahoma" w:cs="Tahoma"/>
              </w:rPr>
            </w:pPr>
          </w:p>
        </w:tc>
        <w:tc>
          <w:tcPr>
            <w:tcW w:w="275" w:type="pct"/>
            <w:tcBorders>
              <w:top w:val="single" w:sz="6" w:space="0" w:color="000000"/>
              <w:left w:val="single" w:sz="6" w:space="0" w:color="000000"/>
              <w:bottom w:val="single" w:sz="6" w:space="0" w:color="000000"/>
              <w:right w:val="single" w:sz="6" w:space="0" w:color="000000"/>
            </w:tcBorders>
            <w:vAlign w:val="center"/>
          </w:tcPr>
          <w:p w14:paraId="7FF8B5A2" w14:textId="77777777" w:rsidR="00090BC5" w:rsidRPr="00CE081D" w:rsidRDefault="00090BC5" w:rsidP="005F4A5E">
            <w:pPr>
              <w:rPr>
                <w:rFonts w:ascii="Tahoma" w:hAnsi="Tahoma" w:cs="Tahoma"/>
              </w:rPr>
            </w:pPr>
          </w:p>
        </w:tc>
      </w:tr>
      <w:tr w:rsidR="00090BC5" w:rsidRPr="00CE081D" w14:paraId="17367EE8" w14:textId="77777777" w:rsidTr="0095774C">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5088AD0B" w14:textId="20AF3C09" w:rsidR="00090BC5" w:rsidRPr="00CE081D" w:rsidRDefault="00090BC5" w:rsidP="005F4A5E">
            <w:pPr>
              <w:rPr>
                <w:rFonts w:ascii="Tahoma" w:hAnsi="Tahoma" w:cs="Tahoma"/>
              </w:rPr>
            </w:pPr>
            <w:r w:rsidRPr="00CE081D">
              <w:rPr>
                <w:rFonts w:ascii="Tahoma" w:hAnsi="Tahoma" w:cs="Tahoma"/>
              </w:rPr>
              <w:t>13</w:t>
            </w:r>
          </w:p>
        </w:tc>
        <w:tc>
          <w:tcPr>
            <w:tcW w:w="1123" w:type="pct"/>
            <w:tcBorders>
              <w:top w:val="single" w:sz="6" w:space="0" w:color="000000"/>
              <w:left w:val="single" w:sz="6" w:space="0" w:color="000000"/>
              <w:bottom w:val="single" w:sz="6" w:space="0" w:color="000000"/>
              <w:right w:val="single" w:sz="6" w:space="0" w:color="000000"/>
            </w:tcBorders>
            <w:vAlign w:val="center"/>
          </w:tcPr>
          <w:p w14:paraId="26634E0C" w14:textId="7D9EF01F" w:rsidR="00090BC5" w:rsidRPr="00CE081D" w:rsidRDefault="00090BC5" w:rsidP="005F4A5E">
            <w:pPr>
              <w:rPr>
                <w:rFonts w:ascii="Tahoma" w:hAnsi="Tahoma" w:cs="Tahoma"/>
              </w:rPr>
            </w:pPr>
            <w:r w:rsidRPr="00CE081D">
              <w:rPr>
                <w:rFonts w:ascii="Tahoma" w:hAnsi="Tahoma" w:cs="Tahoma"/>
              </w:rPr>
              <w:t>longitude3</w:t>
            </w:r>
          </w:p>
        </w:tc>
        <w:tc>
          <w:tcPr>
            <w:tcW w:w="2008" w:type="pct"/>
            <w:tcBorders>
              <w:top w:val="single" w:sz="6" w:space="0" w:color="000000"/>
              <w:left w:val="single" w:sz="6" w:space="0" w:color="000000"/>
              <w:bottom w:val="single" w:sz="6" w:space="0" w:color="000000"/>
              <w:right w:val="single" w:sz="6" w:space="0" w:color="000000"/>
            </w:tcBorders>
            <w:vAlign w:val="center"/>
          </w:tcPr>
          <w:p w14:paraId="4AB5EE09" w14:textId="556EC0B5" w:rsidR="00090BC5" w:rsidRPr="00CE081D" w:rsidRDefault="00090BC5" w:rsidP="005F4A5E">
            <w:pPr>
              <w:rPr>
                <w:rFonts w:ascii="Tahoma" w:hAnsi="Tahoma" w:cs="Tahoma"/>
              </w:rPr>
            </w:pPr>
            <w:r w:rsidRPr="00CE081D">
              <w:rPr>
                <w:rFonts w:ascii="Tahoma" w:hAnsi="Tahoma" w:cs="Tahoma"/>
              </w:rPr>
              <w:t>Picture 3 longitude</w:t>
            </w:r>
          </w:p>
        </w:tc>
        <w:tc>
          <w:tcPr>
            <w:tcW w:w="398" w:type="pct"/>
            <w:tcBorders>
              <w:top w:val="single" w:sz="6" w:space="0" w:color="000000"/>
              <w:left w:val="single" w:sz="6" w:space="0" w:color="000000"/>
              <w:bottom w:val="single" w:sz="6" w:space="0" w:color="000000"/>
              <w:right w:val="single" w:sz="6" w:space="0" w:color="000000"/>
            </w:tcBorders>
          </w:tcPr>
          <w:p w14:paraId="4079BAA4" w14:textId="14E3CBE1"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18FA0A96" w14:textId="02112E57" w:rsidR="00090BC5" w:rsidRPr="00CE081D" w:rsidRDefault="00090BC5" w:rsidP="005F4A5E">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4B74CA46" w14:textId="77777777" w:rsidR="00090BC5" w:rsidRPr="00CE081D" w:rsidRDefault="00090BC5" w:rsidP="005F4A5E">
            <w:pPr>
              <w:rPr>
                <w:rFonts w:ascii="Tahoma" w:hAnsi="Tahoma" w:cs="Tahoma"/>
              </w:rPr>
            </w:pPr>
          </w:p>
        </w:tc>
        <w:tc>
          <w:tcPr>
            <w:tcW w:w="275" w:type="pct"/>
            <w:tcBorders>
              <w:top w:val="single" w:sz="6" w:space="0" w:color="000000"/>
              <w:left w:val="single" w:sz="6" w:space="0" w:color="000000"/>
              <w:bottom w:val="single" w:sz="6" w:space="0" w:color="000000"/>
              <w:right w:val="single" w:sz="6" w:space="0" w:color="000000"/>
            </w:tcBorders>
            <w:vAlign w:val="center"/>
          </w:tcPr>
          <w:p w14:paraId="5A80B898" w14:textId="77777777" w:rsidR="00090BC5" w:rsidRPr="00CE081D" w:rsidRDefault="00090BC5" w:rsidP="005F4A5E">
            <w:pPr>
              <w:rPr>
                <w:rFonts w:ascii="Tahoma" w:hAnsi="Tahoma" w:cs="Tahoma"/>
              </w:rPr>
            </w:pPr>
          </w:p>
        </w:tc>
      </w:tr>
    </w:tbl>
    <w:p w14:paraId="52CEF0BE" w14:textId="389EA29B" w:rsidR="00090BC5" w:rsidRPr="00CE081D" w:rsidRDefault="00090BC5" w:rsidP="00090BC5">
      <w:pPr>
        <w:pStyle w:val="Heading3"/>
        <w:shd w:val="pct15" w:color="auto" w:fill="auto"/>
        <w:spacing w:after="60"/>
        <w:ind w:left="720" w:hanging="720"/>
        <w:rPr>
          <w:rFonts w:ascii="Tahoma" w:hAnsi="Tahoma" w:cs="Tahoma"/>
        </w:rPr>
      </w:pPr>
      <w:bookmarkStart w:id="149" w:name="_Toc465763614"/>
      <w:r w:rsidRPr="00CE081D">
        <w:rPr>
          <w:rFonts w:ascii="Tahoma" w:hAnsi="Tahoma" w:cs="Tahoma"/>
        </w:rPr>
        <w:t>Pending Message</w:t>
      </w:r>
      <w:bookmarkEnd w:id="149"/>
    </w:p>
    <w:p w14:paraId="67F68F60" w14:textId="77777777" w:rsidR="00090BC5" w:rsidRPr="00CE081D" w:rsidRDefault="00090BC5" w:rsidP="00090BC5">
      <w:pPr>
        <w:pStyle w:val="Caption"/>
        <w:keepNext/>
        <w:rPr>
          <w:rFonts w:ascii="Tahoma" w:hAnsi="Tahoma" w:cs="Tahoma"/>
          <w:sz w:val="18"/>
          <w:szCs w:val="18"/>
        </w:rPr>
      </w:pPr>
      <w:bookmarkStart w:id="150" w:name="_Toc465952352"/>
      <w:proofErr w:type="spellStart"/>
      <w:r w:rsidRPr="00CE081D">
        <w:rPr>
          <w:rFonts w:ascii="Tahoma" w:hAnsi="Tahoma" w:cs="Tahoma"/>
          <w:sz w:val="18"/>
          <w:szCs w:val="18"/>
        </w:rPr>
        <w:t>Tabel</w:t>
      </w:r>
      <w:proofErr w:type="spellEnd"/>
      <w:r w:rsidRPr="00CE081D">
        <w:rPr>
          <w:rFonts w:ascii="Tahoma" w:hAnsi="Tahoma" w:cs="Tahoma"/>
          <w:sz w:val="18"/>
          <w:szCs w:val="18"/>
        </w:rPr>
        <w:t xml:space="preserve"> </w:t>
      </w:r>
      <w:r w:rsidRPr="00CE081D">
        <w:rPr>
          <w:rFonts w:ascii="Tahoma" w:hAnsi="Tahoma" w:cs="Tahoma"/>
          <w:sz w:val="18"/>
          <w:szCs w:val="18"/>
        </w:rPr>
        <w:fldChar w:fldCharType="begin"/>
      </w:r>
      <w:r w:rsidRPr="00CE081D">
        <w:rPr>
          <w:rFonts w:ascii="Tahoma" w:hAnsi="Tahoma" w:cs="Tahoma"/>
          <w:sz w:val="18"/>
          <w:szCs w:val="18"/>
        </w:rPr>
        <w:instrText xml:space="preserve"> SEQ Tabel \* ARABIC </w:instrText>
      </w:r>
      <w:r w:rsidRPr="00CE081D">
        <w:rPr>
          <w:rFonts w:ascii="Tahoma" w:hAnsi="Tahoma" w:cs="Tahoma"/>
          <w:sz w:val="18"/>
          <w:szCs w:val="18"/>
        </w:rPr>
        <w:fldChar w:fldCharType="separate"/>
      </w:r>
      <w:r w:rsidR="007371A6" w:rsidRPr="00CE081D">
        <w:rPr>
          <w:rFonts w:ascii="Tahoma" w:hAnsi="Tahoma" w:cs="Tahoma"/>
          <w:noProof/>
          <w:sz w:val="18"/>
          <w:szCs w:val="18"/>
        </w:rPr>
        <w:t>19</w:t>
      </w:r>
      <w:r w:rsidRPr="00CE081D">
        <w:rPr>
          <w:rFonts w:ascii="Tahoma" w:hAnsi="Tahoma" w:cs="Tahoma"/>
          <w:sz w:val="18"/>
          <w:szCs w:val="18"/>
        </w:rPr>
        <w:fldChar w:fldCharType="end"/>
      </w:r>
      <w:r w:rsidRPr="00CE081D">
        <w:rPr>
          <w:rFonts w:ascii="Tahoma" w:hAnsi="Tahoma" w:cs="Tahoma"/>
          <w:sz w:val="18"/>
          <w:szCs w:val="18"/>
        </w:rPr>
        <w:t xml:space="preserve">  </w:t>
      </w:r>
      <w:proofErr w:type="gramStart"/>
      <w:r w:rsidRPr="00CE081D">
        <w:rPr>
          <w:rFonts w:ascii="Tahoma" w:hAnsi="Tahoma" w:cs="Tahoma"/>
          <w:sz w:val="18"/>
          <w:szCs w:val="18"/>
        </w:rPr>
        <w:t>On</w:t>
      </w:r>
      <w:proofErr w:type="gramEnd"/>
      <w:r w:rsidRPr="00CE081D">
        <w:rPr>
          <w:rFonts w:ascii="Tahoma" w:hAnsi="Tahoma" w:cs="Tahoma"/>
          <w:sz w:val="18"/>
          <w:szCs w:val="18"/>
        </w:rPr>
        <w:t xml:space="preserve"> Hold Category Table</w:t>
      </w:r>
      <w:bookmarkEnd w:id="150"/>
    </w:p>
    <w:tbl>
      <w:tblPr>
        <w:tblW w:w="500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00" w:firstRow="0" w:lastRow="0" w:firstColumn="0" w:lastColumn="0" w:noHBand="0" w:noVBand="0"/>
      </w:tblPr>
      <w:tblGrid>
        <w:gridCol w:w="508"/>
        <w:gridCol w:w="2146"/>
        <w:gridCol w:w="3831"/>
        <w:gridCol w:w="789"/>
        <w:gridCol w:w="888"/>
        <w:gridCol w:w="929"/>
        <w:gridCol w:w="501"/>
      </w:tblGrid>
      <w:tr w:rsidR="00090BC5" w:rsidRPr="00CE081D" w14:paraId="5329C3C7" w14:textId="77777777" w:rsidTr="00E101E0">
        <w:trPr>
          <w:cantSplit/>
          <w:tblHeader/>
        </w:trPr>
        <w:tc>
          <w:tcPr>
            <w:tcW w:w="1388"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78E7345B" w14:textId="77777777" w:rsidR="00090BC5" w:rsidRPr="00CE081D" w:rsidRDefault="00090BC5" w:rsidP="005F4A5E">
            <w:pPr>
              <w:rPr>
                <w:rFonts w:ascii="Tahoma" w:hAnsi="Tahoma" w:cs="Tahoma"/>
              </w:rPr>
            </w:pPr>
            <w:r w:rsidRPr="00CE081D">
              <w:rPr>
                <w:rFonts w:ascii="Tahoma" w:hAnsi="Tahoma" w:cs="Tahoma"/>
                <w:b/>
                <w:bCs/>
                <w:noProof/>
              </w:rPr>
              <w:t>Table ID</w:t>
            </w:r>
          </w:p>
        </w:tc>
        <w:tc>
          <w:tcPr>
            <w:tcW w:w="3612"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58D08922" w14:textId="77777777" w:rsidR="00090BC5" w:rsidRPr="00CE081D" w:rsidRDefault="00090BC5" w:rsidP="005F4A5E">
            <w:pPr>
              <w:rPr>
                <w:rFonts w:ascii="Tahoma" w:hAnsi="Tahoma" w:cs="Tahoma"/>
              </w:rPr>
            </w:pPr>
            <w:r w:rsidRPr="00CE081D">
              <w:rPr>
                <w:rFonts w:ascii="Tahoma" w:hAnsi="Tahoma" w:cs="Tahoma"/>
              </w:rPr>
              <w:t>T-12</w:t>
            </w:r>
          </w:p>
        </w:tc>
      </w:tr>
      <w:tr w:rsidR="00090BC5" w:rsidRPr="00CE081D" w14:paraId="0093B9A0" w14:textId="77777777" w:rsidTr="00E101E0">
        <w:trPr>
          <w:cantSplit/>
          <w:tblHeader/>
        </w:trPr>
        <w:tc>
          <w:tcPr>
            <w:tcW w:w="1388" w:type="pct"/>
            <w:gridSpan w:val="2"/>
            <w:tcBorders>
              <w:top w:val="single" w:sz="6" w:space="0" w:color="000000"/>
              <w:left w:val="single" w:sz="6" w:space="0" w:color="000000"/>
              <w:bottom w:val="single" w:sz="6" w:space="0" w:color="000000"/>
              <w:right w:val="single" w:sz="6" w:space="0" w:color="000000"/>
            </w:tcBorders>
            <w:shd w:val="clear" w:color="auto" w:fill="E5DFEC"/>
            <w:vAlign w:val="center"/>
          </w:tcPr>
          <w:p w14:paraId="04488EC0" w14:textId="77777777" w:rsidR="00090BC5" w:rsidRPr="00CE081D" w:rsidRDefault="00090BC5" w:rsidP="005F4A5E">
            <w:pPr>
              <w:rPr>
                <w:rFonts w:ascii="Tahoma" w:hAnsi="Tahoma" w:cs="Tahoma"/>
              </w:rPr>
            </w:pPr>
            <w:r w:rsidRPr="00CE081D">
              <w:rPr>
                <w:rFonts w:ascii="Tahoma" w:hAnsi="Tahoma" w:cs="Tahoma"/>
                <w:b/>
                <w:bCs/>
                <w:noProof/>
              </w:rPr>
              <w:t>Table Description</w:t>
            </w:r>
          </w:p>
        </w:tc>
        <w:tc>
          <w:tcPr>
            <w:tcW w:w="3612" w:type="pct"/>
            <w:gridSpan w:val="5"/>
            <w:tcBorders>
              <w:top w:val="single" w:sz="6" w:space="0" w:color="000000"/>
              <w:left w:val="single" w:sz="6" w:space="0" w:color="000000"/>
              <w:bottom w:val="single" w:sz="6" w:space="0" w:color="000000"/>
              <w:right w:val="single" w:sz="6" w:space="0" w:color="000000"/>
            </w:tcBorders>
            <w:shd w:val="clear" w:color="auto" w:fill="auto"/>
            <w:vAlign w:val="center"/>
          </w:tcPr>
          <w:p w14:paraId="6E990CFA" w14:textId="43C53381" w:rsidR="00090BC5" w:rsidRPr="00CE081D" w:rsidRDefault="00090BC5" w:rsidP="00090BC5">
            <w:pPr>
              <w:rPr>
                <w:rFonts w:ascii="Tahoma" w:hAnsi="Tahoma" w:cs="Tahoma"/>
              </w:rPr>
            </w:pPr>
            <w:r w:rsidRPr="00CE081D">
              <w:rPr>
                <w:rFonts w:ascii="Tahoma" w:hAnsi="Tahoma" w:cs="Tahoma"/>
              </w:rPr>
              <w:t>Saving pending message</w:t>
            </w:r>
          </w:p>
        </w:tc>
      </w:tr>
      <w:tr w:rsidR="00090BC5" w:rsidRPr="00CE081D" w14:paraId="2B83C908" w14:textId="77777777" w:rsidTr="00E101E0">
        <w:trPr>
          <w:cantSplit/>
          <w:tblHeader/>
        </w:trPr>
        <w:tc>
          <w:tcPr>
            <w:tcW w:w="25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3E44EAB2" w14:textId="77777777" w:rsidR="00090BC5" w:rsidRPr="00CE081D" w:rsidRDefault="00090BC5" w:rsidP="005F4A5E">
            <w:pPr>
              <w:rPr>
                <w:rFonts w:ascii="Tahoma" w:hAnsi="Tahoma" w:cs="Tahoma"/>
              </w:rPr>
            </w:pPr>
            <w:r w:rsidRPr="00CE081D">
              <w:rPr>
                <w:rFonts w:ascii="Tahoma" w:hAnsi="Tahoma" w:cs="Tahoma"/>
                <w:b/>
                <w:bCs/>
                <w:noProof/>
              </w:rPr>
              <w:t>No</w:t>
            </w:r>
          </w:p>
        </w:tc>
        <w:tc>
          <w:tcPr>
            <w:tcW w:w="1129"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74EC71A6" w14:textId="77777777" w:rsidR="00090BC5" w:rsidRPr="00CE081D" w:rsidRDefault="00090BC5" w:rsidP="005F4A5E">
            <w:pPr>
              <w:rPr>
                <w:rFonts w:ascii="Tahoma" w:hAnsi="Tahoma" w:cs="Tahoma"/>
              </w:rPr>
            </w:pPr>
            <w:r w:rsidRPr="00CE081D">
              <w:rPr>
                <w:rFonts w:ascii="Tahoma" w:hAnsi="Tahoma" w:cs="Tahoma"/>
                <w:b/>
                <w:bCs/>
                <w:noProof/>
                <w:lang w:val="id-ID"/>
              </w:rPr>
              <w:t>Field Name</w:t>
            </w:r>
          </w:p>
        </w:tc>
        <w:tc>
          <w:tcPr>
            <w:tcW w:w="2007"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2DD0E172" w14:textId="77777777" w:rsidR="00090BC5" w:rsidRPr="00CE081D" w:rsidRDefault="00090BC5" w:rsidP="005F4A5E">
            <w:pPr>
              <w:rPr>
                <w:rFonts w:ascii="Tahoma" w:hAnsi="Tahoma" w:cs="Tahoma"/>
              </w:rPr>
            </w:pPr>
            <w:r w:rsidRPr="00CE081D">
              <w:rPr>
                <w:rFonts w:ascii="Tahoma" w:hAnsi="Tahoma" w:cs="Tahoma"/>
                <w:b/>
                <w:bCs/>
                <w:noProof/>
                <w:lang w:val="id-ID"/>
              </w:rPr>
              <w:t>Field Description</w:t>
            </w:r>
          </w:p>
        </w:tc>
        <w:tc>
          <w:tcPr>
            <w:tcW w:w="398" w:type="pct"/>
            <w:tcBorders>
              <w:top w:val="single" w:sz="6" w:space="0" w:color="000000"/>
              <w:left w:val="single" w:sz="6" w:space="0" w:color="000000"/>
              <w:bottom w:val="single" w:sz="6" w:space="0" w:color="000000"/>
              <w:right w:val="single" w:sz="6" w:space="0" w:color="000000"/>
            </w:tcBorders>
            <w:shd w:val="clear" w:color="auto" w:fill="E5DFEC"/>
          </w:tcPr>
          <w:p w14:paraId="41659ADF" w14:textId="77777777" w:rsidR="00090BC5" w:rsidRPr="00CE081D" w:rsidRDefault="00090BC5" w:rsidP="005F4A5E">
            <w:pPr>
              <w:rPr>
                <w:rFonts w:ascii="Tahoma" w:hAnsi="Tahoma" w:cs="Tahoma"/>
                <w:b/>
                <w:bCs/>
                <w:noProof/>
              </w:rPr>
            </w:pPr>
            <w:r w:rsidRPr="00CE081D">
              <w:rPr>
                <w:rFonts w:ascii="Tahoma" w:hAnsi="Tahoma" w:cs="Tahoma"/>
                <w:b/>
                <w:bCs/>
                <w:noProof/>
              </w:rPr>
              <w:t>Allow Null?</w:t>
            </w:r>
          </w:p>
        </w:tc>
        <w:tc>
          <w:tcPr>
            <w:tcW w:w="468"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71F32949" w14:textId="77777777" w:rsidR="00090BC5" w:rsidRPr="00CE081D" w:rsidRDefault="00090BC5" w:rsidP="005F4A5E">
            <w:pPr>
              <w:rPr>
                <w:rFonts w:ascii="Tahoma" w:hAnsi="Tahoma" w:cs="Tahoma"/>
              </w:rPr>
            </w:pPr>
            <w:r w:rsidRPr="00CE081D">
              <w:rPr>
                <w:rFonts w:ascii="Tahoma" w:hAnsi="Tahoma" w:cs="Tahoma"/>
                <w:b/>
                <w:bCs/>
                <w:noProof/>
              </w:rPr>
              <w:t xml:space="preserve">Data </w:t>
            </w:r>
            <w:r w:rsidRPr="00CE081D">
              <w:rPr>
                <w:rFonts w:ascii="Tahoma" w:hAnsi="Tahoma" w:cs="Tahoma"/>
                <w:b/>
                <w:bCs/>
                <w:noProof/>
                <w:lang w:val="id-ID"/>
              </w:rPr>
              <w:t>Type</w:t>
            </w:r>
          </w:p>
        </w:tc>
        <w:tc>
          <w:tcPr>
            <w:tcW w:w="468" w:type="pct"/>
            <w:tcBorders>
              <w:top w:val="single" w:sz="6" w:space="0" w:color="000000"/>
              <w:left w:val="single" w:sz="6" w:space="0" w:color="000000"/>
              <w:bottom w:val="single" w:sz="6" w:space="0" w:color="000000"/>
              <w:right w:val="single" w:sz="6" w:space="0" w:color="000000"/>
            </w:tcBorders>
            <w:shd w:val="clear" w:color="auto" w:fill="E5DFEC"/>
          </w:tcPr>
          <w:p w14:paraId="1883D247" w14:textId="77777777" w:rsidR="00090BC5" w:rsidRPr="00CE081D" w:rsidRDefault="00090BC5" w:rsidP="005F4A5E">
            <w:pPr>
              <w:rPr>
                <w:rFonts w:ascii="Tahoma" w:hAnsi="Tahoma" w:cs="Tahoma"/>
                <w:b/>
                <w:bCs/>
                <w:noProof/>
              </w:rPr>
            </w:pPr>
            <w:r w:rsidRPr="00CE081D">
              <w:rPr>
                <w:rFonts w:ascii="Tahoma" w:hAnsi="Tahoma" w:cs="Tahoma"/>
                <w:b/>
                <w:bCs/>
                <w:noProof/>
              </w:rPr>
              <w:t>Data Length</w:t>
            </w:r>
          </w:p>
        </w:tc>
        <w:tc>
          <w:tcPr>
            <w:tcW w:w="272" w:type="pct"/>
            <w:tcBorders>
              <w:top w:val="single" w:sz="6" w:space="0" w:color="000000"/>
              <w:left w:val="single" w:sz="6" w:space="0" w:color="000000"/>
              <w:bottom w:val="single" w:sz="6" w:space="0" w:color="000000"/>
              <w:right w:val="single" w:sz="6" w:space="0" w:color="000000"/>
            </w:tcBorders>
            <w:shd w:val="clear" w:color="auto" w:fill="E5DFEC"/>
            <w:vAlign w:val="center"/>
          </w:tcPr>
          <w:p w14:paraId="1426B1E8" w14:textId="77777777" w:rsidR="00090BC5" w:rsidRPr="00CE081D" w:rsidRDefault="00090BC5" w:rsidP="005F4A5E">
            <w:pPr>
              <w:rPr>
                <w:rFonts w:ascii="Tahoma" w:hAnsi="Tahoma" w:cs="Tahoma"/>
              </w:rPr>
            </w:pPr>
            <w:r w:rsidRPr="00CE081D">
              <w:rPr>
                <w:rFonts w:ascii="Tahoma" w:hAnsi="Tahoma" w:cs="Tahoma"/>
                <w:b/>
                <w:bCs/>
                <w:noProof/>
                <w:lang w:val="id-ID"/>
              </w:rPr>
              <w:t xml:space="preserve"> PK / FK</w:t>
            </w:r>
          </w:p>
        </w:tc>
      </w:tr>
      <w:tr w:rsidR="00090BC5" w:rsidRPr="00CE081D" w14:paraId="637BBA17"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9C3F0C6" w14:textId="77777777" w:rsidR="00090BC5" w:rsidRPr="00CE081D" w:rsidRDefault="00090BC5" w:rsidP="005F4A5E">
            <w:pPr>
              <w:rPr>
                <w:rFonts w:ascii="Tahoma" w:hAnsi="Tahoma" w:cs="Tahoma"/>
              </w:rPr>
            </w:pPr>
            <w:r w:rsidRPr="00CE081D">
              <w:rPr>
                <w:rFonts w:ascii="Tahoma" w:hAnsi="Tahoma" w:cs="Tahoma"/>
              </w:rPr>
              <w:t>1</w:t>
            </w:r>
          </w:p>
        </w:tc>
        <w:tc>
          <w:tcPr>
            <w:tcW w:w="1129" w:type="pct"/>
            <w:tcBorders>
              <w:top w:val="single" w:sz="6" w:space="0" w:color="000000"/>
              <w:left w:val="single" w:sz="6" w:space="0" w:color="000000"/>
              <w:bottom w:val="single" w:sz="6" w:space="0" w:color="000000"/>
              <w:right w:val="single" w:sz="6" w:space="0" w:color="000000"/>
            </w:tcBorders>
            <w:vAlign w:val="center"/>
          </w:tcPr>
          <w:p w14:paraId="6CF8D6F6" w14:textId="1539F6CD" w:rsidR="00090BC5" w:rsidRPr="00CE081D" w:rsidRDefault="00090BC5" w:rsidP="005F4A5E">
            <w:pPr>
              <w:rPr>
                <w:rFonts w:ascii="Tahoma" w:hAnsi="Tahoma" w:cs="Tahoma"/>
              </w:rPr>
            </w:pPr>
            <w:proofErr w:type="spellStart"/>
            <w:r w:rsidRPr="00CE081D">
              <w:rPr>
                <w:rFonts w:ascii="Tahoma" w:hAnsi="Tahoma" w:cs="Tahoma"/>
              </w:rPr>
              <w:t>pendingOnMessageD</w:t>
            </w:r>
            <w:proofErr w:type="spellEnd"/>
          </w:p>
        </w:tc>
        <w:tc>
          <w:tcPr>
            <w:tcW w:w="2007" w:type="pct"/>
            <w:tcBorders>
              <w:top w:val="single" w:sz="6" w:space="0" w:color="000000"/>
              <w:left w:val="single" w:sz="6" w:space="0" w:color="000000"/>
              <w:bottom w:val="single" w:sz="6" w:space="0" w:color="000000"/>
              <w:right w:val="single" w:sz="6" w:space="0" w:color="000000"/>
            </w:tcBorders>
            <w:vAlign w:val="center"/>
          </w:tcPr>
          <w:p w14:paraId="215B7F19" w14:textId="77777777" w:rsidR="00090BC5" w:rsidRPr="00CE081D" w:rsidRDefault="00090BC5" w:rsidP="005F4A5E">
            <w:pPr>
              <w:rPr>
                <w:rFonts w:ascii="Tahoma" w:hAnsi="Tahoma" w:cs="Tahoma"/>
              </w:rPr>
            </w:pPr>
            <w:r w:rsidRPr="00CE081D">
              <w:rPr>
                <w:rFonts w:ascii="Tahoma" w:hAnsi="Tahoma" w:cs="Tahoma"/>
              </w:rPr>
              <w:t>Primary Key</w:t>
            </w:r>
          </w:p>
        </w:tc>
        <w:tc>
          <w:tcPr>
            <w:tcW w:w="398" w:type="pct"/>
            <w:tcBorders>
              <w:top w:val="single" w:sz="6" w:space="0" w:color="000000"/>
              <w:left w:val="single" w:sz="6" w:space="0" w:color="000000"/>
              <w:bottom w:val="single" w:sz="6" w:space="0" w:color="000000"/>
              <w:right w:val="single" w:sz="6" w:space="0" w:color="000000"/>
            </w:tcBorders>
          </w:tcPr>
          <w:p w14:paraId="4E27B2EE" w14:textId="77777777" w:rsidR="00090BC5" w:rsidRPr="00CE081D" w:rsidRDefault="00090BC5" w:rsidP="005F4A5E">
            <w:pPr>
              <w:rPr>
                <w:rFonts w:ascii="Tahoma" w:hAnsi="Tahoma" w:cs="Tahoma"/>
              </w:rPr>
            </w:pPr>
            <w:r w:rsidRPr="00CE081D">
              <w:rPr>
                <w:rFonts w:ascii="Tahoma" w:hAnsi="Tahoma" w:cs="Tahoma"/>
              </w:rPr>
              <w:t>N</w:t>
            </w:r>
          </w:p>
        </w:tc>
        <w:tc>
          <w:tcPr>
            <w:tcW w:w="468" w:type="pct"/>
            <w:tcBorders>
              <w:top w:val="single" w:sz="6" w:space="0" w:color="000000"/>
              <w:left w:val="single" w:sz="6" w:space="0" w:color="000000"/>
              <w:bottom w:val="single" w:sz="6" w:space="0" w:color="000000"/>
              <w:right w:val="single" w:sz="6" w:space="0" w:color="000000"/>
            </w:tcBorders>
            <w:vAlign w:val="center"/>
          </w:tcPr>
          <w:p w14:paraId="64082DEC" w14:textId="77777777" w:rsidR="00090BC5" w:rsidRPr="00CE081D" w:rsidRDefault="00090BC5" w:rsidP="005F4A5E">
            <w:pPr>
              <w:rPr>
                <w:rFonts w:ascii="Tahoma" w:hAnsi="Tahoma" w:cs="Tahoma"/>
              </w:rPr>
            </w:pPr>
            <w:proofErr w:type="spellStart"/>
            <w:r w:rsidRPr="00CE081D">
              <w:rPr>
                <w:rFonts w:ascii="Tahoma" w:hAnsi="Tahoma" w:cs="Tahoma"/>
              </w:rPr>
              <w:t>int</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28D6B24B" w14:textId="77777777" w:rsidR="00090BC5" w:rsidRPr="00CE081D" w:rsidRDefault="00090BC5" w:rsidP="005F4A5E">
            <w:pPr>
              <w:rPr>
                <w:rFonts w:ascii="Tahoma" w:hAnsi="Tahoma" w:cs="Tahoma"/>
              </w:rPr>
            </w:pPr>
          </w:p>
        </w:tc>
        <w:tc>
          <w:tcPr>
            <w:tcW w:w="272" w:type="pct"/>
            <w:tcBorders>
              <w:top w:val="single" w:sz="6" w:space="0" w:color="000000"/>
              <w:left w:val="single" w:sz="6" w:space="0" w:color="000000"/>
              <w:bottom w:val="single" w:sz="6" w:space="0" w:color="000000"/>
              <w:right w:val="single" w:sz="6" w:space="0" w:color="000000"/>
            </w:tcBorders>
            <w:vAlign w:val="center"/>
          </w:tcPr>
          <w:p w14:paraId="4F82AEE0" w14:textId="77777777" w:rsidR="00090BC5" w:rsidRPr="00CE081D" w:rsidRDefault="00090BC5" w:rsidP="005F4A5E">
            <w:pPr>
              <w:rPr>
                <w:rFonts w:ascii="Tahoma" w:hAnsi="Tahoma" w:cs="Tahoma"/>
              </w:rPr>
            </w:pPr>
            <w:r w:rsidRPr="00CE081D">
              <w:rPr>
                <w:rFonts w:ascii="Tahoma" w:hAnsi="Tahoma" w:cs="Tahoma"/>
              </w:rPr>
              <w:t>PK</w:t>
            </w:r>
          </w:p>
        </w:tc>
      </w:tr>
      <w:tr w:rsidR="00090BC5" w:rsidRPr="00CE081D" w14:paraId="1C6A94E5"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1C9EE1B8" w14:textId="77777777" w:rsidR="00090BC5" w:rsidRPr="00CE081D" w:rsidRDefault="00090BC5" w:rsidP="005F4A5E">
            <w:pPr>
              <w:rPr>
                <w:rFonts w:ascii="Tahoma" w:hAnsi="Tahoma" w:cs="Tahoma"/>
              </w:rPr>
            </w:pPr>
            <w:r w:rsidRPr="00CE081D">
              <w:rPr>
                <w:rFonts w:ascii="Tahoma" w:hAnsi="Tahoma" w:cs="Tahoma"/>
              </w:rPr>
              <w:t>2</w:t>
            </w:r>
          </w:p>
        </w:tc>
        <w:tc>
          <w:tcPr>
            <w:tcW w:w="1129" w:type="pct"/>
            <w:tcBorders>
              <w:top w:val="single" w:sz="6" w:space="0" w:color="000000"/>
              <w:left w:val="single" w:sz="6" w:space="0" w:color="000000"/>
              <w:bottom w:val="single" w:sz="6" w:space="0" w:color="000000"/>
              <w:right w:val="single" w:sz="6" w:space="0" w:color="000000"/>
            </w:tcBorders>
            <w:vAlign w:val="center"/>
          </w:tcPr>
          <w:p w14:paraId="16460FC3" w14:textId="77777777" w:rsidR="00090BC5" w:rsidRPr="00CE081D" w:rsidRDefault="00090BC5" w:rsidP="005F4A5E">
            <w:pPr>
              <w:rPr>
                <w:rFonts w:ascii="Tahoma" w:hAnsi="Tahoma" w:cs="Tahoma"/>
              </w:rPr>
            </w:pPr>
            <w:proofErr w:type="spellStart"/>
            <w:r w:rsidRPr="00CE081D">
              <w:rPr>
                <w:rFonts w:ascii="Tahoma" w:hAnsi="Tahoma" w:cs="Tahoma"/>
              </w:rPr>
              <w:t>projectID</w:t>
            </w:r>
            <w:proofErr w:type="spellEnd"/>
          </w:p>
        </w:tc>
        <w:tc>
          <w:tcPr>
            <w:tcW w:w="2007" w:type="pct"/>
            <w:tcBorders>
              <w:top w:val="single" w:sz="6" w:space="0" w:color="000000"/>
              <w:left w:val="single" w:sz="6" w:space="0" w:color="000000"/>
              <w:bottom w:val="single" w:sz="6" w:space="0" w:color="000000"/>
              <w:right w:val="single" w:sz="6" w:space="0" w:color="000000"/>
            </w:tcBorders>
            <w:vAlign w:val="center"/>
          </w:tcPr>
          <w:p w14:paraId="18D75CFF" w14:textId="77777777" w:rsidR="00090BC5" w:rsidRPr="00CE081D" w:rsidRDefault="00090BC5" w:rsidP="005F4A5E">
            <w:pPr>
              <w:rPr>
                <w:rFonts w:ascii="Tahoma" w:hAnsi="Tahoma" w:cs="Tahoma"/>
              </w:rPr>
            </w:pPr>
            <w:r w:rsidRPr="00CE081D">
              <w:rPr>
                <w:rFonts w:ascii="Tahoma" w:hAnsi="Tahoma" w:cs="Tahoma"/>
              </w:rPr>
              <w:t>Foreign Key to Project table</w:t>
            </w:r>
          </w:p>
        </w:tc>
        <w:tc>
          <w:tcPr>
            <w:tcW w:w="398" w:type="pct"/>
            <w:tcBorders>
              <w:top w:val="single" w:sz="6" w:space="0" w:color="000000"/>
              <w:left w:val="single" w:sz="6" w:space="0" w:color="000000"/>
              <w:bottom w:val="single" w:sz="6" w:space="0" w:color="000000"/>
              <w:right w:val="single" w:sz="6" w:space="0" w:color="000000"/>
            </w:tcBorders>
          </w:tcPr>
          <w:p w14:paraId="19175C1C" w14:textId="77777777" w:rsidR="00090BC5" w:rsidRPr="00CE081D" w:rsidRDefault="00090BC5" w:rsidP="005F4A5E">
            <w:pPr>
              <w:rPr>
                <w:rFonts w:ascii="Tahoma" w:hAnsi="Tahoma" w:cs="Tahoma"/>
              </w:rPr>
            </w:pPr>
            <w:r w:rsidRPr="00CE081D">
              <w:rPr>
                <w:rFonts w:ascii="Tahoma" w:hAnsi="Tahoma" w:cs="Tahoma"/>
              </w:rPr>
              <w:t>N</w:t>
            </w:r>
          </w:p>
        </w:tc>
        <w:tc>
          <w:tcPr>
            <w:tcW w:w="468" w:type="pct"/>
            <w:tcBorders>
              <w:top w:val="single" w:sz="6" w:space="0" w:color="000000"/>
              <w:left w:val="single" w:sz="6" w:space="0" w:color="000000"/>
              <w:bottom w:val="single" w:sz="6" w:space="0" w:color="000000"/>
              <w:right w:val="single" w:sz="6" w:space="0" w:color="000000"/>
            </w:tcBorders>
            <w:vAlign w:val="center"/>
          </w:tcPr>
          <w:p w14:paraId="30355DDD" w14:textId="77777777" w:rsidR="00090BC5" w:rsidRPr="00CE081D" w:rsidRDefault="00090BC5"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0A5EA9E6" w14:textId="77777777" w:rsidR="00090BC5" w:rsidRPr="00CE081D" w:rsidRDefault="00090BC5" w:rsidP="005F4A5E">
            <w:pPr>
              <w:rPr>
                <w:rFonts w:ascii="Tahoma" w:hAnsi="Tahoma" w:cs="Tahoma"/>
              </w:rPr>
            </w:pPr>
            <w:r w:rsidRPr="00CE081D">
              <w:rPr>
                <w:rFonts w:ascii="Tahoma" w:hAnsi="Tahoma" w:cs="Tahoma"/>
              </w:rPr>
              <w:t>20</w:t>
            </w:r>
          </w:p>
        </w:tc>
        <w:tc>
          <w:tcPr>
            <w:tcW w:w="272" w:type="pct"/>
            <w:tcBorders>
              <w:top w:val="single" w:sz="6" w:space="0" w:color="000000"/>
              <w:left w:val="single" w:sz="6" w:space="0" w:color="000000"/>
              <w:bottom w:val="single" w:sz="6" w:space="0" w:color="000000"/>
              <w:right w:val="single" w:sz="6" w:space="0" w:color="000000"/>
            </w:tcBorders>
            <w:vAlign w:val="center"/>
          </w:tcPr>
          <w:p w14:paraId="6CA8A263" w14:textId="77777777" w:rsidR="00090BC5" w:rsidRPr="00CE081D" w:rsidRDefault="00090BC5" w:rsidP="005F4A5E">
            <w:pPr>
              <w:rPr>
                <w:rFonts w:ascii="Tahoma" w:hAnsi="Tahoma" w:cs="Tahoma"/>
              </w:rPr>
            </w:pPr>
            <w:r w:rsidRPr="00CE081D">
              <w:rPr>
                <w:rFonts w:ascii="Tahoma" w:hAnsi="Tahoma" w:cs="Tahoma"/>
              </w:rPr>
              <w:t>FK</w:t>
            </w:r>
          </w:p>
        </w:tc>
      </w:tr>
      <w:tr w:rsidR="00090BC5" w:rsidRPr="00CE081D" w14:paraId="5AFA2FDF"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3FDEE271" w14:textId="0EF16B68" w:rsidR="00090BC5" w:rsidRPr="00CE081D" w:rsidRDefault="00E101E0" w:rsidP="005F4A5E">
            <w:pPr>
              <w:rPr>
                <w:rFonts w:ascii="Tahoma" w:hAnsi="Tahoma" w:cs="Tahoma"/>
              </w:rPr>
            </w:pPr>
            <w:r w:rsidRPr="00CE081D">
              <w:rPr>
                <w:rFonts w:ascii="Tahoma" w:hAnsi="Tahoma" w:cs="Tahoma"/>
              </w:rPr>
              <w:t>3</w:t>
            </w:r>
          </w:p>
        </w:tc>
        <w:tc>
          <w:tcPr>
            <w:tcW w:w="1129" w:type="pct"/>
            <w:tcBorders>
              <w:top w:val="single" w:sz="6" w:space="0" w:color="000000"/>
              <w:left w:val="single" w:sz="6" w:space="0" w:color="000000"/>
              <w:bottom w:val="single" w:sz="6" w:space="0" w:color="000000"/>
              <w:right w:val="single" w:sz="6" w:space="0" w:color="000000"/>
            </w:tcBorders>
            <w:vAlign w:val="center"/>
          </w:tcPr>
          <w:p w14:paraId="64A1ED4E" w14:textId="4D598D15" w:rsidR="00090BC5" w:rsidRPr="00CE081D" w:rsidRDefault="00090BC5" w:rsidP="005F4A5E">
            <w:pPr>
              <w:rPr>
                <w:rFonts w:ascii="Tahoma" w:hAnsi="Tahoma" w:cs="Tahoma"/>
              </w:rPr>
            </w:pPr>
            <w:r w:rsidRPr="00CE081D">
              <w:rPr>
                <w:rFonts w:ascii="Tahoma" w:hAnsi="Tahoma" w:cs="Tahoma"/>
              </w:rPr>
              <w:t>category</w:t>
            </w:r>
          </w:p>
        </w:tc>
        <w:tc>
          <w:tcPr>
            <w:tcW w:w="2007" w:type="pct"/>
            <w:tcBorders>
              <w:top w:val="single" w:sz="6" w:space="0" w:color="000000"/>
              <w:left w:val="single" w:sz="6" w:space="0" w:color="000000"/>
              <w:bottom w:val="single" w:sz="6" w:space="0" w:color="000000"/>
              <w:right w:val="single" w:sz="6" w:space="0" w:color="000000"/>
            </w:tcBorders>
            <w:vAlign w:val="center"/>
          </w:tcPr>
          <w:p w14:paraId="3319A486" w14:textId="77777777" w:rsidR="00090BC5" w:rsidRPr="00CE081D" w:rsidRDefault="00090BC5" w:rsidP="005F4A5E">
            <w:pPr>
              <w:rPr>
                <w:rFonts w:ascii="Tahoma" w:hAnsi="Tahoma" w:cs="Tahoma"/>
              </w:rPr>
            </w:pPr>
            <w:r w:rsidRPr="00CE081D">
              <w:rPr>
                <w:rFonts w:ascii="Tahoma" w:hAnsi="Tahoma" w:cs="Tahoma"/>
              </w:rPr>
              <w:t>On hold category code</w:t>
            </w:r>
          </w:p>
        </w:tc>
        <w:tc>
          <w:tcPr>
            <w:tcW w:w="398" w:type="pct"/>
            <w:tcBorders>
              <w:top w:val="single" w:sz="6" w:space="0" w:color="000000"/>
              <w:left w:val="single" w:sz="6" w:space="0" w:color="000000"/>
              <w:bottom w:val="single" w:sz="6" w:space="0" w:color="000000"/>
              <w:right w:val="single" w:sz="6" w:space="0" w:color="000000"/>
            </w:tcBorders>
          </w:tcPr>
          <w:p w14:paraId="79C984B0" w14:textId="77777777" w:rsidR="00090BC5" w:rsidRPr="00CE081D" w:rsidRDefault="00090BC5" w:rsidP="005F4A5E">
            <w:pPr>
              <w:rPr>
                <w:rFonts w:ascii="Tahoma" w:hAnsi="Tahoma" w:cs="Tahoma"/>
              </w:rPr>
            </w:pPr>
            <w:r w:rsidRPr="00CE081D">
              <w:rPr>
                <w:rFonts w:ascii="Tahoma" w:hAnsi="Tahoma" w:cs="Tahoma"/>
              </w:rPr>
              <w:t>N</w:t>
            </w:r>
          </w:p>
        </w:tc>
        <w:tc>
          <w:tcPr>
            <w:tcW w:w="468" w:type="pct"/>
            <w:tcBorders>
              <w:top w:val="single" w:sz="6" w:space="0" w:color="000000"/>
              <w:left w:val="single" w:sz="6" w:space="0" w:color="000000"/>
              <w:bottom w:val="single" w:sz="6" w:space="0" w:color="000000"/>
              <w:right w:val="single" w:sz="6" w:space="0" w:color="000000"/>
            </w:tcBorders>
            <w:vAlign w:val="center"/>
          </w:tcPr>
          <w:p w14:paraId="42F4563D" w14:textId="77777777" w:rsidR="00090BC5" w:rsidRPr="00CE081D" w:rsidRDefault="00090BC5"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329D3734" w14:textId="77777777" w:rsidR="00090BC5" w:rsidRPr="00CE081D" w:rsidRDefault="00090BC5" w:rsidP="005F4A5E">
            <w:pPr>
              <w:rPr>
                <w:rFonts w:ascii="Tahoma" w:hAnsi="Tahoma" w:cs="Tahoma"/>
              </w:rPr>
            </w:pPr>
            <w:r w:rsidRPr="00CE081D">
              <w:rPr>
                <w:rFonts w:ascii="Tahoma" w:hAnsi="Tahoma" w:cs="Tahoma"/>
              </w:rPr>
              <w:t>20</w:t>
            </w:r>
          </w:p>
        </w:tc>
        <w:tc>
          <w:tcPr>
            <w:tcW w:w="272" w:type="pct"/>
            <w:tcBorders>
              <w:top w:val="single" w:sz="6" w:space="0" w:color="000000"/>
              <w:left w:val="single" w:sz="6" w:space="0" w:color="000000"/>
              <w:bottom w:val="single" w:sz="6" w:space="0" w:color="000000"/>
              <w:right w:val="single" w:sz="6" w:space="0" w:color="000000"/>
            </w:tcBorders>
            <w:vAlign w:val="center"/>
          </w:tcPr>
          <w:p w14:paraId="545BA5F3" w14:textId="77777777" w:rsidR="00090BC5" w:rsidRPr="00CE081D" w:rsidRDefault="00090BC5" w:rsidP="005F4A5E">
            <w:pPr>
              <w:rPr>
                <w:rFonts w:ascii="Tahoma" w:hAnsi="Tahoma" w:cs="Tahoma"/>
              </w:rPr>
            </w:pPr>
          </w:p>
        </w:tc>
      </w:tr>
      <w:tr w:rsidR="00090BC5" w:rsidRPr="00CE081D" w14:paraId="323EA672"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4B0B5A9F" w14:textId="7770F319" w:rsidR="00090BC5" w:rsidRPr="00CE081D" w:rsidRDefault="00E101E0" w:rsidP="005F4A5E">
            <w:pPr>
              <w:rPr>
                <w:rFonts w:ascii="Tahoma" w:hAnsi="Tahoma" w:cs="Tahoma"/>
              </w:rPr>
            </w:pPr>
            <w:r w:rsidRPr="00CE081D">
              <w:rPr>
                <w:rFonts w:ascii="Tahoma" w:hAnsi="Tahoma" w:cs="Tahoma"/>
              </w:rPr>
              <w:t>4</w:t>
            </w:r>
          </w:p>
        </w:tc>
        <w:tc>
          <w:tcPr>
            <w:tcW w:w="1129" w:type="pct"/>
            <w:tcBorders>
              <w:top w:val="single" w:sz="6" w:space="0" w:color="000000"/>
              <w:left w:val="single" w:sz="6" w:space="0" w:color="000000"/>
              <w:bottom w:val="single" w:sz="6" w:space="0" w:color="000000"/>
              <w:right w:val="single" w:sz="6" w:space="0" w:color="000000"/>
            </w:tcBorders>
            <w:vAlign w:val="center"/>
          </w:tcPr>
          <w:p w14:paraId="0DA07316" w14:textId="77777777" w:rsidR="00090BC5" w:rsidRPr="00CE081D" w:rsidRDefault="00090BC5" w:rsidP="005F4A5E">
            <w:pPr>
              <w:rPr>
                <w:rFonts w:ascii="Tahoma" w:hAnsi="Tahoma" w:cs="Tahoma"/>
              </w:rPr>
            </w:pPr>
            <w:r w:rsidRPr="00CE081D">
              <w:rPr>
                <w:rFonts w:ascii="Tahoma" w:hAnsi="Tahoma" w:cs="Tahoma"/>
              </w:rPr>
              <w:t>message</w:t>
            </w:r>
          </w:p>
        </w:tc>
        <w:tc>
          <w:tcPr>
            <w:tcW w:w="2007" w:type="pct"/>
            <w:tcBorders>
              <w:top w:val="single" w:sz="6" w:space="0" w:color="000000"/>
              <w:left w:val="single" w:sz="6" w:space="0" w:color="000000"/>
              <w:bottom w:val="single" w:sz="6" w:space="0" w:color="000000"/>
              <w:right w:val="single" w:sz="6" w:space="0" w:color="000000"/>
            </w:tcBorders>
            <w:vAlign w:val="center"/>
          </w:tcPr>
          <w:p w14:paraId="5F6BC6FE" w14:textId="77777777" w:rsidR="00090BC5" w:rsidRPr="00CE081D" w:rsidRDefault="00090BC5" w:rsidP="005F4A5E">
            <w:pPr>
              <w:rPr>
                <w:rFonts w:ascii="Tahoma" w:hAnsi="Tahoma" w:cs="Tahoma"/>
              </w:rPr>
            </w:pPr>
            <w:r w:rsidRPr="00CE081D">
              <w:rPr>
                <w:rFonts w:ascii="Tahoma" w:hAnsi="Tahoma" w:cs="Tahoma"/>
              </w:rPr>
              <w:t>On hold message reason</w:t>
            </w:r>
          </w:p>
        </w:tc>
        <w:tc>
          <w:tcPr>
            <w:tcW w:w="398" w:type="pct"/>
            <w:tcBorders>
              <w:top w:val="single" w:sz="6" w:space="0" w:color="000000"/>
              <w:left w:val="single" w:sz="6" w:space="0" w:color="000000"/>
              <w:bottom w:val="single" w:sz="6" w:space="0" w:color="000000"/>
              <w:right w:val="single" w:sz="6" w:space="0" w:color="000000"/>
            </w:tcBorders>
          </w:tcPr>
          <w:p w14:paraId="44BDDA5C" w14:textId="77777777" w:rsidR="00090BC5" w:rsidRPr="00CE081D" w:rsidRDefault="00090BC5" w:rsidP="005F4A5E">
            <w:pPr>
              <w:rPr>
                <w:rFonts w:ascii="Tahoma" w:hAnsi="Tahoma" w:cs="Tahoma"/>
              </w:rPr>
            </w:pPr>
            <w:r w:rsidRPr="00CE081D">
              <w:rPr>
                <w:rFonts w:ascii="Tahoma" w:hAnsi="Tahoma" w:cs="Tahoma"/>
              </w:rPr>
              <w:t>N</w:t>
            </w:r>
          </w:p>
        </w:tc>
        <w:tc>
          <w:tcPr>
            <w:tcW w:w="468" w:type="pct"/>
            <w:tcBorders>
              <w:top w:val="single" w:sz="6" w:space="0" w:color="000000"/>
              <w:left w:val="single" w:sz="6" w:space="0" w:color="000000"/>
              <w:bottom w:val="single" w:sz="6" w:space="0" w:color="000000"/>
              <w:right w:val="single" w:sz="6" w:space="0" w:color="000000"/>
            </w:tcBorders>
            <w:vAlign w:val="center"/>
          </w:tcPr>
          <w:p w14:paraId="426EDE54" w14:textId="77777777" w:rsidR="00090BC5" w:rsidRPr="00CE081D" w:rsidRDefault="00090BC5" w:rsidP="005F4A5E">
            <w:pPr>
              <w:rPr>
                <w:rFonts w:ascii="Tahoma" w:hAnsi="Tahoma" w:cs="Tahoma"/>
              </w:rPr>
            </w:pPr>
            <w:r w:rsidRPr="00CE081D">
              <w:rPr>
                <w:rFonts w:ascii="Tahoma" w:hAnsi="Tahoma" w:cs="Tahoma"/>
              </w:rPr>
              <w:t>text</w:t>
            </w:r>
          </w:p>
        </w:tc>
        <w:tc>
          <w:tcPr>
            <w:tcW w:w="468" w:type="pct"/>
            <w:tcBorders>
              <w:top w:val="single" w:sz="6" w:space="0" w:color="000000"/>
              <w:left w:val="single" w:sz="6" w:space="0" w:color="000000"/>
              <w:bottom w:val="single" w:sz="6" w:space="0" w:color="000000"/>
              <w:right w:val="single" w:sz="6" w:space="0" w:color="000000"/>
            </w:tcBorders>
          </w:tcPr>
          <w:p w14:paraId="32540D5D" w14:textId="77777777" w:rsidR="00090BC5" w:rsidRPr="00CE081D" w:rsidRDefault="00090BC5" w:rsidP="005F4A5E">
            <w:pPr>
              <w:rPr>
                <w:rFonts w:ascii="Tahoma" w:hAnsi="Tahoma" w:cs="Tahoma"/>
              </w:rPr>
            </w:pPr>
          </w:p>
        </w:tc>
        <w:tc>
          <w:tcPr>
            <w:tcW w:w="272" w:type="pct"/>
            <w:tcBorders>
              <w:top w:val="single" w:sz="6" w:space="0" w:color="000000"/>
              <w:left w:val="single" w:sz="6" w:space="0" w:color="000000"/>
              <w:bottom w:val="single" w:sz="6" w:space="0" w:color="000000"/>
              <w:right w:val="single" w:sz="6" w:space="0" w:color="000000"/>
            </w:tcBorders>
            <w:vAlign w:val="center"/>
          </w:tcPr>
          <w:p w14:paraId="5D918240" w14:textId="77777777" w:rsidR="00090BC5" w:rsidRPr="00CE081D" w:rsidRDefault="00090BC5" w:rsidP="005F4A5E">
            <w:pPr>
              <w:rPr>
                <w:rFonts w:ascii="Tahoma" w:hAnsi="Tahoma" w:cs="Tahoma"/>
              </w:rPr>
            </w:pPr>
          </w:p>
        </w:tc>
      </w:tr>
      <w:tr w:rsidR="00090BC5" w:rsidRPr="00CE081D" w14:paraId="5293AD08"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28842B0C" w14:textId="6294A7BF" w:rsidR="00090BC5" w:rsidRPr="00CE081D" w:rsidRDefault="00E101E0" w:rsidP="005F4A5E">
            <w:pPr>
              <w:rPr>
                <w:rFonts w:ascii="Tahoma" w:hAnsi="Tahoma" w:cs="Tahoma"/>
              </w:rPr>
            </w:pPr>
            <w:r w:rsidRPr="00CE081D">
              <w:rPr>
                <w:rFonts w:ascii="Tahoma" w:hAnsi="Tahoma" w:cs="Tahoma"/>
              </w:rPr>
              <w:t>5</w:t>
            </w:r>
          </w:p>
        </w:tc>
        <w:tc>
          <w:tcPr>
            <w:tcW w:w="1129" w:type="pct"/>
            <w:tcBorders>
              <w:top w:val="single" w:sz="6" w:space="0" w:color="000000"/>
              <w:left w:val="single" w:sz="6" w:space="0" w:color="000000"/>
              <w:bottom w:val="single" w:sz="6" w:space="0" w:color="000000"/>
              <w:right w:val="single" w:sz="6" w:space="0" w:color="000000"/>
            </w:tcBorders>
            <w:vAlign w:val="center"/>
          </w:tcPr>
          <w:p w14:paraId="717437B5" w14:textId="77777777" w:rsidR="00090BC5" w:rsidRPr="00CE081D" w:rsidRDefault="00090BC5" w:rsidP="005F4A5E">
            <w:pPr>
              <w:rPr>
                <w:rFonts w:ascii="Tahoma" w:hAnsi="Tahoma" w:cs="Tahoma"/>
              </w:rPr>
            </w:pPr>
            <w:r w:rsidRPr="00CE081D">
              <w:rPr>
                <w:rFonts w:ascii="Tahoma" w:hAnsi="Tahoma" w:cs="Tahoma"/>
              </w:rPr>
              <w:t>picture1</w:t>
            </w:r>
          </w:p>
        </w:tc>
        <w:tc>
          <w:tcPr>
            <w:tcW w:w="2007" w:type="pct"/>
            <w:tcBorders>
              <w:top w:val="single" w:sz="6" w:space="0" w:color="000000"/>
              <w:left w:val="single" w:sz="6" w:space="0" w:color="000000"/>
              <w:bottom w:val="single" w:sz="6" w:space="0" w:color="000000"/>
              <w:right w:val="single" w:sz="6" w:space="0" w:color="000000"/>
            </w:tcBorders>
            <w:vAlign w:val="center"/>
          </w:tcPr>
          <w:p w14:paraId="128A1E7B" w14:textId="77777777" w:rsidR="00090BC5" w:rsidRPr="00CE081D" w:rsidRDefault="00090BC5" w:rsidP="005F4A5E">
            <w:pPr>
              <w:rPr>
                <w:rFonts w:ascii="Tahoma" w:hAnsi="Tahoma" w:cs="Tahoma"/>
              </w:rPr>
            </w:pPr>
            <w:r w:rsidRPr="00CE081D">
              <w:rPr>
                <w:rFonts w:ascii="Tahoma" w:hAnsi="Tahoma" w:cs="Tahoma"/>
              </w:rPr>
              <w:t>Path to first picture</w:t>
            </w:r>
          </w:p>
        </w:tc>
        <w:tc>
          <w:tcPr>
            <w:tcW w:w="398" w:type="pct"/>
            <w:tcBorders>
              <w:top w:val="single" w:sz="6" w:space="0" w:color="000000"/>
              <w:left w:val="single" w:sz="6" w:space="0" w:color="000000"/>
              <w:bottom w:val="single" w:sz="6" w:space="0" w:color="000000"/>
              <w:right w:val="single" w:sz="6" w:space="0" w:color="000000"/>
            </w:tcBorders>
          </w:tcPr>
          <w:p w14:paraId="57C014BF" w14:textId="77777777"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7EE8C8D6" w14:textId="77777777" w:rsidR="00090BC5" w:rsidRPr="00CE081D" w:rsidRDefault="00090BC5"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436DB7B2" w14:textId="77777777" w:rsidR="00090BC5" w:rsidRPr="00CE081D" w:rsidRDefault="00090BC5" w:rsidP="005F4A5E">
            <w:pPr>
              <w:rPr>
                <w:rFonts w:ascii="Tahoma" w:hAnsi="Tahoma" w:cs="Tahoma"/>
              </w:rPr>
            </w:pPr>
            <w:r w:rsidRPr="00CE081D">
              <w:rPr>
                <w:rFonts w:ascii="Tahoma" w:hAnsi="Tahoma" w:cs="Tahoma"/>
              </w:rPr>
              <w:t>200</w:t>
            </w:r>
          </w:p>
        </w:tc>
        <w:tc>
          <w:tcPr>
            <w:tcW w:w="272" w:type="pct"/>
            <w:tcBorders>
              <w:top w:val="single" w:sz="6" w:space="0" w:color="000000"/>
              <w:left w:val="single" w:sz="6" w:space="0" w:color="000000"/>
              <w:bottom w:val="single" w:sz="6" w:space="0" w:color="000000"/>
              <w:right w:val="single" w:sz="6" w:space="0" w:color="000000"/>
            </w:tcBorders>
            <w:vAlign w:val="center"/>
          </w:tcPr>
          <w:p w14:paraId="632D0E8A" w14:textId="77777777" w:rsidR="00090BC5" w:rsidRPr="00CE081D" w:rsidRDefault="00090BC5" w:rsidP="005F4A5E">
            <w:pPr>
              <w:rPr>
                <w:rFonts w:ascii="Tahoma" w:hAnsi="Tahoma" w:cs="Tahoma"/>
              </w:rPr>
            </w:pPr>
          </w:p>
        </w:tc>
      </w:tr>
      <w:tr w:rsidR="00090BC5" w:rsidRPr="00CE081D" w14:paraId="244D7AC2"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661F123" w14:textId="64B0821B" w:rsidR="00090BC5" w:rsidRPr="00CE081D" w:rsidRDefault="00E101E0" w:rsidP="005F4A5E">
            <w:pPr>
              <w:rPr>
                <w:rFonts w:ascii="Tahoma" w:hAnsi="Tahoma" w:cs="Tahoma"/>
              </w:rPr>
            </w:pPr>
            <w:r w:rsidRPr="00CE081D">
              <w:rPr>
                <w:rFonts w:ascii="Tahoma" w:hAnsi="Tahoma" w:cs="Tahoma"/>
              </w:rPr>
              <w:t>6</w:t>
            </w:r>
          </w:p>
        </w:tc>
        <w:tc>
          <w:tcPr>
            <w:tcW w:w="1129" w:type="pct"/>
            <w:tcBorders>
              <w:top w:val="single" w:sz="6" w:space="0" w:color="000000"/>
              <w:left w:val="single" w:sz="6" w:space="0" w:color="000000"/>
              <w:bottom w:val="single" w:sz="6" w:space="0" w:color="000000"/>
              <w:right w:val="single" w:sz="6" w:space="0" w:color="000000"/>
            </w:tcBorders>
            <w:vAlign w:val="center"/>
          </w:tcPr>
          <w:p w14:paraId="766C8E66" w14:textId="77777777" w:rsidR="00090BC5" w:rsidRPr="00CE081D" w:rsidRDefault="00090BC5" w:rsidP="005F4A5E">
            <w:pPr>
              <w:rPr>
                <w:rFonts w:ascii="Tahoma" w:hAnsi="Tahoma" w:cs="Tahoma"/>
              </w:rPr>
            </w:pPr>
            <w:r w:rsidRPr="00CE081D">
              <w:rPr>
                <w:rFonts w:ascii="Tahoma" w:hAnsi="Tahoma" w:cs="Tahoma"/>
              </w:rPr>
              <w:t>picture2</w:t>
            </w:r>
          </w:p>
        </w:tc>
        <w:tc>
          <w:tcPr>
            <w:tcW w:w="2007" w:type="pct"/>
            <w:tcBorders>
              <w:top w:val="single" w:sz="6" w:space="0" w:color="000000"/>
              <w:left w:val="single" w:sz="6" w:space="0" w:color="000000"/>
              <w:bottom w:val="single" w:sz="6" w:space="0" w:color="000000"/>
              <w:right w:val="single" w:sz="6" w:space="0" w:color="000000"/>
            </w:tcBorders>
            <w:vAlign w:val="center"/>
          </w:tcPr>
          <w:p w14:paraId="3D9FD238" w14:textId="77777777" w:rsidR="00090BC5" w:rsidRPr="00CE081D" w:rsidRDefault="00090BC5" w:rsidP="005F4A5E">
            <w:pPr>
              <w:rPr>
                <w:rFonts w:ascii="Tahoma" w:hAnsi="Tahoma" w:cs="Tahoma"/>
              </w:rPr>
            </w:pPr>
            <w:r w:rsidRPr="00CE081D">
              <w:rPr>
                <w:rFonts w:ascii="Tahoma" w:hAnsi="Tahoma" w:cs="Tahoma"/>
              </w:rPr>
              <w:t>Path to second picture</w:t>
            </w:r>
          </w:p>
        </w:tc>
        <w:tc>
          <w:tcPr>
            <w:tcW w:w="398" w:type="pct"/>
            <w:tcBorders>
              <w:top w:val="single" w:sz="6" w:space="0" w:color="000000"/>
              <w:left w:val="single" w:sz="6" w:space="0" w:color="000000"/>
              <w:bottom w:val="single" w:sz="6" w:space="0" w:color="000000"/>
              <w:right w:val="single" w:sz="6" w:space="0" w:color="000000"/>
            </w:tcBorders>
          </w:tcPr>
          <w:p w14:paraId="37508F3A" w14:textId="77777777"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28937897" w14:textId="77777777" w:rsidR="00090BC5" w:rsidRPr="00CE081D" w:rsidRDefault="00090BC5"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3C860E80" w14:textId="77777777" w:rsidR="00090BC5" w:rsidRPr="00CE081D" w:rsidRDefault="00090BC5" w:rsidP="005F4A5E">
            <w:pPr>
              <w:rPr>
                <w:rFonts w:ascii="Tahoma" w:hAnsi="Tahoma" w:cs="Tahoma"/>
              </w:rPr>
            </w:pPr>
            <w:r w:rsidRPr="00CE081D">
              <w:rPr>
                <w:rFonts w:ascii="Tahoma" w:hAnsi="Tahoma" w:cs="Tahoma"/>
              </w:rPr>
              <w:t>200</w:t>
            </w:r>
          </w:p>
        </w:tc>
        <w:tc>
          <w:tcPr>
            <w:tcW w:w="272" w:type="pct"/>
            <w:tcBorders>
              <w:top w:val="single" w:sz="6" w:space="0" w:color="000000"/>
              <w:left w:val="single" w:sz="6" w:space="0" w:color="000000"/>
              <w:bottom w:val="single" w:sz="6" w:space="0" w:color="000000"/>
              <w:right w:val="single" w:sz="6" w:space="0" w:color="000000"/>
            </w:tcBorders>
            <w:vAlign w:val="center"/>
          </w:tcPr>
          <w:p w14:paraId="7DE70F93" w14:textId="77777777" w:rsidR="00090BC5" w:rsidRPr="00CE081D" w:rsidRDefault="00090BC5" w:rsidP="005F4A5E">
            <w:pPr>
              <w:rPr>
                <w:rFonts w:ascii="Tahoma" w:hAnsi="Tahoma" w:cs="Tahoma"/>
              </w:rPr>
            </w:pPr>
          </w:p>
        </w:tc>
      </w:tr>
      <w:tr w:rsidR="00090BC5" w:rsidRPr="00CE081D" w14:paraId="02E4206D"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4B6B1DCC" w14:textId="5063A321" w:rsidR="00090BC5" w:rsidRPr="00CE081D" w:rsidRDefault="00E101E0" w:rsidP="005F4A5E">
            <w:pPr>
              <w:rPr>
                <w:rFonts w:ascii="Tahoma" w:hAnsi="Tahoma" w:cs="Tahoma"/>
              </w:rPr>
            </w:pPr>
            <w:r w:rsidRPr="00CE081D">
              <w:rPr>
                <w:rFonts w:ascii="Tahoma" w:hAnsi="Tahoma" w:cs="Tahoma"/>
              </w:rPr>
              <w:t>7</w:t>
            </w:r>
          </w:p>
        </w:tc>
        <w:tc>
          <w:tcPr>
            <w:tcW w:w="1129" w:type="pct"/>
            <w:tcBorders>
              <w:top w:val="single" w:sz="6" w:space="0" w:color="000000"/>
              <w:left w:val="single" w:sz="6" w:space="0" w:color="000000"/>
              <w:bottom w:val="single" w:sz="6" w:space="0" w:color="000000"/>
              <w:right w:val="single" w:sz="6" w:space="0" w:color="000000"/>
            </w:tcBorders>
            <w:vAlign w:val="center"/>
          </w:tcPr>
          <w:p w14:paraId="6762F339" w14:textId="77777777" w:rsidR="00090BC5" w:rsidRPr="00CE081D" w:rsidRDefault="00090BC5" w:rsidP="005F4A5E">
            <w:pPr>
              <w:rPr>
                <w:rFonts w:ascii="Tahoma" w:hAnsi="Tahoma" w:cs="Tahoma"/>
              </w:rPr>
            </w:pPr>
            <w:r w:rsidRPr="00CE081D">
              <w:rPr>
                <w:rFonts w:ascii="Tahoma" w:hAnsi="Tahoma" w:cs="Tahoma"/>
              </w:rPr>
              <w:t>picture3</w:t>
            </w:r>
          </w:p>
        </w:tc>
        <w:tc>
          <w:tcPr>
            <w:tcW w:w="2007" w:type="pct"/>
            <w:tcBorders>
              <w:top w:val="single" w:sz="6" w:space="0" w:color="000000"/>
              <w:left w:val="single" w:sz="6" w:space="0" w:color="000000"/>
              <w:bottom w:val="single" w:sz="6" w:space="0" w:color="000000"/>
              <w:right w:val="single" w:sz="6" w:space="0" w:color="000000"/>
            </w:tcBorders>
            <w:vAlign w:val="center"/>
          </w:tcPr>
          <w:p w14:paraId="5A19C2EC" w14:textId="77777777" w:rsidR="00090BC5" w:rsidRPr="00CE081D" w:rsidRDefault="00090BC5" w:rsidP="005F4A5E">
            <w:pPr>
              <w:rPr>
                <w:rFonts w:ascii="Tahoma" w:hAnsi="Tahoma" w:cs="Tahoma"/>
              </w:rPr>
            </w:pPr>
            <w:r w:rsidRPr="00CE081D">
              <w:rPr>
                <w:rFonts w:ascii="Tahoma" w:hAnsi="Tahoma" w:cs="Tahoma"/>
              </w:rPr>
              <w:t>Path to third picture</w:t>
            </w:r>
          </w:p>
        </w:tc>
        <w:tc>
          <w:tcPr>
            <w:tcW w:w="398" w:type="pct"/>
            <w:tcBorders>
              <w:top w:val="single" w:sz="6" w:space="0" w:color="000000"/>
              <w:left w:val="single" w:sz="6" w:space="0" w:color="000000"/>
              <w:bottom w:val="single" w:sz="6" w:space="0" w:color="000000"/>
              <w:right w:val="single" w:sz="6" w:space="0" w:color="000000"/>
            </w:tcBorders>
          </w:tcPr>
          <w:p w14:paraId="2957C32F" w14:textId="77777777"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26E7A7AF" w14:textId="77777777" w:rsidR="00090BC5" w:rsidRPr="00CE081D" w:rsidRDefault="00090BC5" w:rsidP="005F4A5E">
            <w:pPr>
              <w:rPr>
                <w:rFonts w:ascii="Tahoma" w:hAnsi="Tahoma" w:cs="Tahoma"/>
              </w:rPr>
            </w:pPr>
            <w:proofErr w:type="spellStart"/>
            <w:r w:rsidRPr="00CE081D">
              <w:rPr>
                <w:rFonts w:ascii="Tahoma" w:hAnsi="Tahoma" w:cs="Tahoma"/>
              </w:rPr>
              <w:t>varchar</w:t>
            </w:r>
            <w:proofErr w:type="spellEnd"/>
          </w:p>
        </w:tc>
        <w:tc>
          <w:tcPr>
            <w:tcW w:w="468" w:type="pct"/>
            <w:tcBorders>
              <w:top w:val="single" w:sz="6" w:space="0" w:color="000000"/>
              <w:left w:val="single" w:sz="6" w:space="0" w:color="000000"/>
              <w:bottom w:val="single" w:sz="6" w:space="0" w:color="000000"/>
              <w:right w:val="single" w:sz="6" w:space="0" w:color="000000"/>
            </w:tcBorders>
          </w:tcPr>
          <w:p w14:paraId="2018B49A" w14:textId="77777777" w:rsidR="00090BC5" w:rsidRPr="00CE081D" w:rsidRDefault="00090BC5" w:rsidP="005F4A5E">
            <w:pPr>
              <w:rPr>
                <w:rFonts w:ascii="Tahoma" w:hAnsi="Tahoma" w:cs="Tahoma"/>
              </w:rPr>
            </w:pPr>
            <w:r w:rsidRPr="00CE081D">
              <w:rPr>
                <w:rFonts w:ascii="Tahoma" w:hAnsi="Tahoma" w:cs="Tahoma"/>
              </w:rPr>
              <w:t>200</w:t>
            </w:r>
          </w:p>
        </w:tc>
        <w:tc>
          <w:tcPr>
            <w:tcW w:w="272" w:type="pct"/>
            <w:tcBorders>
              <w:top w:val="single" w:sz="6" w:space="0" w:color="000000"/>
              <w:left w:val="single" w:sz="6" w:space="0" w:color="000000"/>
              <w:bottom w:val="single" w:sz="6" w:space="0" w:color="000000"/>
              <w:right w:val="single" w:sz="6" w:space="0" w:color="000000"/>
            </w:tcBorders>
            <w:vAlign w:val="center"/>
          </w:tcPr>
          <w:p w14:paraId="6ED52B1E" w14:textId="77777777" w:rsidR="00090BC5" w:rsidRPr="00CE081D" w:rsidRDefault="00090BC5" w:rsidP="005F4A5E">
            <w:pPr>
              <w:rPr>
                <w:rFonts w:ascii="Tahoma" w:hAnsi="Tahoma" w:cs="Tahoma"/>
              </w:rPr>
            </w:pPr>
          </w:p>
        </w:tc>
      </w:tr>
      <w:tr w:rsidR="00090BC5" w:rsidRPr="00CE081D" w14:paraId="6669F381"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4BCB943" w14:textId="6048C5D3" w:rsidR="00090BC5" w:rsidRPr="00CE081D" w:rsidRDefault="00E101E0" w:rsidP="005F4A5E">
            <w:pPr>
              <w:rPr>
                <w:rFonts w:ascii="Tahoma" w:hAnsi="Tahoma" w:cs="Tahoma"/>
              </w:rPr>
            </w:pPr>
            <w:r w:rsidRPr="00CE081D">
              <w:rPr>
                <w:rFonts w:ascii="Tahoma" w:hAnsi="Tahoma" w:cs="Tahoma"/>
              </w:rPr>
              <w:t>8</w:t>
            </w:r>
          </w:p>
        </w:tc>
        <w:tc>
          <w:tcPr>
            <w:tcW w:w="1129" w:type="pct"/>
            <w:tcBorders>
              <w:top w:val="single" w:sz="6" w:space="0" w:color="000000"/>
              <w:left w:val="single" w:sz="6" w:space="0" w:color="000000"/>
              <w:bottom w:val="single" w:sz="6" w:space="0" w:color="000000"/>
              <w:right w:val="single" w:sz="6" w:space="0" w:color="000000"/>
            </w:tcBorders>
            <w:vAlign w:val="center"/>
          </w:tcPr>
          <w:p w14:paraId="571BF3A4" w14:textId="77777777" w:rsidR="00090BC5" w:rsidRPr="00CE081D" w:rsidRDefault="00090BC5" w:rsidP="005F4A5E">
            <w:pPr>
              <w:rPr>
                <w:rFonts w:ascii="Tahoma" w:hAnsi="Tahoma" w:cs="Tahoma"/>
              </w:rPr>
            </w:pPr>
            <w:r w:rsidRPr="00CE081D">
              <w:rPr>
                <w:rFonts w:ascii="Tahoma" w:hAnsi="Tahoma" w:cs="Tahoma"/>
              </w:rPr>
              <w:t>latitude1</w:t>
            </w:r>
          </w:p>
        </w:tc>
        <w:tc>
          <w:tcPr>
            <w:tcW w:w="2007" w:type="pct"/>
            <w:tcBorders>
              <w:top w:val="single" w:sz="6" w:space="0" w:color="000000"/>
              <w:left w:val="single" w:sz="6" w:space="0" w:color="000000"/>
              <w:bottom w:val="single" w:sz="6" w:space="0" w:color="000000"/>
              <w:right w:val="single" w:sz="6" w:space="0" w:color="000000"/>
            </w:tcBorders>
            <w:vAlign w:val="center"/>
          </w:tcPr>
          <w:p w14:paraId="665EC32B" w14:textId="77777777" w:rsidR="00090BC5" w:rsidRPr="00CE081D" w:rsidRDefault="00090BC5" w:rsidP="005F4A5E">
            <w:pPr>
              <w:rPr>
                <w:rFonts w:ascii="Tahoma" w:hAnsi="Tahoma" w:cs="Tahoma"/>
              </w:rPr>
            </w:pPr>
            <w:r w:rsidRPr="00CE081D">
              <w:rPr>
                <w:rFonts w:ascii="Tahoma" w:hAnsi="Tahoma" w:cs="Tahoma"/>
              </w:rPr>
              <w:t>Picture1 latitude</w:t>
            </w:r>
          </w:p>
        </w:tc>
        <w:tc>
          <w:tcPr>
            <w:tcW w:w="398" w:type="pct"/>
            <w:tcBorders>
              <w:top w:val="single" w:sz="6" w:space="0" w:color="000000"/>
              <w:left w:val="single" w:sz="6" w:space="0" w:color="000000"/>
              <w:bottom w:val="single" w:sz="6" w:space="0" w:color="000000"/>
              <w:right w:val="single" w:sz="6" w:space="0" w:color="000000"/>
            </w:tcBorders>
          </w:tcPr>
          <w:p w14:paraId="5C72290D" w14:textId="77777777"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229DCF29" w14:textId="77777777" w:rsidR="00090BC5" w:rsidRPr="00CE081D" w:rsidRDefault="00090BC5" w:rsidP="005F4A5E">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1B211FE7" w14:textId="77777777" w:rsidR="00090BC5" w:rsidRPr="00CE081D" w:rsidRDefault="00090BC5" w:rsidP="005F4A5E">
            <w:pPr>
              <w:rPr>
                <w:rFonts w:ascii="Tahoma" w:hAnsi="Tahoma" w:cs="Tahoma"/>
              </w:rPr>
            </w:pPr>
          </w:p>
        </w:tc>
        <w:tc>
          <w:tcPr>
            <w:tcW w:w="272" w:type="pct"/>
            <w:tcBorders>
              <w:top w:val="single" w:sz="6" w:space="0" w:color="000000"/>
              <w:left w:val="single" w:sz="6" w:space="0" w:color="000000"/>
              <w:bottom w:val="single" w:sz="6" w:space="0" w:color="000000"/>
              <w:right w:val="single" w:sz="6" w:space="0" w:color="000000"/>
            </w:tcBorders>
            <w:vAlign w:val="center"/>
          </w:tcPr>
          <w:p w14:paraId="60D1A9BF" w14:textId="77777777" w:rsidR="00090BC5" w:rsidRPr="00CE081D" w:rsidRDefault="00090BC5" w:rsidP="005F4A5E">
            <w:pPr>
              <w:rPr>
                <w:rFonts w:ascii="Tahoma" w:hAnsi="Tahoma" w:cs="Tahoma"/>
              </w:rPr>
            </w:pPr>
          </w:p>
        </w:tc>
      </w:tr>
      <w:tr w:rsidR="00090BC5" w:rsidRPr="00CE081D" w14:paraId="7959657B"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9AF8404" w14:textId="61773AC5" w:rsidR="00090BC5" w:rsidRPr="00CE081D" w:rsidRDefault="00E101E0" w:rsidP="005F4A5E">
            <w:pPr>
              <w:rPr>
                <w:rFonts w:ascii="Tahoma" w:hAnsi="Tahoma" w:cs="Tahoma"/>
              </w:rPr>
            </w:pPr>
            <w:r w:rsidRPr="00CE081D">
              <w:rPr>
                <w:rFonts w:ascii="Tahoma" w:hAnsi="Tahoma" w:cs="Tahoma"/>
              </w:rPr>
              <w:t>9</w:t>
            </w:r>
          </w:p>
        </w:tc>
        <w:tc>
          <w:tcPr>
            <w:tcW w:w="1129" w:type="pct"/>
            <w:tcBorders>
              <w:top w:val="single" w:sz="6" w:space="0" w:color="000000"/>
              <w:left w:val="single" w:sz="6" w:space="0" w:color="000000"/>
              <w:bottom w:val="single" w:sz="6" w:space="0" w:color="000000"/>
              <w:right w:val="single" w:sz="6" w:space="0" w:color="000000"/>
            </w:tcBorders>
            <w:vAlign w:val="center"/>
          </w:tcPr>
          <w:p w14:paraId="2D68535D" w14:textId="77777777" w:rsidR="00090BC5" w:rsidRPr="00CE081D" w:rsidRDefault="00090BC5" w:rsidP="005F4A5E">
            <w:pPr>
              <w:rPr>
                <w:rFonts w:ascii="Tahoma" w:hAnsi="Tahoma" w:cs="Tahoma"/>
              </w:rPr>
            </w:pPr>
            <w:r w:rsidRPr="00CE081D">
              <w:rPr>
                <w:rFonts w:ascii="Tahoma" w:hAnsi="Tahoma" w:cs="Tahoma"/>
              </w:rPr>
              <w:t>latitude2</w:t>
            </w:r>
          </w:p>
        </w:tc>
        <w:tc>
          <w:tcPr>
            <w:tcW w:w="2007" w:type="pct"/>
            <w:tcBorders>
              <w:top w:val="single" w:sz="6" w:space="0" w:color="000000"/>
              <w:left w:val="single" w:sz="6" w:space="0" w:color="000000"/>
              <w:bottom w:val="single" w:sz="6" w:space="0" w:color="000000"/>
              <w:right w:val="single" w:sz="6" w:space="0" w:color="000000"/>
            </w:tcBorders>
            <w:vAlign w:val="center"/>
          </w:tcPr>
          <w:p w14:paraId="1652DC52" w14:textId="77777777" w:rsidR="00090BC5" w:rsidRPr="00CE081D" w:rsidRDefault="00090BC5" w:rsidP="005F4A5E">
            <w:pPr>
              <w:rPr>
                <w:rFonts w:ascii="Tahoma" w:hAnsi="Tahoma" w:cs="Tahoma"/>
              </w:rPr>
            </w:pPr>
            <w:r w:rsidRPr="00CE081D">
              <w:rPr>
                <w:rFonts w:ascii="Tahoma" w:hAnsi="Tahoma" w:cs="Tahoma"/>
              </w:rPr>
              <w:t>Picture 2 latitude</w:t>
            </w:r>
          </w:p>
        </w:tc>
        <w:tc>
          <w:tcPr>
            <w:tcW w:w="398" w:type="pct"/>
            <w:tcBorders>
              <w:top w:val="single" w:sz="6" w:space="0" w:color="000000"/>
              <w:left w:val="single" w:sz="6" w:space="0" w:color="000000"/>
              <w:bottom w:val="single" w:sz="6" w:space="0" w:color="000000"/>
              <w:right w:val="single" w:sz="6" w:space="0" w:color="000000"/>
            </w:tcBorders>
          </w:tcPr>
          <w:p w14:paraId="03DAFED9" w14:textId="77777777"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036F8222" w14:textId="77777777" w:rsidR="00090BC5" w:rsidRPr="00CE081D" w:rsidRDefault="00090BC5" w:rsidP="005F4A5E">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67E007C6" w14:textId="77777777" w:rsidR="00090BC5" w:rsidRPr="00CE081D" w:rsidRDefault="00090BC5" w:rsidP="005F4A5E">
            <w:pPr>
              <w:rPr>
                <w:rFonts w:ascii="Tahoma" w:hAnsi="Tahoma" w:cs="Tahoma"/>
              </w:rPr>
            </w:pPr>
          </w:p>
        </w:tc>
        <w:tc>
          <w:tcPr>
            <w:tcW w:w="272" w:type="pct"/>
            <w:tcBorders>
              <w:top w:val="single" w:sz="6" w:space="0" w:color="000000"/>
              <w:left w:val="single" w:sz="6" w:space="0" w:color="000000"/>
              <w:bottom w:val="single" w:sz="6" w:space="0" w:color="000000"/>
              <w:right w:val="single" w:sz="6" w:space="0" w:color="000000"/>
            </w:tcBorders>
            <w:vAlign w:val="center"/>
          </w:tcPr>
          <w:p w14:paraId="18972454" w14:textId="77777777" w:rsidR="00090BC5" w:rsidRPr="00CE081D" w:rsidRDefault="00090BC5" w:rsidP="005F4A5E">
            <w:pPr>
              <w:rPr>
                <w:rFonts w:ascii="Tahoma" w:hAnsi="Tahoma" w:cs="Tahoma"/>
              </w:rPr>
            </w:pPr>
          </w:p>
        </w:tc>
      </w:tr>
      <w:tr w:rsidR="00090BC5" w:rsidRPr="00CE081D" w14:paraId="58B4B82A"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75971E02" w14:textId="1B56376A" w:rsidR="00090BC5" w:rsidRPr="00CE081D" w:rsidRDefault="00E101E0" w:rsidP="005F4A5E">
            <w:pPr>
              <w:rPr>
                <w:rFonts w:ascii="Tahoma" w:hAnsi="Tahoma" w:cs="Tahoma"/>
              </w:rPr>
            </w:pPr>
            <w:r w:rsidRPr="00CE081D">
              <w:rPr>
                <w:rFonts w:ascii="Tahoma" w:hAnsi="Tahoma" w:cs="Tahoma"/>
              </w:rPr>
              <w:t>10</w:t>
            </w:r>
          </w:p>
        </w:tc>
        <w:tc>
          <w:tcPr>
            <w:tcW w:w="1129" w:type="pct"/>
            <w:tcBorders>
              <w:top w:val="single" w:sz="6" w:space="0" w:color="000000"/>
              <w:left w:val="single" w:sz="6" w:space="0" w:color="000000"/>
              <w:bottom w:val="single" w:sz="6" w:space="0" w:color="000000"/>
              <w:right w:val="single" w:sz="6" w:space="0" w:color="000000"/>
            </w:tcBorders>
            <w:vAlign w:val="center"/>
          </w:tcPr>
          <w:p w14:paraId="41673C85" w14:textId="77777777" w:rsidR="00090BC5" w:rsidRPr="00CE081D" w:rsidRDefault="00090BC5" w:rsidP="005F4A5E">
            <w:pPr>
              <w:rPr>
                <w:rFonts w:ascii="Tahoma" w:hAnsi="Tahoma" w:cs="Tahoma"/>
              </w:rPr>
            </w:pPr>
            <w:r w:rsidRPr="00CE081D">
              <w:rPr>
                <w:rFonts w:ascii="Tahoma" w:hAnsi="Tahoma" w:cs="Tahoma"/>
              </w:rPr>
              <w:t>latitude3</w:t>
            </w:r>
          </w:p>
        </w:tc>
        <w:tc>
          <w:tcPr>
            <w:tcW w:w="2007" w:type="pct"/>
            <w:tcBorders>
              <w:top w:val="single" w:sz="6" w:space="0" w:color="000000"/>
              <w:left w:val="single" w:sz="6" w:space="0" w:color="000000"/>
              <w:bottom w:val="single" w:sz="6" w:space="0" w:color="000000"/>
              <w:right w:val="single" w:sz="6" w:space="0" w:color="000000"/>
            </w:tcBorders>
            <w:vAlign w:val="center"/>
          </w:tcPr>
          <w:p w14:paraId="308995A8" w14:textId="77777777" w:rsidR="00090BC5" w:rsidRPr="00CE081D" w:rsidRDefault="00090BC5" w:rsidP="005F4A5E">
            <w:pPr>
              <w:rPr>
                <w:rFonts w:ascii="Tahoma" w:hAnsi="Tahoma" w:cs="Tahoma"/>
              </w:rPr>
            </w:pPr>
            <w:r w:rsidRPr="00CE081D">
              <w:rPr>
                <w:rFonts w:ascii="Tahoma" w:hAnsi="Tahoma" w:cs="Tahoma"/>
              </w:rPr>
              <w:t>Picture 3 latitude</w:t>
            </w:r>
          </w:p>
        </w:tc>
        <w:tc>
          <w:tcPr>
            <w:tcW w:w="398" w:type="pct"/>
            <w:tcBorders>
              <w:top w:val="single" w:sz="6" w:space="0" w:color="000000"/>
              <w:left w:val="single" w:sz="6" w:space="0" w:color="000000"/>
              <w:bottom w:val="single" w:sz="6" w:space="0" w:color="000000"/>
              <w:right w:val="single" w:sz="6" w:space="0" w:color="000000"/>
            </w:tcBorders>
          </w:tcPr>
          <w:p w14:paraId="293F119E" w14:textId="77777777"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7393AE17" w14:textId="77777777" w:rsidR="00090BC5" w:rsidRPr="00CE081D" w:rsidRDefault="00090BC5" w:rsidP="005F4A5E">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038AA471" w14:textId="77777777" w:rsidR="00090BC5" w:rsidRPr="00CE081D" w:rsidRDefault="00090BC5" w:rsidP="005F4A5E">
            <w:pPr>
              <w:rPr>
                <w:rFonts w:ascii="Tahoma" w:hAnsi="Tahoma" w:cs="Tahoma"/>
              </w:rPr>
            </w:pPr>
          </w:p>
        </w:tc>
        <w:tc>
          <w:tcPr>
            <w:tcW w:w="272" w:type="pct"/>
            <w:tcBorders>
              <w:top w:val="single" w:sz="6" w:space="0" w:color="000000"/>
              <w:left w:val="single" w:sz="6" w:space="0" w:color="000000"/>
              <w:bottom w:val="single" w:sz="6" w:space="0" w:color="000000"/>
              <w:right w:val="single" w:sz="6" w:space="0" w:color="000000"/>
            </w:tcBorders>
            <w:vAlign w:val="center"/>
          </w:tcPr>
          <w:p w14:paraId="78D32EBB" w14:textId="77777777" w:rsidR="00090BC5" w:rsidRPr="00CE081D" w:rsidRDefault="00090BC5" w:rsidP="005F4A5E">
            <w:pPr>
              <w:rPr>
                <w:rFonts w:ascii="Tahoma" w:hAnsi="Tahoma" w:cs="Tahoma"/>
              </w:rPr>
            </w:pPr>
          </w:p>
        </w:tc>
      </w:tr>
      <w:tr w:rsidR="00090BC5" w:rsidRPr="00CE081D" w14:paraId="668164FF"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280A0365" w14:textId="5AA29256" w:rsidR="00090BC5" w:rsidRPr="00CE081D" w:rsidRDefault="00E101E0" w:rsidP="005F4A5E">
            <w:pPr>
              <w:rPr>
                <w:rFonts w:ascii="Tahoma" w:hAnsi="Tahoma" w:cs="Tahoma"/>
              </w:rPr>
            </w:pPr>
            <w:r w:rsidRPr="00CE081D">
              <w:rPr>
                <w:rFonts w:ascii="Tahoma" w:hAnsi="Tahoma" w:cs="Tahoma"/>
              </w:rPr>
              <w:t>11</w:t>
            </w:r>
          </w:p>
        </w:tc>
        <w:tc>
          <w:tcPr>
            <w:tcW w:w="1129" w:type="pct"/>
            <w:tcBorders>
              <w:top w:val="single" w:sz="6" w:space="0" w:color="000000"/>
              <w:left w:val="single" w:sz="6" w:space="0" w:color="000000"/>
              <w:bottom w:val="single" w:sz="6" w:space="0" w:color="000000"/>
              <w:right w:val="single" w:sz="6" w:space="0" w:color="000000"/>
            </w:tcBorders>
            <w:vAlign w:val="center"/>
          </w:tcPr>
          <w:p w14:paraId="2330EEE5" w14:textId="77777777" w:rsidR="00090BC5" w:rsidRPr="00CE081D" w:rsidRDefault="00090BC5" w:rsidP="005F4A5E">
            <w:pPr>
              <w:rPr>
                <w:rFonts w:ascii="Tahoma" w:hAnsi="Tahoma" w:cs="Tahoma"/>
              </w:rPr>
            </w:pPr>
            <w:r w:rsidRPr="00CE081D">
              <w:rPr>
                <w:rFonts w:ascii="Tahoma" w:hAnsi="Tahoma" w:cs="Tahoma"/>
              </w:rPr>
              <w:t>longitude1</w:t>
            </w:r>
          </w:p>
        </w:tc>
        <w:tc>
          <w:tcPr>
            <w:tcW w:w="2007" w:type="pct"/>
            <w:tcBorders>
              <w:top w:val="single" w:sz="6" w:space="0" w:color="000000"/>
              <w:left w:val="single" w:sz="6" w:space="0" w:color="000000"/>
              <w:bottom w:val="single" w:sz="6" w:space="0" w:color="000000"/>
              <w:right w:val="single" w:sz="6" w:space="0" w:color="000000"/>
            </w:tcBorders>
            <w:vAlign w:val="center"/>
          </w:tcPr>
          <w:p w14:paraId="27497952" w14:textId="77777777" w:rsidR="00090BC5" w:rsidRPr="00CE081D" w:rsidRDefault="00090BC5" w:rsidP="005F4A5E">
            <w:pPr>
              <w:rPr>
                <w:rFonts w:ascii="Tahoma" w:hAnsi="Tahoma" w:cs="Tahoma"/>
              </w:rPr>
            </w:pPr>
            <w:r w:rsidRPr="00CE081D">
              <w:rPr>
                <w:rFonts w:ascii="Tahoma" w:hAnsi="Tahoma" w:cs="Tahoma"/>
              </w:rPr>
              <w:t>Picture 1 longitude</w:t>
            </w:r>
          </w:p>
        </w:tc>
        <w:tc>
          <w:tcPr>
            <w:tcW w:w="398" w:type="pct"/>
            <w:tcBorders>
              <w:top w:val="single" w:sz="6" w:space="0" w:color="000000"/>
              <w:left w:val="single" w:sz="6" w:space="0" w:color="000000"/>
              <w:bottom w:val="single" w:sz="6" w:space="0" w:color="000000"/>
              <w:right w:val="single" w:sz="6" w:space="0" w:color="000000"/>
            </w:tcBorders>
          </w:tcPr>
          <w:p w14:paraId="48C0061F" w14:textId="77777777"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09B7AA1B" w14:textId="77777777" w:rsidR="00090BC5" w:rsidRPr="00CE081D" w:rsidRDefault="00090BC5" w:rsidP="005F4A5E">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6605954A" w14:textId="77777777" w:rsidR="00090BC5" w:rsidRPr="00CE081D" w:rsidRDefault="00090BC5" w:rsidP="005F4A5E">
            <w:pPr>
              <w:rPr>
                <w:rFonts w:ascii="Tahoma" w:hAnsi="Tahoma" w:cs="Tahoma"/>
              </w:rPr>
            </w:pPr>
          </w:p>
        </w:tc>
        <w:tc>
          <w:tcPr>
            <w:tcW w:w="272" w:type="pct"/>
            <w:tcBorders>
              <w:top w:val="single" w:sz="6" w:space="0" w:color="000000"/>
              <w:left w:val="single" w:sz="6" w:space="0" w:color="000000"/>
              <w:bottom w:val="single" w:sz="6" w:space="0" w:color="000000"/>
              <w:right w:val="single" w:sz="6" w:space="0" w:color="000000"/>
            </w:tcBorders>
            <w:vAlign w:val="center"/>
          </w:tcPr>
          <w:p w14:paraId="7F3D1CA8" w14:textId="77777777" w:rsidR="00090BC5" w:rsidRPr="00CE081D" w:rsidRDefault="00090BC5" w:rsidP="005F4A5E">
            <w:pPr>
              <w:rPr>
                <w:rFonts w:ascii="Tahoma" w:hAnsi="Tahoma" w:cs="Tahoma"/>
              </w:rPr>
            </w:pPr>
          </w:p>
        </w:tc>
      </w:tr>
      <w:tr w:rsidR="00090BC5" w:rsidRPr="00CE081D" w14:paraId="4383717E"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0D0C702B" w14:textId="64A6AE20" w:rsidR="00090BC5" w:rsidRPr="00CE081D" w:rsidRDefault="00E101E0" w:rsidP="005F4A5E">
            <w:pPr>
              <w:rPr>
                <w:rFonts w:ascii="Tahoma" w:hAnsi="Tahoma" w:cs="Tahoma"/>
              </w:rPr>
            </w:pPr>
            <w:r w:rsidRPr="00CE081D">
              <w:rPr>
                <w:rFonts w:ascii="Tahoma" w:hAnsi="Tahoma" w:cs="Tahoma"/>
              </w:rPr>
              <w:t>12</w:t>
            </w:r>
          </w:p>
        </w:tc>
        <w:tc>
          <w:tcPr>
            <w:tcW w:w="1129" w:type="pct"/>
            <w:tcBorders>
              <w:top w:val="single" w:sz="6" w:space="0" w:color="000000"/>
              <w:left w:val="single" w:sz="6" w:space="0" w:color="000000"/>
              <w:bottom w:val="single" w:sz="6" w:space="0" w:color="000000"/>
              <w:right w:val="single" w:sz="6" w:space="0" w:color="000000"/>
            </w:tcBorders>
            <w:vAlign w:val="center"/>
          </w:tcPr>
          <w:p w14:paraId="3137D9D2" w14:textId="77777777" w:rsidR="00090BC5" w:rsidRPr="00CE081D" w:rsidRDefault="00090BC5" w:rsidP="005F4A5E">
            <w:pPr>
              <w:rPr>
                <w:rFonts w:ascii="Tahoma" w:hAnsi="Tahoma" w:cs="Tahoma"/>
              </w:rPr>
            </w:pPr>
            <w:r w:rsidRPr="00CE081D">
              <w:rPr>
                <w:rFonts w:ascii="Tahoma" w:hAnsi="Tahoma" w:cs="Tahoma"/>
              </w:rPr>
              <w:t>longitude2</w:t>
            </w:r>
          </w:p>
        </w:tc>
        <w:tc>
          <w:tcPr>
            <w:tcW w:w="2007" w:type="pct"/>
            <w:tcBorders>
              <w:top w:val="single" w:sz="6" w:space="0" w:color="000000"/>
              <w:left w:val="single" w:sz="6" w:space="0" w:color="000000"/>
              <w:bottom w:val="single" w:sz="6" w:space="0" w:color="000000"/>
              <w:right w:val="single" w:sz="6" w:space="0" w:color="000000"/>
            </w:tcBorders>
            <w:vAlign w:val="center"/>
          </w:tcPr>
          <w:p w14:paraId="46AC099B" w14:textId="77777777" w:rsidR="00090BC5" w:rsidRPr="00CE081D" w:rsidRDefault="00090BC5" w:rsidP="005F4A5E">
            <w:pPr>
              <w:rPr>
                <w:rFonts w:ascii="Tahoma" w:hAnsi="Tahoma" w:cs="Tahoma"/>
              </w:rPr>
            </w:pPr>
            <w:r w:rsidRPr="00CE081D">
              <w:rPr>
                <w:rFonts w:ascii="Tahoma" w:hAnsi="Tahoma" w:cs="Tahoma"/>
              </w:rPr>
              <w:t>Picture 2 longitude</w:t>
            </w:r>
          </w:p>
        </w:tc>
        <w:tc>
          <w:tcPr>
            <w:tcW w:w="398" w:type="pct"/>
            <w:tcBorders>
              <w:top w:val="single" w:sz="6" w:space="0" w:color="000000"/>
              <w:left w:val="single" w:sz="6" w:space="0" w:color="000000"/>
              <w:bottom w:val="single" w:sz="6" w:space="0" w:color="000000"/>
              <w:right w:val="single" w:sz="6" w:space="0" w:color="000000"/>
            </w:tcBorders>
          </w:tcPr>
          <w:p w14:paraId="50F9619D" w14:textId="77777777"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0A22A9DE" w14:textId="77777777" w:rsidR="00090BC5" w:rsidRPr="00CE081D" w:rsidRDefault="00090BC5" w:rsidP="005F4A5E">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6EDB575A" w14:textId="77777777" w:rsidR="00090BC5" w:rsidRPr="00CE081D" w:rsidRDefault="00090BC5" w:rsidP="005F4A5E">
            <w:pPr>
              <w:rPr>
                <w:rFonts w:ascii="Tahoma" w:hAnsi="Tahoma" w:cs="Tahoma"/>
              </w:rPr>
            </w:pPr>
          </w:p>
        </w:tc>
        <w:tc>
          <w:tcPr>
            <w:tcW w:w="272" w:type="pct"/>
            <w:tcBorders>
              <w:top w:val="single" w:sz="6" w:space="0" w:color="000000"/>
              <w:left w:val="single" w:sz="6" w:space="0" w:color="000000"/>
              <w:bottom w:val="single" w:sz="6" w:space="0" w:color="000000"/>
              <w:right w:val="single" w:sz="6" w:space="0" w:color="000000"/>
            </w:tcBorders>
            <w:vAlign w:val="center"/>
          </w:tcPr>
          <w:p w14:paraId="6FB31041" w14:textId="77777777" w:rsidR="00090BC5" w:rsidRPr="00CE081D" w:rsidRDefault="00090BC5" w:rsidP="005F4A5E">
            <w:pPr>
              <w:rPr>
                <w:rFonts w:ascii="Tahoma" w:hAnsi="Tahoma" w:cs="Tahoma"/>
              </w:rPr>
            </w:pPr>
          </w:p>
        </w:tc>
      </w:tr>
      <w:tr w:rsidR="00090BC5" w:rsidRPr="00CE081D" w14:paraId="51FCAA49" w14:textId="77777777" w:rsidTr="00E101E0">
        <w:trPr>
          <w:cantSplit/>
        </w:trPr>
        <w:tc>
          <w:tcPr>
            <w:tcW w:w="259" w:type="pct"/>
            <w:tcBorders>
              <w:top w:val="single" w:sz="6" w:space="0" w:color="000000"/>
              <w:left w:val="single" w:sz="6" w:space="0" w:color="000000"/>
              <w:bottom w:val="single" w:sz="6" w:space="0" w:color="000000"/>
              <w:right w:val="single" w:sz="6" w:space="0" w:color="000000"/>
            </w:tcBorders>
            <w:vAlign w:val="center"/>
          </w:tcPr>
          <w:p w14:paraId="24A5CD8F" w14:textId="77AD66A4" w:rsidR="00090BC5" w:rsidRPr="00CE081D" w:rsidRDefault="00E101E0" w:rsidP="005F4A5E">
            <w:pPr>
              <w:rPr>
                <w:rFonts w:ascii="Tahoma" w:hAnsi="Tahoma" w:cs="Tahoma"/>
              </w:rPr>
            </w:pPr>
            <w:r w:rsidRPr="00CE081D">
              <w:rPr>
                <w:rFonts w:ascii="Tahoma" w:hAnsi="Tahoma" w:cs="Tahoma"/>
              </w:rPr>
              <w:t>13</w:t>
            </w:r>
          </w:p>
        </w:tc>
        <w:tc>
          <w:tcPr>
            <w:tcW w:w="1129" w:type="pct"/>
            <w:tcBorders>
              <w:top w:val="single" w:sz="6" w:space="0" w:color="000000"/>
              <w:left w:val="single" w:sz="6" w:space="0" w:color="000000"/>
              <w:bottom w:val="single" w:sz="6" w:space="0" w:color="000000"/>
              <w:right w:val="single" w:sz="6" w:space="0" w:color="000000"/>
            </w:tcBorders>
            <w:vAlign w:val="center"/>
          </w:tcPr>
          <w:p w14:paraId="07CBB82D" w14:textId="77777777" w:rsidR="00090BC5" w:rsidRPr="00CE081D" w:rsidRDefault="00090BC5" w:rsidP="005F4A5E">
            <w:pPr>
              <w:rPr>
                <w:rFonts w:ascii="Tahoma" w:hAnsi="Tahoma" w:cs="Tahoma"/>
              </w:rPr>
            </w:pPr>
            <w:r w:rsidRPr="00CE081D">
              <w:rPr>
                <w:rFonts w:ascii="Tahoma" w:hAnsi="Tahoma" w:cs="Tahoma"/>
              </w:rPr>
              <w:t>longitude3</w:t>
            </w:r>
          </w:p>
        </w:tc>
        <w:tc>
          <w:tcPr>
            <w:tcW w:w="2007" w:type="pct"/>
            <w:tcBorders>
              <w:top w:val="single" w:sz="6" w:space="0" w:color="000000"/>
              <w:left w:val="single" w:sz="6" w:space="0" w:color="000000"/>
              <w:bottom w:val="single" w:sz="6" w:space="0" w:color="000000"/>
              <w:right w:val="single" w:sz="6" w:space="0" w:color="000000"/>
            </w:tcBorders>
            <w:vAlign w:val="center"/>
          </w:tcPr>
          <w:p w14:paraId="2D6545EE" w14:textId="77777777" w:rsidR="00090BC5" w:rsidRPr="00CE081D" w:rsidRDefault="00090BC5" w:rsidP="005F4A5E">
            <w:pPr>
              <w:rPr>
                <w:rFonts w:ascii="Tahoma" w:hAnsi="Tahoma" w:cs="Tahoma"/>
              </w:rPr>
            </w:pPr>
            <w:r w:rsidRPr="00CE081D">
              <w:rPr>
                <w:rFonts w:ascii="Tahoma" w:hAnsi="Tahoma" w:cs="Tahoma"/>
              </w:rPr>
              <w:t>Picture 3 longitude</w:t>
            </w:r>
          </w:p>
        </w:tc>
        <w:tc>
          <w:tcPr>
            <w:tcW w:w="398" w:type="pct"/>
            <w:tcBorders>
              <w:top w:val="single" w:sz="6" w:space="0" w:color="000000"/>
              <w:left w:val="single" w:sz="6" w:space="0" w:color="000000"/>
              <w:bottom w:val="single" w:sz="6" w:space="0" w:color="000000"/>
              <w:right w:val="single" w:sz="6" w:space="0" w:color="000000"/>
            </w:tcBorders>
          </w:tcPr>
          <w:p w14:paraId="21387C0D" w14:textId="77777777" w:rsidR="00090BC5" w:rsidRPr="00CE081D" w:rsidRDefault="00090BC5" w:rsidP="005F4A5E">
            <w:pPr>
              <w:rPr>
                <w:rFonts w:ascii="Tahoma" w:hAnsi="Tahoma" w:cs="Tahoma"/>
              </w:rPr>
            </w:pPr>
            <w:r w:rsidRPr="00CE081D">
              <w:rPr>
                <w:rFonts w:ascii="Tahoma" w:hAnsi="Tahoma" w:cs="Tahoma"/>
              </w:rPr>
              <w:t>Y</w:t>
            </w:r>
          </w:p>
        </w:tc>
        <w:tc>
          <w:tcPr>
            <w:tcW w:w="468" w:type="pct"/>
            <w:tcBorders>
              <w:top w:val="single" w:sz="6" w:space="0" w:color="000000"/>
              <w:left w:val="single" w:sz="6" w:space="0" w:color="000000"/>
              <w:bottom w:val="single" w:sz="6" w:space="0" w:color="000000"/>
              <w:right w:val="single" w:sz="6" w:space="0" w:color="000000"/>
            </w:tcBorders>
            <w:vAlign w:val="center"/>
          </w:tcPr>
          <w:p w14:paraId="0EFBC83B" w14:textId="77777777" w:rsidR="00090BC5" w:rsidRPr="00CE081D" w:rsidRDefault="00090BC5" w:rsidP="005F4A5E">
            <w:pPr>
              <w:rPr>
                <w:rFonts w:ascii="Tahoma" w:hAnsi="Tahoma" w:cs="Tahoma"/>
              </w:rPr>
            </w:pPr>
            <w:r w:rsidRPr="00CE081D">
              <w:rPr>
                <w:rFonts w:ascii="Tahoma" w:hAnsi="Tahoma" w:cs="Tahoma"/>
              </w:rPr>
              <w:t>double</w:t>
            </w:r>
          </w:p>
        </w:tc>
        <w:tc>
          <w:tcPr>
            <w:tcW w:w="468" w:type="pct"/>
            <w:tcBorders>
              <w:top w:val="single" w:sz="6" w:space="0" w:color="000000"/>
              <w:left w:val="single" w:sz="6" w:space="0" w:color="000000"/>
              <w:bottom w:val="single" w:sz="6" w:space="0" w:color="000000"/>
              <w:right w:val="single" w:sz="6" w:space="0" w:color="000000"/>
            </w:tcBorders>
          </w:tcPr>
          <w:p w14:paraId="6C3D3A2D" w14:textId="77777777" w:rsidR="00090BC5" w:rsidRPr="00CE081D" w:rsidRDefault="00090BC5" w:rsidP="005F4A5E">
            <w:pPr>
              <w:rPr>
                <w:rFonts w:ascii="Tahoma" w:hAnsi="Tahoma" w:cs="Tahoma"/>
              </w:rPr>
            </w:pPr>
          </w:p>
        </w:tc>
        <w:tc>
          <w:tcPr>
            <w:tcW w:w="272" w:type="pct"/>
            <w:tcBorders>
              <w:top w:val="single" w:sz="6" w:space="0" w:color="000000"/>
              <w:left w:val="single" w:sz="6" w:space="0" w:color="000000"/>
              <w:bottom w:val="single" w:sz="6" w:space="0" w:color="000000"/>
              <w:right w:val="single" w:sz="6" w:space="0" w:color="000000"/>
            </w:tcBorders>
            <w:vAlign w:val="center"/>
          </w:tcPr>
          <w:p w14:paraId="03EDB9C7" w14:textId="77777777" w:rsidR="00090BC5" w:rsidRPr="00CE081D" w:rsidRDefault="00090BC5" w:rsidP="005F4A5E">
            <w:pPr>
              <w:rPr>
                <w:rFonts w:ascii="Tahoma" w:hAnsi="Tahoma" w:cs="Tahoma"/>
              </w:rPr>
            </w:pPr>
          </w:p>
        </w:tc>
      </w:tr>
    </w:tbl>
    <w:p w14:paraId="0A467C73" w14:textId="233AB298" w:rsidR="00D11C1C" w:rsidRPr="00CE081D" w:rsidRDefault="00D11C1C" w:rsidP="00375D06">
      <w:pPr>
        <w:rPr>
          <w:rFonts w:ascii="Tahoma" w:hAnsi="Tahoma" w:cs="Tahoma"/>
        </w:rPr>
      </w:pPr>
    </w:p>
    <w:sectPr w:rsidR="00D11C1C" w:rsidRPr="00CE081D" w:rsidSect="001C00E4">
      <w:pgSz w:w="12240" w:h="15840" w:code="1"/>
      <w:pgMar w:top="446"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48AD1F" w14:textId="77777777" w:rsidR="00C87086" w:rsidRDefault="00C87086">
      <w:r>
        <w:separator/>
      </w:r>
    </w:p>
  </w:endnote>
  <w:endnote w:type="continuationSeparator" w:id="0">
    <w:p w14:paraId="38B81BFA" w14:textId="77777777" w:rsidR="00C87086" w:rsidRDefault="00C87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bold">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924B3" w14:textId="08D73AEA" w:rsidR="00B37E13" w:rsidRPr="003E4287" w:rsidRDefault="00B37E13" w:rsidP="003E4287">
    <w:pPr>
      <w:pStyle w:val="Footer"/>
    </w:pPr>
    <w:r>
      <w:rPr>
        <w:rFonts w:ascii="Tahoma" w:hAnsi="Tahoma" w:cs="Tahoma"/>
        <w:szCs w:val="18"/>
      </w:rPr>
      <w:t>Revision</w:t>
    </w:r>
    <w:r w:rsidRPr="00CF544E">
      <w:rPr>
        <w:rFonts w:ascii="Tahoma" w:hAnsi="Tahoma" w:cs="Tahoma"/>
        <w:szCs w:val="18"/>
      </w:rPr>
      <w:t>: November 2016</w:t>
    </w:r>
    <w:r w:rsidRPr="00CF544E">
      <w:ptab w:relativeTo="margin" w:alignment="center" w:leader="none"/>
    </w:r>
    <w:r>
      <w:rPr>
        <w:rFonts w:ascii="Tahoma" w:hAnsi="Tahoma" w:cs="Tahoma"/>
        <w:szCs w:val="18"/>
      </w:rPr>
      <w:t>Version</w:t>
    </w:r>
    <w:r w:rsidRPr="00CF544E">
      <w:rPr>
        <w:rFonts w:ascii="Tahoma" w:hAnsi="Tahoma" w:cs="Tahoma"/>
        <w:szCs w:val="18"/>
      </w:rPr>
      <w:t>: 2.2</w:t>
    </w:r>
    <w:r w:rsidRPr="00CF544E">
      <w:ptab w:relativeTo="margin" w:alignment="right" w:leader="none"/>
    </w:r>
    <w:r w:rsidRPr="00CF544E">
      <w:rPr>
        <w:b/>
      </w:rPr>
      <w:fldChar w:fldCharType="begin"/>
    </w:r>
    <w:r w:rsidRPr="00CF544E">
      <w:rPr>
        <w:b/>
      </w:rPr>
      <w:instrText xml:space="preserve"> PAGE   \* MERGEFORMAT </w:instrText>
    </w:r>
    <w:r w:rsidRPr="00CF544E">
      <w:rPr>
        <w:b/>
      </w:rPr>
      <w:fldChar w:fldCharType="separate"/>
    </w:r>
    <w:r w:rsidR="00022FCF">
      <w:rPr>
        <w:b/>
        <w:noProof/>
      </w:rPr>
      <w:t>20</w:t>
    </w:r>
    <w:r w:rsidRPr="00CF544E">
      <w:rPr>
        <w:b/>
      </w:rPr>
      <w:fldChar w:fldCharType="end"/>
    </w:r>
    <w:r w:rsidRPr="00CF544E">
      <w:rPr>
        <w:b/>
      </w:rPr>
      <w:t xml:space="preserve"> of </w:t>
    </w:r>
    <w:r w:rsidRPr="00CF544E">
      <w:rPr>
        <w:b/>
      </w:rPr>
      <w:fldChar w:fldCharType="begin"/>
    </w:r>
    <w:r w:rsidRPr="00CF544E">
      <w:rPr>
        <w:b/>
      </w:rPr>
      <w:instrText xml:space="preserve"> NUMPAGES   \* MERGEFORMAT </w:instrText>
    </w:r>
    <w:r w:rsidRPr="00CF544E">
      <w:rPr>
        <w:b/>
      </w:rPr>
      <w:fldChar w:fldCharType="separate"/>
    </w:r>
    <w:r w:rsidR="00022FCF">
      <w:rPr>
        <w:b/>
        <w:noProof/>
      </w:rPr>
      <w:t>71</w:t>
    </w:r>
    <w:r w:rsidRPr="00CF544E">
      <w:rPr>
        <w:b/>
      </w:rPr>
      <w:fldChar w:fldCharType="end"/>
    </w:r>
    <w:r w:rsidRPr="002D32B5">
      <w:rPr>
        <w:rFonts w:ascii="Tahoma" w:hAnsi="Tahoma" w:cs="Tahoma"/>
        <w:b/>
        <w:szCs w:val="18"/>
      </w:rPr>
      <w:t xml:space="preserve"> </w:t>
    </w:r>
    <w:r>
      <w:rPr>
        <w:rFonts w:ascii="Tahoma" w:hAnsi="Tahoma" w:cs="Tahoma"/>
        <w:b/>
        <w:szCs w:val="18"/>
      </w:rPr>
      <w:br/>
    </w:r>
    <w:r w:rsidRPr="00E61F4E">
      <w:rPr>
        <w:rFonts w:ascii="Tahoma" w:hAnsi="Tahoma" w:cs="Tahoma"/>
        <w:b/>
        <w:szCs w:val="18"/>
      </w:rPr>
      <w:t>PT. Code Development Indonesia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C8B92" w14:textId="77D5DD6D" w:rsidR="00B37E13" w:rsidRPr="003E4287" w:rsidRDefault="00B37E13" w:rsidP="003E4287">
    <w:pPr>
      <w:pStyle w:val="Footer"/>
    </w:pPr>
    <w:r>
      <w:rPr>
        <w:rFonts w:ascii="Tahoma" w:hAnsi="Tahoma" w:cs="Tahoma"/>
        <w:szCs w:val="18"/>
      </w:rPr>
      <w:t>Revision</w:t>
    </w:r>
    <w:r w:rsidRPr="00CF544E">
      <w:rPr>
        <w:rFonts w:ascii="Tahoma" w:hAnsi="Tahoma" w:cs="Tahoma"/>
        <w:szCs w:val="18"/>
      </w:rPr>
      <w:t>: November 2016</w:t>
    </w:r>
    <w:r w:rsidRPr="00CF544E">
      <w:ptab w:relativeTo="margin" w:alignment="center" w:leader="none"/>
    </w:r>
    <w:r>
      <w:rPr>
        <w:rFonts w:ascii="Tahoma" w:hAnsi="Tahoma" w:cs="Tahoma"/>
        <w:szCs w:val="18"/>
      </w:rPr>
      <w:t>Version</w:t>
    </w:r>
    <w:r w:rsidRPr="00CF544E">
      <w:rPr>
        <w:rFonts w:ascii="Tahoma" w:hAnsi="Tahoma" w:cs="Tahoma"/>
        <w:szCs w:val="18"/>
      </w:rPr>
      <w:t>: 2.2</w:t>
    </w:r>
    <w:r w:rsidRPr="00CF544E">
      <w:ptab w:relativeTo="margin" w:alignment="right" w:leader="none"/>
    </w:r>
    <w:r w:rsidRPr="00CF544E">
      <w:rPr>
        <w:b/>
      </w:rPr>
      <w:fldChar w:fldCharType="begin"/>
    </w:r>
    <w:r w:rsidRPr="00CF544E">
      <w:rPr>
        <w:b/>
      </w:rPr>
      <w:instrText xml:space="preserve"> PAGE   \* MERGEFORMAT </w:instrText>
    </w:r>
    <w:r w:rsidRPr="00CF544E">
      <w:rPr>
        <w:b/>
      </w:rPr>
      <w:fldChar w:fldCharType="separate"/>
    </w:r>
    <w:r w:rsidR="00022FCF">
      <w:rPr>
        <w:b/>
        <w:noProof/>
      </w:rPr>
      <w:t>8</w:t>
    </w:r>
    <w:r w:rsidRPr="00CF544E">
      <w:rPr>
        <w:b/>
      </w:rPr>
      <w:fldChar w:fldCharType="end"/>
    </w:r>
    <w:r w:rsidRPr="00CF544E">
      <w:rPr>
        <w:b/>
      </w:rPr>
      <w:t xml:space="preserve"> of </w:t>
    </w:r>
    <w:r w:rsidRPr="00CF544E">
      <w:rPr>
        <w:b/>
      </w:rPr>
      <w:fldChar w:fldCharType="begin"/>
    </w:r>
    <w:r w:rsidRPr="00CF544E">
      <w:rPr>
        <w:b/>
      </w:rPr>
      <w:instrText xml:space="preserve"> NUMPAGES   \* MERGEFORMAT </w:instrText>
    </w:r>
    <w:r w:rsidRPr="00CF544E">
      <w:rPr>
        <w:b/>
      </w:rPr>
      <w:fldChar w:fldCharType="separate"/>
    </w:r>
    <w:r w:rsidR="00022FCF">
      <w:rPr>
        <w:b/>
        <w:noProof/>
      </w:rPr>
      <w:t>71</w:t>
    </w:r>
    <w:r w:rsidRPr="00CF544E">
      <w:rPr>
        <w:b/>
      </w:rPr>
      <w:fldChar w:fldCharType="end"/>
    </w:r>
    <w:r w:rsidRPr="002D32B5">
      <w:rPr>
        <w:rFonts w:ascii="Tahoma" w:hAnsi="Tahoma" w:cs="Tahoma"/>
        <w:b/>
        <w:szCs w:val="18"/>
      </w:rPr>
      <w:t xml:space="preserve"> </w:t>
    </w:r>
    <w:r>
      <w:rPr>
        <w:rFonts w:ascii="Tahoma" w:hAnsi="Tahoma" w:cs="Tahoma"/>
        <w:b/>
        <w:szCs w:val="18"/>
      </w:rPr>
      <w:br/>
    </w:r>
    <w:r w:rsidRPr="00E61F4E">
      <w:rPr>
        <w:rFonts w:ascii="Tahoma" w:hAnsi="Tahoma" w:cs="Tahoma"/>
        <w:b/>
        <w:szCs w:val="18"/>
      </w:rPr>
      <w:t>PT. Code Development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12E6FB" w14:textId="77777777" w:rsidR="00C87086" w:rsidRDefault="00C87086">
      <w:r>
        <w:separator/>
      </w:r>
    </w:p>
  </w:footnote>
  <w:footnote w:type="continuationSeparator" w:id="0">
    <w:p w14:paraId="55D7C0B8" w14:textId="77777777" w:rsidR="00C87086" w:rsidRDefault="00C870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0C8C1" w14:textId="153E7287" w:rsidR="00B37E13" w:rsidRPr="00BA63B6" w:rsidRDefault="00B37E13" w:rsidP="00BA63B6">
    <w:pPr>
      <w:pStyle w:val="Header"/>
      <w:jc w:val="right"/>
      <w:rPr>
        <w:color w:val="FF0000"/>
      </w:rPr>
    </w:pPr>
    <w:r>
      <w:rPr>
        <w:color w:val="FF0000"/>
      </w:rPr>
      <w:t xml:space="preserve">Online Site Reporting Mobile Application </w:t>
    </w:r>
    <w:r>
      <w:rPr>
        <w:b w:val="0"/>
      </w:rPr>
      <w:t xml:space="preserve">Functional Specification Document Version </w:t>
    </w:r>
    <w:r>
      <w:t>1.5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37C07C" w14:textId="3C695216" w:rsidR="00B37E13" w:rsidRDefault="00B37E13" w:rsidP="004E2023">
    <w:pPr>
      <w:pStyle w:val="Header"/>
      <w:jc w:val="right"/>
    </w:pPr>
    <w:r>
      <w:rPr>
        <w:color w:val="FF0000"/>
      </w:rPr>
      <w:t xml:space="preserve">PT </w:t>
    </w:r>
    <w:proofErr w:type="spellStart"/>
    <w:r>
      <w:rPr>
        <w:color w:val="FF0000"/>
      </w:rPr>
      <w:t>Profesional</w:t>
    </w:r>
    <w:proofErr w:type="spellEnd"/>
    <w:r>
      <w:rPr>
        <w:color w:val="FF0000"/>
      </w:rPr>
      <w:t xml:space="preserve"> Telekomunikasi Indonesia </w:t>
    </w:r>
    <w:r>
      <w:rPr>
        <w:b w:val="0"/>
      </w:rPr>
      <w:t xml:space="preserve">Functional Specification Document Version </w:t>
    </w:r>
    <w:r>
      <w:t>1.5</w:t>
    </w:r>
  </w:p>
  <w:p w14:paraId="44E008D3" w14:textId="77777777" w:rsidR="00B37E13" w:rsidRDefault="00B37E13">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21CC7"/>
    <w:multiLevelType w:val="hybridMultilevel"/>
    <w:tmpl w:val="514E6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FE3729"/>
    <w:multiLevelType w:val="hybridMultilevel"/>
    <w:tmpl w:val="8A6E0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680ECD"/>
    <w:multiLevelType w:val="hybridMultilevel"/>
    <w:tmpl w:val="184A4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0343A4"/>
    <w:multiLevelType w:val="hybridMultilevel"/>
    <w:tmpl w:val="495E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6363A4"/>
    <w:multiLevelType w:val="hybridMultilevel"/>
    <w:tmpl w:val="B68A7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FE088F"/>
    <w:multiLevelType w:val="hybridMultilevel"/>
    <w:tmpl w:val="F7B0A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7F0CAF"/>
    <w:multiLevelType w:val="hybridMultilevel"/>
    <w:tmpl w:val="894A8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FC5E3E"/>
    <w:multiLevelType w:val="hybridMultilevel"/>
    <w:tmpl w:val="9404C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EA0C09"/>
    <w:multiLevelType w:val="hybridMultilevel"/>
    <w:tmpl w:val="B57A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512612"/>
    <w:multiLevelType w:val="hybridMultilevel"/>
    <w:tmpl w:val="886A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B8219B"/>
    <w:multiLevelType w:val="hybridMultilevel"/>
    <w:tmpl w:val="035A1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3E5107"/>
    <w:multiLevelType w:val="hybridMultilevel"/>
    <w:tmpl w:val="7DA0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320E9C"/>
    <w:multiLevelType w:val="hybridMultilevel"/>
    <w:tmpl w:val="B8203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214815"/>
    <w:multiLevelType w:val="hybridMultilevel"/>
    <w:tmpl w:val="59A69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44012D"/>
    <w:multiLevelType w:val="hybridMultilevel"/>
    <w:tmpl w:val="8746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AB2D84"/>
    <w:multiLevelType w:val="hybridMultilevel"/>
    <w:tmpl w:val="CA7E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6E4C19"/>
    <w:multiLevelType w:val="hybridMultilevel"/>
    <w:tmpl w:val="5CDC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CA2335"/>
    <w:multiLevelType w:val="multilevel"/>
    <w:tmpl w:val="2430CEA6"/>
    <w:lvl w:ilvl="0">
      <w:start w:val="1"/>
      <w:numFmt w:val="decimal"/>
      <w:lvlText w:val="%1.0"/>
      <w:lvlJc w:val="left"/>
      <w:pPr>
        <w:tabs>
          <w:tab w:val="num" w:pos="720"/>
        </w:tabs>
        <w:ind w:left="432" w:hanging="432"/>
      </w:pPr>
      <w:rPr>
        <w:rFonts w:hint="default"/>
      </w:rPr>
    </w:lvl>
    <w:lvl w:ilvl="1">
      <w:start w:val="1"/>
      <w:numFmt w:val="decimal"/>
      <w:pStyle w:val="AppendixHeading1"/>
      <w:lvlText w:val="%2.%1"/>
      <w:lvlJc w:val="left"/>
      <w:pPr>
        <w:tabs>
          <w:tab w:val="num" w:pos="720"/>
        </w:tabs>
        <w:ind w:left="576" w:hanging="576"/>
      </w:pPr>
      <w:rPr>
        <w:rFonts w:hint="default"/>
      </w:rPr>
    </w:lvl>
    <w:lvl w:ilvl="2">
      <w:start w:val="1"/>
      <w:numFmt w:val="decimal"/>
      <w:lvlText w:val="%3.%1.%2"/>
      <w:lvlJc w:val="left"/>
      <w:pPr>
        <w:tabs>
          <w:tab w:val="num" w:pos="1080"/>
        </w:tabs>
        <w:ind w:left="720" w:hanging="720"/>
      </w:pPr>
      <w:rPr>
        <w:rFonts w:hint="default"/>
      </w:rPr>
    </w:lvl>
    <w:lvl w:ilvl="3">
      <w:start w:val="1"/>
      <w:numFmt w:val="decimal"/>
      <w:lvlText w:val="%4.%1.%2.%3"/>
      <w:lvlJc w:val="left"/>
      <w:pPr>
        <w:tabs>
          <w:tab w:val="num" w:pos="1440"/>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2160"/>
        </w:tabs>
        <w:ind w:left="1152" w:hanging="1152"/>
      </w:pPr>
      <w:rPr>
        <w:rFonts w:hint="default"/>
      </w:rPr>
    </w:lvl>
    <w:lvl w:ilvl="6">
      <w:start w:val="1"/>
      <w:numFmt w:val="decimal"/>
      <w:lvlText w:val="%1.%2.%3.%4.%5.%6.%7"/>
      <w:lvlJc w:val="left"/>
      <w:pPr>
        <w:tabs>
          <w:tab w:val="num" w:pos="2520"/>
        </w:tabs>
        <w:ind w:left="1296" w:hanging="1296"/>
      </w:pPr>
      <w:rPr>
        <w:rFonts w:hint="default"/>
      </w:rPr>
    </w:lvl>
    <w:lvl w:ilvl="7">
      <w:start w:val="1"/>
      <w:numFmt w:val="decimal"/>
      <w:lvlText w:val="%1.%2.%3.%4.%5.%6.%7.%8"/>
      <w:lvlJc w:val="left"/>
      <w:pPr>
        <w:tabs>
          <w:tab w:val="num" w:pos="2880"/>
        </w:tabs>
        <w:ind w:left="1440" w:hanging="1440"/>
      </w:pPr>
      <w:rPr>
        <w:rFonts w:hint="default"/>
      </w:rPr>
    </w:lvl>
    <w:lvl w:ilvl="8">
      <w:start w:val="1"/>
      <w:numFmt w:val="decimal"/>
      <w:lvlText w:val="%1.%2.%3.%4.%5.%6.%7.%8.%9"/>
      <w:lvlJc w:val="left"/>
      <w:pPr>
        <w:tabs>
          <w:tab w:val="num" w:pos="3240"/>
        </w:tabs>
        <w:ind w:left="1584" w:hanging="1584"/>
      </w:pPr>
      <w:rPr>
        <w:rFonts w:hint="default"/>
      </w:rPr>
    </w:lvl>
  </w:abstractNum>
  <w:abstractNum w:abstractNumId="18">
    <w:nsid w:val="20CF6A14"/>
    <w:multiLevelType w:val="hybridMultilevel"/>
    <w:tmpl w:val="A8988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0B4869"/>
    <w:multiLevelType w:val="hybridMultilevel"/>
    <w:tmpl w:val="42C4A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E97DDF"/>
    <w:multiLevelType w:val="hybridMultilevel"/>
    <w:tmpl w:val="6144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0736ED"/>
    <w:multiLevelType w:val="hybridMultilevel"/>
    <w:tmpl w:val="C89C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D66C8C"/>
    <w:multiLevelType w:val="hybridMultilevel"/>
    <w:tmpl w:val="FC3E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CE76025"/>
    <w:multiLevelType w:val="hybridMultilevel"/>
    <w:tmpl w:val="D9AE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B073B4"/>
    <w:multiLevelType w:val="hybridMultilevel"/>
    <w:tmpl w:val="FCB8E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746752"/>
    <w:multiLevelType w:val="hybridMultilevel"/>
    <w:tmpl w:val="F81AC0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0D231C1"/>
    <w:multiLevelType w:val="singleLevel"/>
    <w:tmpl w:val="E862B4EA"/>
    <w:lvl w:ilvl="0">
      <w:start w:val="1"/>
      <w:numFmt w:val="bullet"/>
      <w:pStyle w:val="ListQuestion"/>
      <w:lvlText w:val="&gt;"/>
      <w:lvlJc w:val="left"/>
      <w:pPr>
        <w:tabs>
          <w:tab w:val="num" w:pos="360"/>
        </w:tabs>
        <w:ind w:left="360" w:hanging="360"/>
      </w:pPr>
      <w:rPr>
        <w:rFonts w:ascii="Tahoma" w:hAnsi="Tahoma" w:hint="default"/>
        <w:b/>
        <w:i w:val="0"/>
        <w:color w:val="000000"/>
      </w:rPr>
    </w:lvl>
  </w:abstractNum>
  <w:abstractNum w:abstractNumId="27">
    <w:nsid w:val="319B4F45"/>
    <w:multiLevelType w:val="hybridMultilevel"/>
    <w:tmpl w:val="9C748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D86C9A"/>
    <w:multiLevelType w:val="hybridMultilevel"/>
    <w:tmpl w:val="3976D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252749"/>
    <w:multiLevelType w:val="hybridMultilevel"/>
    <w:tmpl w:val="95E6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F53E7E"/>
    <w:multiLevelType w:val="hybridMultilevel"/>
    <w:tmpl w:val="38A2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A8659AC"/>
    <w:multiLevelType w:val="singleLevel"/>
    <w:tmpl w:val="5E50B9FA"/>
    <w:lvl w:ilvl="0">
      <w:start w:val="1"/>
      <w:numFmt w:val="bullet"/>
      <w:pStyle w:val="bullet"/>
      <w:lvlText w:val=""/>
      <w:lvlJc w:val="left"/>
      <w:pPr>
        <w:tabs>
          <w:tab w:val="num" w:pos="360"/>
        </w:tabs>
        <w:ind w:left="360" w:hanging="360"/>
      </w:pPr>
      <w:rPr>
        <w:rFonts w:ascii="Symbol" w:hAnsi="Symbol" w:cs="Symbol" w:hint="default"/>
      </w:rPr>
    </w:lvl>
  </w:abstractNum>
  <w:abstractNum w:abstractNumId="32">
    <w:nsid w:val="3C30435E"/>
    <w:multiLevelType w:val="hybridMultilevel"/>
    <w:tmpl w:val="64F21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7E5B32"/>
    <w:multiLevelType w:val="hybridMultilevel"/>
    <w:tmpl w:val="BAC24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737DB1"/>
    <w:multiLevelType w:val="hybridMultilevel"/>
    <w:tmpl w:val="7A0A3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63C2EA6"/>
    <w:multiLevelType w:val="hybridMultilevel"/>
    <w:tmpl w:val="9482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7E54D71"/>
    <w:multiLevelType w:val="hybridMultilevel"/>
    <w:tmpl w:val="D9D4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973127E"/>
    <w:multiLevelType w:val="hybridMultilevel"/>
    <w:tmpl w:val="480A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04682F"/>
    <w:multiLevelType w:val="hybridMultilevel"/>
    <w:tmpl w:val="60A87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A577DC"/>
    <w:multiLevelType w:val="hybridMultilevel"/>
    <w:tmpl w:val="F184F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080E79"/>
    <w:multiLevelType w:val="hybridMultilevel"/>
    <w:tmpl w:val="4178E4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7116E23"/>
    <w:multiLevelType w:val="hybridMultilevel"/>
    <w:tmpl w:val="06F8A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99B5058"/>
    <w:multiLevelType w:val="hybridMultilevel"/>
    <w:tmpl w:val="64DCA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AFB25C6"/>
    <w:multiLevelType w:val="multilevel"/>
    <w:tmpl w:val="3BBCF478"/>
    <w:lvl w:ilvl="0">
      <w:start w:val="1"/>
      <w:numFmt w:val="decimal"/>
      <w:pStyle w:val="Heading1"/>
      <w:lvlText w:val="%1."/>
      <w:lvlJc w:val="left"/>
      <w:pPr>
        <w:tabs>
          <w:tab w:val="num" w:pos="2736"/>
        </w:tabs>
        <w:ind w:left="2736" w:hanging="576"/>
      </w:pPr>
      <w:rPr>
        <w:rFonts w:ascii="Arial" w:hAnsi="Arial" w:cs="Arial" w:hint="default"/>
      </w:rPr>
    </w:lvl>
    <w:lvl w:ilvl="1">
      <w:start w:val="1"/>
      <w:numFmt w:val="decimal"/>
      <w:pStyle w:val="Heading2"/>
      <w:lvlText w:val="%1.%2."/>
      <w:lvlJc w:val="left"/>
      <w:pPr>
        <w:tabs>
          <w:tab w:val="num" w:pos="3204"/>
        </w:tabs>
        <w:ind w:left="3204" w:hanging="864"/>
      </w:pPr>
      <w:rPr>
        <w:rFonts w:hint="default"/>
        <w:color w:val="auto"/>
      </w:rPr>
    </w:lvl>
    <w:lvl w:ilvl="2">
      <w:start w:val="1"/>
      <w:numFmt w:val="decimal"/>
      <w:pStyle w:val="Heading3"/>
      <w:lvlText w:val="%1.%2.%3."/>
      <w:lvlJc w:val="left"/>
      <w:pPr>
        <w:tabs>
          <w:tab w:val="num" w:pos="1530"/>
        </w:tabs>
        <w:ind w:left="1314" w:hanging="864"/>
      </w:pPr>
      <w:rPr>
        <w:rFonts w:ascii="Calibri" w:hAnsi="Calibri" w:cs="Calibri" w:hint="default"/>
        <w:i w:val="0"/>
        <w:color w:val="auto"/>
      </w:rPr>
    </w:lvl>
    <w:lvl w:ilvl="3">
      <w:start w:val="1"/>
      <w:numFmt w:val="decimal"/>
      <w:pStyle w:val="Heading4"/>
      <w:lvlText w:val="%1.%2.%3.%4."/>
      <w:lvlJc w:val="left"/>
      <w:pPr>
        <w:tabs>
          <w:tab w:val="num" w:pos="2592"/>
        </w:tabs>
        <w:ind w:left="1800" w:hanging="648"/>
      </w:pPr>
      <w:rPr>
        <w:rFonts w:hint="default"/>
        <w:color w:val="auto"/>
      </w:rPr>
    </w:lvl>
    <w:lvl w:ilvl="4">
      <w:start w:val="1"/>
      <w:numFmt w:val="decimal"/>
      <w:lvlText w:val="%1.%2.%3.%4.%5."/>
      <w:lvlJc w:val="left"/>
      <w:pPr>
        <w:tabs>
          <w:tab w:val="num" w:pos="2592"/>
        </w:tabs>
        <w:ind w:left="2304" w:hanging="792"/>
      </w:pPr>
      <w:rPr>
        <w:rFonts w:hint="default"/>
      </w:rPr>
    </w:lvl>
    <w:lvl w:ilvl="5">
      <w:start w:val="1"/>
      <w:numFmt w:val="decimal"/>
      <w:lvlText w:val="%1.%2.%3.%4.%5.%6."/>
      <w:lvlJc w:val="left"/>
      <w:pPr>
        <w:tabs>
          <w:tab w:val="num" w:pos="2952"/>
        </w:tabs>
        <w:ind w:left="2808" w:hanging="936"/>
      </w:pPr>
      <w:rPr>
        <w:rFonts w:hint="default"/>
      </w:rPr>
    </w:lvl>
    <w:lvl w:ilvl="6">
      <w:start w:val="1"/>
      <w:numFmt w:val="decimal"/>
      <w:lvlText w:val="%1.%2.%3.%4.%5.%6.%7."/>
      <w:lvlJc w:val="left"/>
      <w:pPr>
        <w:tabs>
          <w:tab w:val="num" w:pos="3672"/>
        </w:tabs>
        <w:ind w:left="3312" w:hanging="1080"/>
      </w:pPr>
      <w:rPr>
        <w:rFonts w:hint="default"/>
      </w:rPr>
    </w:lvl>
    <w:lvl w:ilvl="7">
      <w:start w:val="1"/>
      <w:numFmt w:val="decimal"/>
      <w:lvlText w:val="%1.%2.%3.%4.%5.%6.%7.%8."/>
      <w:lvlJc w:val="left"/>
      <w:pPr>
        <w:tabs>
          <w:tab w:val="num" w:pos="4032"/>
        </w:tabs>
        <w:ind w:left="3816" w:hanging="1224"/>
      </w:pPr>
      <w:rPr>
        <w:rFonts w:hint="default"/>
      </w:rPr>
    </w:lvl>
    <w:lvl w:ilvl="8">
      <w:start w:val="1"/>
      <w:numFmt w:val="decimal"/>
      <w:lvlText w:val="%1.%2.%3.%4.%5.%6.%7.%8.%9."/>
      <w:lvlJc w:val="left"/>
      <w:pPr>
        <w:tabs>
          <w:tab w:val="num" w:pos="4752"/>
        </w:tabs>
        <w:ind w:left="4392" w:hanging="1440"/>
      </w:pPr>
      <w:rPr>
        <w:rFonts w:hint="default"/>
      </w:rPr>
    </w:lvl>
  </w:abstractNum>
  <w:abstractNum w:abstractNumId="44">
    <w:nsid w:val="5E164D6C"/>
    <w:multiLevelType w:val="hybridMultilevel"/>
    <w:tmpl w:val="D9089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0C4032B"/>
    <w:multiLevelType w:val="hybridMultilevel"/>
    <w:tmpl w:val="83EA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2BF0940"/>
    <w:multiLevelType w:val="hybridMultilevel"/>
    <w:tmpl w:val="0B623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612FD1"/>
    <w:multiLevelType w:val="hybridMultilevel"/>
    <w:tmpl w:val="41A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6632D13"/>
    <w:multiLevelType w:val="hybridMultilevel"/>
    <w:tmpl w:val="E3DE6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7D81964"/>
    <w:multiLevelType w:val="hybridMultilevel"/>
    <w:tmpl w:val="7DB06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8097102"/>
    <w:multiLevelType w:val="hybridMultilevel"/>
    <w:tmpl w:val="74C4E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9D84C1A"/>
    <w:multiLevelType w:val="hybridMultilevel"/>
    <w:tmpl w:val="C0864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C95F0A"/>
    <w:multiLevelType w:val="hybridMultilevel"/>
    <w:tmpl w:val="97A4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752354"/>
    <w:multiLevelType w:val="hybridMultilevel"/>
    <w:tmpl w:val="179C3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59753D"/>
    <w:multiLevelType w:val="hybridMultilevel"/>
    <w:tmpl w:val="1122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8C47FD"/>
    <w:multiLevelType w:val="hybridMultilevel"/>
    <w:tmpl w:val="0BE0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E94DEE"/>
    <w:multiLevelType w:val="hybridMultilevel"/>
    <w:tmpl w:val="F3F0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65D2B11"/>
    <w:multiLevelType w:val="hybridMultilevel"/>
    <w:tmpl w:val="E87E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7414DB0"/>
    <w:multiLevelType w:val="hybridMultilevel"/>
    <w:tmpl w:val="24B48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9C7074B"/>
    <w:multiLevelType w:val="hybridMultilevel"/>
    <w:tmpl w:val="E2A2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DA456B8"/>
    <w:multiLevelType w:val="hybridMultilevel"/>
    <w:tmpl w:val="20AA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E00159C"/>
    <w:multiLevelType w:val="hybridMultilevel"/>
    <w:tmpl w:val="4FFCF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31"/>
  </w:num>
  <w:num w:numId="3">
    <w:abstractNumId w:val="26"/>
  </w:num>
  <w:num w:numId="4">
    <w:abstractNumId w:val="17"/>
  </w:num>
  <w:num w:numId="5">
    <w:abstractNumId w:val="40"/>
  </w:num>
  <w:num w:numId="6">
    <w:abstractNumId w:val="2"/>
  </w:num>
  <w:num w:numId="7">
    <w:abstractNumId w:val="27"/>
  </w:num>
  <w:num w:numId="8">
    <w:abstractNumId w:val="13"/>
  </w:num>
  <w:num w:numId="9">
    <w:abstractNumId w:val="12"/>
  </w:num>
  <w:num w:numId="10">
    <w:abstractNumId w:val="49"/>
  </w:num>
  <w:num w:numId="11">
    <w:abstractNumId w:val="23"/>
  </w:num>
  <w:num w:numId="12">
    <w:abstractNumId w:val="46"/>
  </w:num>
  <w:num w:numId="13">
    <w:abstractNumId w:val="47"/>
  </w:num>
  <w:num w:numId="14">
    <w:abstractNumId w:val="7"/>
  </w:num>
  <w:num w:numId="15">
    <w:abstractNumId w:val="24"/>
  </w:num>
  <w:num w:numId="16">
    <w:abstractNumId w:val="25"/>
  </w:num>
  <w:num w:numId="17">
    <w:abstractNumId w:val="1"/>
  </w:num>
  <w:num w:numId="18">
    <w:abstractNumId w:val="36"/>
  </w:num>
  <w:num w:numId="19">
    <w:abstractNumId w:val="16"/>
  </w:num>
  <w:num w:numId="20">
    <w:abstractNumId w:val="0"/>
  </w:num>
  <w:num w:numId="21">
    <w:abstractNumId w:val="56"/>
  </w:num>
  <w:num w:numId="22">
    <w:abstractNumId w:val="58"/>
  </w:num>
  <w:num w:numId="23">
    <w:abstractNumId w:val="37"/>
  </w:num>
  <w:num w:numId="24">
    <w:abstractNumId w:val="28"/>
  </w:num>
  <w:num w:numId="25">
    <w:abstractNumId w:val="15"/>
  </w:num>
  <w:num w:numId="26">
    <w:abstractNumId w:val="41"/>
  </w:num>
  <w:num w:numId="27">
    <w:abstractNumId w:val="59"/>
  </w:num>
  <w:num w:numId="28">
    <w:abstractNumId w:val="61"/>
  </w:num>
  <w:num w:numId="29">
    <w:abstractNumId w:val="20"/>
  </w:num>
  <w:num w:numId="30">
    <w:abstractNumId w:val="55"/>
  </w:num>
  <w:num w:numId="31">
    <w:abstractNumId w:val="54"/>
  </w:num>
  <w:num w:numId="32">
    <w:abstractNumId w:val="48"/>
  </w:num>
  <w:num w:numId="33">
    <w:abstractNumId w:val="45"/>
  </w:num>
  <w:num w:numId="34">
    <w:abstractNumId w:val="19"/>
  </w:num>
  <w:num w:numId="35">
    <w:abstractNumId w:val="42"/>
  </w:num>
  <w:num w:numId="36">
    <w:abstractNumId w:val="33"/>
  </w:num>
  <w:num w:numId="37">
    <w:abstractNumId w:val="32"/>
  </w:num>
  <w:num w:numId="38">
    <w:abstractNumId w:val="51"/>
  </w:num>
  <w:num w:numId="39">
    <w:abstractNumId w:val="3"/>
  </w:num>
  <w:num w:numId="40">
    <w:abstractNumId w:val="14"/>
  </w:num>
  <w:num w:numId="41">
    <w:abstractNumId w:val="53"/>
  </w:num>
  <w:num w:numId="42">
    <w:abstractNumId w:val="22"/>
  </w:num>
  <w:num w:numId="43">
    <w:abstractNumId w:val="11"/>
  </w:num>
  <w:num w:numId="44">
    <w:abstractNumId w:val="52"/>
  </w:num>
  <w:num w:numId="45">
    <w:abstractNumId w:val="35"/>
  </w:num>
  <w:num w:numId="46">
    <w:abstractNumId w:val="4"/>
  </w:num>
  <w:num w:numId="47">
    <w:abstractNumId w:val="34"/>
  </w:num>
  <w:num w:numId="48">
    <w:abstractNumId w:val="50"/>
  </w:num>
  <w:num w:numId="49">
    <w:abstractNumId w:val="38"/>
  </w:num>
  <w:num w:numId="50">
    <w:abstractNumId w:val="6"/>
  </w:num>
  <w:num w:numId="51">
    <w:abstractNumId w:val="10"/>
  </w:num>
  <w:num w:numId="52">
    <w:abstractNumId w:val="44"/>
  </w:num>
  <w:num w:numId="53">
    <w:abstractNumId w:val="60"/>
  </w:num>
  <w:num w:numId="54">
    <w:abstractNumId w:val="57"/>
  </w:num>
  <w:num w:numId="55">
    <w:abstractNumId w:val="5"/>
  </w:num>
  <w:num w:numId="56">
    <w:abstractNumId w:val="30"/>
  </w:num>
  <w:num w:numId="57">
    <w:abstractNumId w:val="18"/>
  </w:num>
  <w:num w:numId="58">
    <w:abstractNumId w:val="8"/>
  </w:num>
  <w:num w:numId="59">
    <w:abstractNumId w:val="29"/>
  </w:num>
  <w:num w:numId="60">
    <w:abstractNumId w:val="21"/>
  </w:num>
  <w:num w:numId="61">
    <w:abstractNumId w:val="9"/>
  </w:num>
  <w:num w:numId="62">
    <w:abstractNumId w:val="3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96D"/>
    <w:rsid w:val="00000024"/>
    <w:rsid w:val="00000D98"/>
    <w:rsid w:val="00000DAF"/>
    <w:rsid w:val="000014F1"/>
    <w:rsid w:val="00001816"/>
    <w:rsid w:val="00002108"/>
    <w:rsid w:val="0000378B"/>
    <w:rsid w:val="00004737"/>
    <w:rsid w:val="00006F3E"/>
    <w:rsid w:val="000076A2"/>
    <w:rsid w:val="00007814"/>
    <w:rsid w:val="00007A36"/>
    <w:rsid w:val="00010107"/>
    <w:rsid w:val="00010A08"/>
    <w:rsid w:val="00011850"/>
    <w:rsid w:val="00011EBD"/>
    <w:rsid w:val="000133C6"/>
    <w:rsid w:val="00013628"/>
    <w:rsid w:val="000140F5"/>
    <w:rsid w:val="0001435B"/>
    <w:rsid w:val="00014EB5"/>
    <w:rsid w:val="000167C8"/>
    <w:rsid w:val="00017F04"/>
    <w:rsid w:val="000218D7"/>
    <w:rsid w:val="00021FC6"/>
    <w:rsid w:val="00022FCF"/>
    <w:rsid w:val="000237BA"/>
    <w:rsid w:val="000237DB"/>
    <w:rsid w:val="0002510C"/>
    <w:rsid w:val="000253F8"/>
    <w:rsid w:val="00027124"/>
    <w:rsid w:val="0002723B"/>
    <w:rsid w:val="0003086E"/>
    <w:rsid w:val="00031961"/>
    <w:rsid w:val="000320BD"/>
    <w:rsid w:val="00033F3A"/>
    <w:rsid w:val="00034112"/>
    <w:rsid w:val="0003426D"/>
    <w:rsid w:val="00034B64"/>
    <w:rsid w:val="00035F38"/>
    <w:rsid w:val="00037300"/>
    <w:rsid w:val="00037A21"/>
    <w:rsid w:val="00040CC2"/>
    <w:rsid w:val="000414FA"/>
    <w:rsid w:val="00042B91"/>
    <w:rsid w:val="000432DB"/>
    <w:rsid w:val="00043BB9"/>
    <w:rsid w:val="00045031"/>
    <w:rsid w:val="00046A43"/>
    <w:rsid w:val="00046D9B"/>
    <w:rsid w:val="00047484"/>
    <w:rsid w:val="000477D4"/>
    <w:rsid w:val="00050B5D"/>
    <w:rsid w:val="00052C4F"/>
    <w:rsid w:val="00053189"/>
    <w:rsid w:val="00054847"/>
    <w:rsid w:val="00054F04"/>
    <w:rsid w:val="000552BC"/>
    <w:rsid w:val="0005653D"/>
    <w:rsid w:val="0005662F"/>
    <w:rsid w:val="00057839"/>
    <w:rsid w:val="00060400"/>
    <w:rsid w:val="00061A31"/>
    <w:rsid w:val="00061DCA"/>
    <w:rsid w:val="00063A75"/>
    <w:rsid w:val="00064058"/>
    <w:rsid w:val="00065578"/>
    <w:rsid w:val="00067BC1"/>
    <w:rsid w:val="00070484"/>
    <w:rsid w:val="00070534"/>
    <w:rsid w:val="00073362"/>
    <w:rsid w:val="00074341"/>
    <w:rsid w:val="0007569B"/>
    <w:rsid w:val="00076137"/>
    <w:rsid w:val="000776DD"/>
    <w:rsid w:val="00080586"/>
    <w:rsid w:val="000816BC"/>
    <w:rsid w:val="00082602"/>
    <w:rsid w:val="000869B6"/>
    <w:rsid w:val="00086D9C"/>
    <w:rsid w:val="000877E3"/>
    <w:rsid w:val="0008795F"/>
    <w:rsid w:val="00090A96"/>
    <w:rsid w:val="00090BC5"/>
    <w:rsid w:val="00091954"/>
    <w:rsid w:val="00092414"/>
    <w:rsid w:val="000939AE"/>
    <w:rsid w:val="00093A09"/>
    <w:rsid w:val="00093C01"/>
    <w:rsid w:val="00095160"/>
    <w:rsid w:val="0009658B"/>
    <w:rsid w:val="00097156"/>
    <w:rsid w:val="00097269"/>
    <w:rsid w:val="000A0A24"/>
    <w:rsid w:val="000A0A5D"/>
    <w:rsid w:val="000A1501"/>
    <w:rsid w:val="000A156B"/>
    <w:rsid w:val="000A1635"/>
    <w:rsid w:val="000A1827"/>
    <w:rsid w:val="000A2DB7"/>
    <w:rsid w:val="000A3846"/>
    <w:rsid w:val="000A3CB8"/>
    <w:rsid w:val="000A4D66"/>
    <w:rsid w:val="000A56F7"/>
    <w:rsid w:val="000A7253"/>
    <w:rsid w:val="000A7D02"/>
    <w:rsid w:val="000B03BD"/>
    <w:rsid w:val="000B1D4C"/>
    <w:rsid w:val="000B23E1"/>
    <w:rsid w:val="000B2895"/>
    <w:rsid w:val="000B3456"/>
    <w:rsid w:val="000B3B0C"/>
    <w:rsid w:val="000B3CC6"/>
    <w:rsid w:val="000B3E0C"/>
    <w:rsid w:val="000B3F2A"/>
    <w:rsid w:val="000B40AA"/>
    <w:rsid w:val="000B4FA6"/>
    <w:rsid w:val="000B547D"/>
    <w:rsid w:val="000B578A"/>
    <w:rsid w:val="000B615E"/>
    <w:rsid w:val="000C07B7"/>
    <w:rsid w:val="000C264C"/>
    <w:rsid w:val="000C2B18"/>
    <w:rsid w:val="000C2C16"/>
    <w:rsid w:val="000C3C11"/>
    <w:rsid w:val="000C5324"/>
    <w:rsid w:val="000C6071"/>
    <w:rsid w:val="000C7CED"/>
    <w:rsid w:val="000D0E56"/>
    <w:rsid w:val="000D0FB0"/>
    <w:rsid w:val="000D11BC"/>
    <w:rsid w:val="000D2613"/>
    <w:rsid w:val="000D3414"/>
    <w:rsid w:val="000D3A61"/>
    <w:rsid w:val="000D666A"/>
    <w:rsid w:val="000D67FF"/>
    <w:rsid w:val="000E12F1"/>
    <w:rsid w:val="000E2F87"/>
    <w:rsid w:val="000E338C"/>
    <w:rsid w:val="000E382A"/>
    <w:rsid w:val="000E437F"/>
    <w:rsid w:val="000E62A9"/>
    <w:rsid w:val="000E7721"/>
    <w:rsid w:val="000F0024"/>
    <w:rsid w:val="000F103E"/>
    <w:rsid w:val="000F2B75"/>
    <w:rsid w:val="000F313D"/>
    <w:rsid w:val="000F31C2"/>
    <w:rsid w:val="000F363F"/>
    <w:rsid w:val="000F4E5B"/>
    <w:rsid w:val="000F7C0E"/>
    <w:rsid w:val="00100525"/>
    <w:rsid w:val="0010102F"/>
    <w:rsid w:val="00103542"/>
    <w:rsid w:val="0010388C"/>
    <w:rsid w:val="0010514F"/>
    <w:rsid w:val="001051B0"/>
    <w:rsid w:val="001060F9"/>
    <w:rsid w:val="001071CC"/>
    <w:rsid w:val="001073A2"/>
    <w:rsid w:val="0010793E"/>
    <w:rsid w:val="00107980"/>
    <w:rsid w:val="00107D40"/>
    <w:rsid w:val="00110697"/>
    <w:rsid w:val="00111621"/>
    <w:rsid w:val="00111D2F"/>
    <w:rsid w:val="00112CD9"/>
    <w:rsid w:val="001141AE"/>
    <w:rsid w:val="00114D6B"/>
    <w:rsid w:val="001157B7"/>
    <w:rsid w:val="001164B6"/>
    <w:rsid w:val="00116F9C"/>
    <w:rsid w:val="001214F3"/>
    <w:rsid w:val="001233D8"/>
    <w:rsid w:val="00123B0B"/>
    <w:rsid w:val="0012417F"/>
    <w:rsid w:val="00124878"/>
    <w:rsid w:val="001249AB"/>
    <w:rsid w:val="00124A02"/>
    <w:rsid w:val="00124D9E"/>
    <w:rsid w:val="00125A3C"/>
    <w:rsid w:val="0012713F"/>
    <w:rsid w:val="00132EAF"/>
    <w:rsid w:val="00133570"/>
    <w:rsid w:val="00133AF5"/>
    <w:rsid w:val="00135722"/>
    <w:rsid w:val="0013591A"/>
    <w:rsid w:val="001361FD"/>
    <w:rsid w:val="001405CB"/>
    <w:rsid w:val="00141107"/>
    <w:rsid w:val="00141177"/>
    <w:rsid w:val="001418FA"/>
    <w:rsid w:val="00142161"/>
    <w:rsid w:val="001424F1"/>
    <w:rsid w:val="0014286E"/>
    <w:rsid w:val="00143B1D"/>
    <w:rsid w:val="00143CB0"/>
    <w:rsid w:val="00144CD9"/>
    <w:rsid w:val="00144DD5"/>
    <w:rsid w:val="00145482"/>
    <w:rsid w:val="00147CB7"/>
    <w:rsid w:val="00147E66"/>
    <w:rsid w:val="00150B9A"/>
    <w:rsid w:val="00152B7E"/>
    <w:rsid w:val="0015403B"/>
    <w:rsid w:val="001547A0"/>
    <w:rsid w:val="00154C3B"/>
    <w:rsid w:val="0015504F"/>
    <w:rsid w:val="00155DEE"/>
    <w:rsid w:val="00156331"/>
    <w:rsid w:val="0016139F"/>
    <w:rsid w:val="00162300"/>
    <w:rsid w:val="00163E34"/>
    <w:rsid w:val="00165CDA"/>
    <w:rsid w:val="0016646F"/>
    <w:rsid w:val="00166AD9"/>
    <w:rsid w:val="00170002"/>
    <w:rsid w:val="00170F63"/>
    <w:rsid w:val="001725F6"/>
    <w:rsid w:val="0017283D"/>
    <w:rsid w:val="00172A5A"/>
    <w:rsid w:val="001739B4"/>
    <w:rsid w:val="00173AA8"/>
    <w:rsid w:val="0017452A"/>
    <w:rsid w:val="00175F1F"/>
    <w:rsid w:val="00176066"/>
    <w:rsid w:val="001774DC"/>
    <w:rsid w:val="00177E5A"/>
    <w:rsid w:val="00181603"/>
    <w:rsid w:val="001819C4"/>
    <w:rsid w:val="001827E1"/>
    <w:rsid w:val="0018298B"/>
    <w:rsid w:val="00182F35"/>
    <w:rsid w:val="00184A75"/>
    <w:rsid w:val="00184DC1"/>
    <w:rsid w:val="001851E8"/>
    <w:rsid w:val="001858F3"/>
    <w:rsid w:val="00185923"/>
    <w:rsid w:val="0018632E"/>
    <w:rsid w:val="001875B1"/>
    <w:rsid w:val="001878D5"/>
    <w:rsid w:val="00190989"/>
    <w:rsid w:val="00192942"/>
    <w:rsid w:val="00192B43"/>
    <w:rsid w:val="00193F19"/>
    <w:rsid w:val="00195343"/>
    <w:rsid w:val="001955B8"/>
    <w:rsid w:val="00196392"/>
    <w:rsid w:val="001966B8"/>
    <w:rsid w:val="00196B2E"/>
    <w:rsid w:val="00196DA2"/>
    <w:rsid w:val="001A047D"/>
    <w:rsid w:val="001A3B9B"/>
    <w:rsid w:val="001A42AD"/>
    <w:rsid w:val="001A54B1"/>
    <w:rsid w:val="001A6F3B"/>
    <w:rsid w:val="001A7B8D"/>
    <w:rsid w:val="001A7C97"/>
    <w:rsid w:val="001A7FF6"/>
    <w:rsid w:val="001B0891"/>
    <w:rsid w:val="001B11B5"/>
    <w:rsid w:val="001B1729"/>
    <w:rsid w:val="001B2E71"/>
    <w:rsid w:val="001B4D56"/>
    <w:rsid w:val="001B5845"/>
    <w:rsid w:val="001B65F0"/>
    <w:rsid w:val="001B6925"/>
    <w:rsid w:val="001B7D6F"/>
    <w:rsid w:val="001C00E4"/>
    <w:rsid w:val="001C0E37"/>
    <w:rsid w:val="001C10B5"/>
    <w:rsid w:val="001C1AA6"/>
    <w:rsid w:val="001C23E5"/>
    <w:rsid w:val="001C2F05"/>
    <w:rsid w:val="001C349D"/>
    <w:rsid w:val="001C3B35"/>
    <w:rsid w:val="001C40DC"/>
    <w:rsid w:val="001C421A"/>
    <w:rsid w:val="001C5210"/>
    <w:rsid w:val="001C5ED3"/>
    <w:rsid w:val="001C61EF"/>
    <w:rsid w:val="001C6715"/>
    <w:rsid w:val="001C7491"/>
    <w:rsid w:val="001D16FB"/>
    <w:rsid w:val="001D2415"/>
    <w:rsid w:val="001D253B"/>
    <w:rsid w:val="001D295A"/>
    <w:rsid w:val="001D3B2B"/>
    <w:rsid w:val="001D3C58"/>
    <w:rsid w:val="001D3C9C"/>
    <w:rsid w:val="001D4671"/>
    <w:rsid w:val="001D5770"/>
    <w:rsid w:val="001D713E"/>
    <w:rsid w:val="001D7C81"/>
    <w:rsid w:val="001E1494"/>
    <w:rsid w:val="001E28EA"/>
    <w:rsid w:val="001E296C"/>
    <w:rsid w:val="001E2F0E"/>
    <w:rsid w:val="001E48CF"/>
    <w:rsid w:val="001E623F"/>
    <w:rsid w:val="001E6543"/>
    <w:rsid w:val="001E6A5B"/>
    <w:rsid w:val="001F2C3A"/>
    <w:rsid w:val="001F370F"/>
    <w:rsid w:val="001F51D6"/>
    <w:rsid w:val="001F5496"/>
    <w:rsid w:val="001F59FA"/>
    <w:rsid w:val="00200DCD"/>
    <w:rsid w:val="00201DA7"/>
    <w:rsid w:val="00202F0E"/>
    <w:rsid w:val="00202FCF"/>
    <w:rsid w:val="00206BF7"/>
    <w:rsid w:val="00207047"/>
    <w:rsid w:val="002077A6"/>
    <w:rsid w:val="0021300C"/>
    <w:rsid w:val="002140A0"/>
    <w:rsid w:val="00215654"/>
    <w:rsid w:val="00215CE4"/>
    <w:rsid w:val="00216779"/>
    <w:rsid w:val="00216D4A"/>
    <w:rsid w:val="00217B21"/>
    <w:rsid w:val="00220244"/>
    <w:rsid w:val="002234D2"/>
    <w:rsid w:val="00223BD6"/>
    <w:rsid w:val="00224A6B"/>
    <w:rsid w:val="0022564A"/>
    <w:rsid w:val="002264BA"/>
    <w:rsid w:val="002264E6"/>
    <w:rsid w:val="002271C7"/>
    <w:rsid w:val="00227565"/>
    <w:rsid w:val="0023030D"/>
    <w:rsid w:val="00233F9E"/>
    <w:rsid w:val="0023585B"/>
    <w:rsid w:val="00240DBB"/>
    <w:rsid w:val="0024203B"/>
    <w:rsid w:val="00244714"/>
    <w:rsid w:val="002447DA"/>
    <w:rsid w:val="00246E0F"/>
    <w:rsid w:val="00250B8F"/>
    <w:rsid w:val="0025217E"/>
    <w:rsid w:val="002524F6"/>
    <w:rsid w:val="00253285"/>
    <w:rsid w:val="0025520E"/>
    <w:rsid w:val="002557C0"/>
    <w:rsid w:val="002571CC"/>
    <w:rsid w:val="0025737E"/>
    <w:rsid w:val="002608D0"/>
    <w:rsid w:val="00262EE7"/>
    <w:rsid w:val="00264247"/>
    <w:rsid w:val="002654A9"/>
    <w:rsid w:val="00266D0B"/>
    <w:rsid w:val="0026776B"/>
    <w:rsid w:val="00267B27"/>
    <w:rsid w:val="00271056"/>
    <w:rsid w:val="00271188"/>
    <w:rsid w:val="00275533"/>
    <w:rsid w:val="002764DE"/>
    <w:rsid w:val="00280835"/>
    <w:rsid w:val="0028136C"/>
    <w:rsid w:val="00281FB8"/>
    <w:rsid w:val="00282AB5"/>
    <w:rsid w:val="00286026"/>
    <w:rsid w:val="00286AB8"/>
    <w:rsid w:val="00287C57"/>
    <w:rsid w:val="002908FC"/>
    <w:rsid w:val="00290AEC"/>
    <w:rsid w:val="00291BBD"/>
    <w:rsid w:val="002930EA"/>
    <w:rsid w:val="00293969"/>
    <w:rsid w:val="00294861"/>
    <w:rsid w:val="002951B0"/>
    <w:rsid w:val="002959B3"/>
    <w:rsid w:val="002A0FB5"/>
    <w:rsid w:val="002A219C"/>
    <w:rsid w:val="002A2495"/>
    <w:rsid w:val="002A3601"/>
    <w:rsid w:val="002A55C3"/>
    <w:rsid w:val="002A5CBB"/>
    <w:rsid w:val="002A6059"/>
    <w:rsid w:val="002A6470"/>
    <w:rsid w:val="002A67BA"/>
    <w:rsid w:val="002A6BC2"/>
    <w:rsid w:val="002A6E45"/>
    <w:rsid w:val="002A74F5"/>
    <w:rsid w:val="002B0476"/>
    <w:rsid w:val="002B056F"/>
    <w:rsid w:val="002B05A4"/>
    <w:rsid w:val="002B18E8"/>
    <w:rsid w:val="002B2AD0"/>
    <w:rsid w:val="002B3091"/>
    <w:rsid w:val="002B3B93"/>
    <w:rsid w:val="002B4064"/>
    <w:rsid w:val="002B43F5"/>
    <w:rsid w:val="002B6A70"/>
    <w:rsid w:val="002B7A59"/>
    <w:rsid w:val="002B7BC0"/>
    <w:rsid w:val="002B7E0D"/>
    <w:rsid w:val="002B7EFC"/>
    <w:rsid w:val="002B7F16"/>
    <w:rsid w:val="002C0038"/>
    <w:rsid w:val="002C145B"/>
    <w:rsid w:val="002C2804"/>
    <w:rsid w:val="002C2848"/>
    <w:rsid w:val="002C30E0"/>
    <w:rsid w:val="002C3227"/>
    <w:rsid w:val="002C39D7"/>
    <w:rsid w:val="002C3EB5"/>
    <w:rsid w:val="002C43B1"/>
    <w:rsid w:val="002C5BB4"/>
    <w:rsid w:val="002C6482"/>
    <w:rsid w:val="002D091D"/>
    <w:rsid w:val="002D0CD1"/>
    <w:rsid w:val="002D2097"/>
    <w:rsid w:val="002D26A5"/>
    <w:rsid w:val="002D4ADA"/>
    <w:rsid w:val="002D5696"/>
    <w:rsid w:val="002D645C"/>
    <w:rsid w:val="002E0D4C"/>
    <w:rsid w:val="002E42C4"/>
    <w:rsid w:val="002E6519"/>
    <w:rsid w:val="002E6F67"/>
    <w:rsid w:val="002E79A9"/>
    <w:rsid w:val="002F110E"/>
    <w:rsid w:val="002F251D"/>
    <w:rsid w:val="002F26FB"/>
    <w:rsid w:val="002F29EC"/>
    <w:rsid w:val="002F34C0"/>
    <w:rsid w:val="002F5079"/>
    <w:rsid w:val="002F6280"/>
    <w:rsid w:val="002F706A"/>
    <w:rsid w:val="002F77ED"/>
    <w:rsid w:val="0030019C"/>
    <w:rsid w:val="00301E9C"/>
    <w:rsid w:val="00302BC5"/>
    <w:rsid w:val="00303BA1"/>
    <w:rsid w:val="00306729"/>
    <w:rsid w:val="00306EC3"/>
    <w:rsid w:val="0030745E"/>
    <w:rsid w:val="003107A6"/>
    <w:rsid w:val="00311355"/>
    <w:rsid w:val="003113AA"/>
    <w:rsid w:val="0031287B"/>
    <w:rsid w:val="003128EC"/>
    <w:rsid w:val="003136EE"/>
    <w:rsid w:val="003142DD"/>
    <w:rsid w:val="003170A7"/>
    <w:rsid w:val="00322A9D"/>
    <w:rsid w:val="003239BD"/>
    <w:rsid w:val="00324B5A"/>
    <w:rsid w:val="00324E6C"/>
    <w:rsid w:val="00326E3E"/>
    <w:rsid w:val="00327000"/>
    <w:rsid w:val="003271D0"/>
    <w:rsid w:val="00331D81"/>
    <w:rsid w:val="00332134"/>
    <w:rsid w:val="00332AFC"/>
    <w:rsid w:val="00332C70"/>
    <w:rsid w:val="003346BB"/>
    <w:rsid w:val="00334E77"/>
    <w:rsid w:val="0033573F"/>
    <w:rsid w:val="00335FA7"/>
    <w:rsid w:val="0033605B"/>
    <w:rsid w:val="00336091"/>
    <w:rsid w:val="0033734E"/>
    <w:rsid w:val="00337905"/>
    <w:rsid w:val="0034175E"/>
    <w:rsid w:val="00343766"/>
    <w:rsid w:val="00344B02"/>
    <w:rsid w:val="00346071"/>
    <w:rsid w:val="003464F7"/>
    <w:rsid w:val="00346FC4"/>
    <w:rsid w:val="003474BE"/>
    <w:rsid w:val="00347910"/>
    <w:rsid w:val="00350905"/>
    <w:rsid w:val="00350DFC"/>
    <w:rsid w:val="00352002"/>
    <w:rsid w:val="0035218D"/>
    <w:rsid w:val="00352A29"/>
    <w:rsid w:val="0035593C"/>
    <w:rsid w:val="00360556"/>
    <w:rsid w:val="00360784"/>
    <w:rsid w:val="003611D9"/>
    <w:rsid w:val="003627EE"/>
    <w:rsid w:val="00362901"/>
    <w:rsid w:val="0036378C"/>
    <w:rsid w:val="00364498"/>
    <w:rsid w:val="00365764"/>
    <w:rsid w:val="00365BD7"/>
    <w:rsid w:val="0036645B"/>
    <w:rsid w:val="00370295"/>
    <w:rsid w:val="00370F3C"/>
    <w:rsid w:val="00372189"/>
    <w:rsid w:val="00372A99"/>
    <w:rsid w:val="0037378C"/>
    <w:rsid w:val="00375031"/>
    <w:rsid w:val="00375D06"/>
    <w:rsid w:val="00375D23"/>
    <w:rsid w:val="0037652A"/>
    <w:rsid w:val="00376F9D"/>
    <w:rsid w:val="00377740"/>
    <w:rsid w:val="00380379"/>
    <w:rsid w:val="00380ABF"/>
    <w:rsid w:val="003847E8"/>
    <w:rsid w:val="00384A3E"/>
    <w:rsid w:val="003851B2"/>
    <w:rsid w:val="00385B37"/>
    <w:rsid w:val="0038646A"/>
    <w:rsid w:val="003864BD"/>
    <w:rsid w:val="00386FC7"/>
    <w:rsid w:val="003872DF"/>
    <w:rsid w:val="003877DD"/>
    <w:rsid w:val="0039216C"/>
    <w:rsid w:val="00392395"/>
    <w:rsid w:val="003923A4"/>
    <w:rsid w:val="00394335"/>
    <w:rsid w:val="00395F7E"/>
    <w:rsid w:val="00397372"/>
    <w:rsid w:val="003A10EE"/>
    <w:rsid w:val="003A2D4A"/>
    <w:rsid w:val="003A623E"/>
    <w:rsid w:val="003A68B8"/>
    <w:rsid w:val="003A7AFA"/>
    <w:rsid w:val="003A7E89"/>
    <w:rsid w:val="003B0329"/>
    <w:rsid w:val="003B249B"/>
    <w:rsid w:val="003B3BC3"/>
    <w:rsid w:val="003B467F"/>
    <w:rsid w:val="003B56A8"/>
    <w:rsid w:val="003B624D"/>
    <w:rsid w:val="003B7114"/>
    <w:rsid w:val="003B7CF3"/>
    <w:rsid w:val="003C0249"/>
    <w:rsid w:val="003C0783"/>
    <w:rsid w:val="003C07F3"/>
    <w:rsid w:val="003C08E4"/>
    <w:rsid w:val="003C2386"/>
    <w:rsid w:val="003C2F1D"/>
    <w:rsid w:val="003C3284"/>
    <w:rsid w:val="003C4689"/>
    <w:rsid w:val="003C5B4F"/>
    <w:rsid w:val="003C6D3B"/>
    <w:rsid w:val="003C6D5D"/>
    <w:rsid w:val="003C7CD3"/>
    <w:rsid w:val="003D00C9"/>
    <w:rsid w:val="003D2DC7"/>
    <w:rsid w:val="003D38C5"/>
    <w:rsid w:val="003D3F19"/>
    <w:rsid w:val="003D4AE9"/>
    <w:rsid w:val="003D581C"/>
    <w:rsid w:val="003D5948"/>
    <w:rsid w:val="003D6406"/>
    <w:rsid w:val="003D7DD1"/>
    <w:rsid w:val="003E00FF"/>
    <w:rsid w:val="003E01AA"/>
    <w:rsid w:val="003E04A5"/>
    <w:rsid w:val="003E08D9"/>
    <w:rsid w:val="003E1695"/>
    <w:rsid w:val="003E371C"/>
    <w:rsid w:val="003E3EEF"/>
    <w:rsid w:val="003E4287"/>
    <w:rsid w:val="003E649A"/>
    <w:rsid w:val="003E675B"/>
    <w:rsid w:val="003E6B3C"/>
    <w:rsid w:val="003F06EB"/>
    <w:rsid w:val="003F2AEA"/>
    <w:rsid w:val="003F3434"/>
    <w:rsid w:val="003F51A2"/>
    <w:rsid w:val="003F536F"/>
    <w:rsid w:val="003F58B3"/>
    <w:rsid w:val="003F66EB"/>
    <w:rsid w:val="003F6F21"/>
    <w:rsid w:val="003F75E9"/>
    <w:rsid w:val="003F7960"/>
    <w:rsid w:val="003F7F62"/>
    <w:rsid w:val="004007F9"/>
    <w:rsid w:val="00400AC8"/>
    <w:rsid w:val="00403407"/>
    <w:rsid w:val="00405254"/>
    <w:rsid w:val="004056A8"/>
    <w:rsid w:val="00407C07"/>
    <w:rsid w:val="00410603"/>
    <w:rsid w:val="00411780"/>
    <w:rsid w:val="0041347A"/>
    <w:rsid w:val="00414608"/>
    <w:rsid w:val="004146D0"/>
    <w:rsid w:val="004150A0"/>
    <w:rsid w:val="004167CB"/>
    <w:rsid w:val="00417D31"/>
    <w:rsid w:val="004202A3"/>
    <w:rsid w:val="00420B56"/>
    <w:rsid w:val="00420DBB"/>
    <w:rsid w:val="00420DFE"/>
    <w:rsid w:val="00420F4A"/>
    <w:rsid w:val="00423679"/>
    <w:rsid w:val="0042498A"/>
    <w:rsid w:val="00424DEF"/>
    <w:rsid w:val="00425BC9"/>
    <w:rsid w:val="004274E5"/>
    <w:rsid w:val="004302B1"/>
    <w:rsid w:val="00430514"/>
    <w:rsid w:val="00430FF6"/>
    <w:rsid w:val="004315F0"/>
    <w:rsid w:val="00431D8B"/>
    <w:rsid w:val="00432A98"/>
    <w:rsid w:val="00433AC5"/>
    <w:rsid w:val="00435618"/>
    <w:rsid w:val="004372EA"/>
    <w:rsid w:val="00440501"/>
    <w:rsid w:val="004424A2"/>
    <w:rsid w:val="004463A7"/>
    <w:rsid w:val="00447A0B"/>
    <w:rsid w:val="00447C09"/>
    <w:rsid w:val="00447FC9"/>
    <w:rsid w:val="00450DB2"/>
    <w:rsid w:val="00450F38"/>
    <w:rsid w:val="004527C5"/>
    <w:rsid w:val="004601B9"/>
    <w:rsid w:val="004608BD"/>
    <w:rsid w:val="00462412"/>
    <w:rsid w:val="00462676"/>
    <w:rsid w:val="00466551"/>
    <w:rsid w:val="004667FC"/>
    <w:rsid w:val="00470406"/>
    <w:rsid w:val="004707C0"/>
    <w:rsid w:val="0047363F"/>
    <w:rsid w:val="00474434"/>
    <w:rsid w:val="00476785"/>
    <w:rsid w:val="00480B05"/>
    <w:rsid w:val="00481269"/>
    <w:rsid w:val="00481B39"/>
    <w:rsid w:val="004824A1"/>
    <w:rsid w:val="00483552"/>
    <w:rsid w:val="00483732"/>
    <w:rsid w:val="00485A31"/>
    <w:rsid w:val="00485AAC"/>
    <w:rsid w:val="00485D21"/>
    <w:rsid w:val="0048682A"/>
    <w:rsid w:val="0048710D"/>
    <w:rsid w:val="00487697"/>
    <w:rsid w:val="0049117E"/>
    <w:rsid w:val="00492C32"/>
    <w:rsid w:val="00493811"/>
    <w:rsid w:val="00493EBF"/>
    <w:rsid w:val="004943CD"/>
    <w:rsid w:val="00494830"/>
    <w:rsid w:val="004979BD"/>
    <w:rsid w:val="00497D16"/>
    <w:rsid w:val="004A0E1A"/>
    <w:rsid w:val="004A2F50"/>
    <w:rsid w:val="004A32FB"/>
    <w:rsid w:val="004A4E2B"/>
    <w:rsid w:val="004A6F74"/>
    <w:rsid w:val="004B0424"/>
    <w:rsid w:val="004B047C"/>
    <w:rsid w:val="004B0B53"/>
    <w:rsid w:val="004B3E59"/>
    <w:rsid w:val="004B4CAC"/>
    <w:rsid w:val="004B5891"/>
    <w:rsid w:val="004B756C"/>
    <w:rsid w:val="004C01F5"/>
    <w:rsid w:val="004C0BD0"/>
    <w:rsid w:val="004C113D"/>
    <w:rsid w:val="004C1CC5"/>
    <w:rsid w:val="004C303E"/>
    <w:rsid w:val="004C4F47"/>
    <w:rsid w:val="004C59A4"/>
    <w:rsid w:val="004C60D6"/>
    <w:rsid w:val="004C67CF"/>
    <w:rsid w:val="004D0E55"/>
    <w:rsid w:val="004D22D9"/>
    <w:rsid w:val="004D22E3"/>
    <w:rsid w:val="004D4631"/>
    <w:rsid w:val="004D6F5E"/>
    <w:rsid w:val="004D7713"/>
    <w:rsid w:val="004D7B45"/>
    <w:rsid w:val="004E07F3"/>
    <w:rsid w:val="004E0C0A"/>
    <w:rsid w:val="004E0E71"/>
    <w:rsid w:val="004E1801"/>
    <w:rsid w:val="004E2023"/>
    <w:rsid w:val="004E3691"/>
    <w:rsid w:val="004E3CEB"/>
    <w:rsid w:val="004E5683"/>
    <w:rsid w:val="004E63BD"/>
    <w:rsid w:val="004E7557"/>
    <w:rsid w:val="004F02A2"/>
    <w:rsid w:val="004F05BE"/>
    <w:rsid w:val="004F0625"/>
    <w:rsid w:val="004F0DF0"/>
    <w:rsid w:val="004F0EFB"/>
    <w:rsid w:val="004F491C"/>
    <w:rsid w:val="004F584B"/>
    <w:rsid w:val="004F66D1"/>
    <w:rsid w:val="004F6974"/>
    <w:rsid w:val="004F6A33"/>
    <w:rsid w:val="004F778B"/>
    <w:rsid w:val="005009D3"/>
    <w:rsid w:val="00503D99"/>
    <w:rsid w:val="005115BD"/>
    <w:rsid w:val="00512FDA"/>
    <w:rsid w:val="00513B67"/>
    <w:rsid w:val="00514365"/>
    <w:rsid w:val="00520D75"/>
    <w:rsid w:val="00521B26"/>
    <w:rsid w:val="005226C2"/>
    <w:rsid w:val="00522771"/>
    <w:rsid w:val="00522A7C"/>
    <w:rsid w:val="00522AA4"/>
    <w:rsid w:val="00523179"/>
    <w:rsid w:val="00526534"/>
    <w:rsid w:val="00527036"/>
    <w:rsid w:val="00527927"/>
    <w:rsid w:val="00527C83"/>
    <w:rsid w:val="005300E0"/>
    <w:rsid w:val="00530B6C"/>
    <w:rsid w:val="005310A9"/>
    <w:rsid w:val="00532F8F"/>
    <w:rsid w:val="005340A1"/>
    <w:rsid w:val="00534B69"/>
    <w:rsid w:val="00534DA8"/>
    <w:rsid w:val="00534F25"/>
    <w:rsid w:val="00536F0F"/>
    <w:rsid w:val="005374F8"/>
    <w:rsid w:val="00541DDD"/>
    <w:rsid w:val="005420C0"/>
    <w:rsid w:val="005427AC"/>
    <w:rsid w:val="005429C8"/>
    <w:rsid w:val="00542EFF"/>
    <w:rsid w:val="0054344E"/>
    <w:rsid w:val="00547EEC"/>
    <w:rsid w:val="00550DA1"/>
    <w:rsid w:val="00550F13"/>
    <w:rsid w:val="00551A75"/>
    <w:rsid w:val="00551F60"/>
    <w:rsid w:val="00552C01"/>
    <w:rsid w:val="00552FBC"/>
    <w:rsid w:val="005539D1"/>
    <w:rsid w:val="00553E39"/>
    <w:rsid w:val="00555AA4"/>
    <w:rsid w:val="005561C2"/>
    <w:rsid w:val="005564B0"/>
    <w:rsid w:val="0055765B"/>
    <w:rsid w:val="0055797E"/>
    <w:rsid w:val="005609EB"/>
    <w:rsid w:val="00561BF4"/>
    <w:rsid w:val="00562290"/>
    <w:rsid w:val="005645E3"/>
    <w:rsid w:val="005648FC"/>
    <w:rsid w:val="00565DBC"/>
    <w:rsid w:val="005660F9"/>
    <w:rsid w:val="00566BFB"/>
    <w:rsid w:val="00567C57"/>
    <w:rsid w:val="00570CD8"/>
    <w:rsid w:val="005726AF"/>
    <w:rsid w:val="00573CFD"/>
    <w:rsid w:val="00573D78"/>
    <w:rsid w:val="005741E7"/>
    <w:rsid w:val="00574E38"/>
    <w:rsid w:val="00575882"/>
    <w:rsid w:val="00575A9A"/>
    <w:rsid w:val="00576ED2"/>
    <w:rsid w:val="005779F2"/>
    <w:rsid w:val="005811F2"/>
    <w:rsid w:val="00582CF9"/>
    <w:rsid w:val="00583C66"/>
    <w:rsid w:val="0058402A"/>
    <w:rsid w:val="0058520C"/>
    <w:rsid w:val="00585D8F"/>
    <w:rsid w:val="00585F14"/>
    <w:rsid w:val="00585F22"/>
    <w:rsid w:val="00586EAF"/>
    <w:rsid w:val="00587930"/>
    <w:rsid w:val="00590AD8"/>
    <w:rsid w:val="00591EB8"/>
    <w:rsid w:val="005932FE"/>
    <w:rsid w:val="005957DE"/>
    <w:rsid w:val="005958BA"/>
    <w:rsid w:val="00595F00"/>
    <w:rsid w:val="00596155"/>
    <w:rsid w:val="00597064"/>
    <w:rsid w:val="005A2911"/>
    <w:rsid w:val="005A452D"/>
    <w:rsid w:val="005A4E90"/>
    <w:rsid w:val="005A64FD"/>
    <w:rsid w:val="005B045A"/>
    <w:rsid w:val="005B0B13"/>
    <w:rsid w:val="005B1509"/>
    <w:rsid w:val="005B3E72"/>
    <w:rsid w:val="005B44CC"/>
    <w:rsid w:val="005B6599"/>
    <w:rsid w:val="005B6AB6"/>
    <w:rsid w:val="005B768B"/>
    <w:rsid w:val="005C0A15"/>
    <w:rsid w:val="005C11E5"/>
    <w:rsid w:val="005C20BA"/>
    <w:rsid w:val="005C2A94"/>
    <w:rsid w:val="005C2D89"/>
    <w:rsid w:val="005C362C"/>
    <w:rsid w:val="005C4DE9"/>
    <w:rsid w:val="005C6D52"/>
    <w:rsid w:val="005D0CF8"/>
    <w:rsid w:val="005D0D7F"/>
    <w:rsid w:val="005D1E90"/>
    <w:rsid w:val="005D237F"/>
    <w:rsid w:val="005D2D86"/>
    <w:rsid w:val="005D3437"/>
    <w:rsid w:val="005D39AF"/>
    <w:rsid w:val="005D44FC"/>
    <w:rsid w:val="005D47B1"/>
    <w:rsid w:val="005D51EA"/>
    <w:rsid w:val="005D5631"/>
    <w:rsid w:val="005D58F3"/>
    <w:rsid w:val="005D6429"/>
    <w:rsid w:val="005D7F2C"/>
    <w:rsid w:val="005E129F"/>
    <w:rsid w:val="005E298E"/>
    <w:rsid w:val="005E2D35"/>
    <w:rsid w:val="005E2E4F"/>
    <w:rsid w:val="005F1636"/>
    <w:rsid w:val="005F31A1"/>
    <w:rsid w:val="005F378F"/>
    <w:rsid w:val="005F4A5E"/>
    <w:rsid w:val="005F5961"/>
    <w:rsid w:val="005F6614"/>
    <w:rsid w:val="005F71E6"/>
    <w:rsid w:val="005F7397"/>
    <w:rsid w:val="005F7785"/>
    <w:rsid w:val="00600944"/>
    <w:rsid w:val="006019C8"/>
    <w:rsid w:val="00602BDD"/>
    <w:rsid w:val="00602C5E"/>
    <w:rsid w:val="00604E93"/>
    <w:rsid w:val="006057B3"/>
    <w:rsid w:val="00607887"/>
    <w:rsid w:val="006112F1"/>
    <w:rsid w:val="006114D7"/>
    <w:rsid w:val="0061495F"/>
    <w:rsid w:val="0061527A"/>
    <w:rsid w:val="00616458"/>
    <w:rsid w:val="006169F5"/>
    <w:rsid w:val="00616E04"/>
    <w:rsid w:val="00620EAA"/>
    <w:rsid w:val="00621002"/>
    <w:rsid w:val="00621A46"/>
    <w:rsid w:val="0062237E"/>
    <w:rsid w:val="00623BBF"/>
    <w:rsid w:val="00626911"/>
    <w:rsid w:val="00626C26"/>
    <w:rsid w:val="00626E1F"/>
    <w:rsid w:val="00630B0B"/>
    <w:rsid w:val="006326E3"/>
    <w:rsid w:val="0063292A"/>
    <w:rsid w:val="0063385C"/>
    <w:rsid w:val="0063409E"/>
    <w:rsid w:val="00640788"/>
    <w:rsid w:val="00640B47"/>
    <w:rsid w:val="00640D2B"/>
    <w:rsid w:val="0064145D"/>
    <w:rsid w:val="006417BD"/>
    <w:rsid w:val="00641AD9"/>
    <w:rsid w:val="00644134"/>
    <w:rsid w:val="0064438C"/>
    <w:rsid w:val="00644C67"/>
    <w:rsid w:val="0064590A"/>
    <w:rsid w:val="006464C9"/>
    <w:rsid w:val="00647203"/>
    <w:rsid w:val="00647892"/>
    <w:rsid w:val="00647992"/>
    <w:rsid w:val="00650352"/>
    <w:rsid w:val="00651ACC"/>
    <w:rsid w:val="006525F1"/>
    <w:rsid w:val="0065269E"/>
    <w:rsid w:val="00652767"/>
    <w:rsid w:val="00653F4B"/>
    <w:rsid w:val="006554C4"/>
    <w:rsid w:val="00656DF4"/>
    <w:rsid w:val="00657537"/>
    <w:rsid w:val="00657D30"/>
    <w:rsid w:val="0066090F"/>
    <w:rsid w:val="00661088"/>
    <w:rsid w:val="006612CE"/>
    <w:rsid w:val="0066308A"/>
    <w:rsid w:val="00663133"/>
    <w:rsid w:val="006639E0"/>
    <w:rsid w:val="0066420A"/>
    <w:rsid w:val="0066577A"/>
    <w:rsid w:val="00665CFE"/>
    <w:rsid w:val="0067051D"/>
    <w:rsid w:val="00670DCE"/>
    <w:rsid w:val="00671569"/>
    <w:rsid w:val="00673EC0"/>
    <w:rsid w:val="00673FA3"/>
    <w:rsid w:val="006740E7"/>
    <w:rsid w:val="006749A0"/>
    <w:rsid w:val="006756D2"/>
    <w:rsid w:val="00675FBF"/>
    <w:rsid w:val="00677D12"/>
    <w:rsid w:val="006807B6"/>
    <w:rsid w:val="00681E8A"/>
    <w:rsid w:val="006825D4"/>
    <w:rsid w:val="00683C73"/>
    <w:rsid w:val="0068516A"/>
    <w:rsid w:val="00685ACE"/>
    <w:rsid w:val="00685EBC"/>
    <w:rsid w:val="0068799A"/>
    <w:rsid w:val="00687B30"/>
    <w:rsid w:val="00690841"/>
    <w:rsid w:val="006914A8"/>
    <w:rsid w:val="006917AF"/>
    <w:rsid w:val="00691D93"/>
    <w:rsid w:val="00691F62"/>
    <w:rsid w:val="00691FBC"/>
    <w:rsid w:val="0069278A"/>
    <w:rsid w:val="00697049"/>
    <w:rsid w:val="006971BC"/>
    <w:rsid w:val="006A1883"/>
    <w:rsid w:val="006A2736"/>
    <w:rsid w:val="006A2C82"/>
    <w:rsid w:val="006A3EB8"/>
    <w:rsid w:val="006A4594"/>
    <w:rsid w:val="006A4FF2"/>
    <w:rsid w:val="006A5826"/>
    <w:rsid w:val="006A5F86"/>
    <w:rsid w:val="006A7915"/>
    <w:rsid w:val="006B029E"/>
    <w:rsid w:val="006B092B"/>
    <w:rsid w:val="006B1230"/>
    <w:rsid w:val="006B31E6"/>
    <w:rsid w:val="006B31F8"/>
    <w:rsid w:val="006B3943"/>
    <w:rsid w:val="006B453E"/>
    <w:rsid w:val="006B4708"/>
    <w:rsid w:val="006B471D"/>
    <w:rsid w:val="006B7FB1"/>
    <w:rsid w:val="006C0D30"/>
    <w:rsid w:val="006C2123"/>
    <w:rsid w:val="006C6FB4"/>
    <w:rsid w:val="006C7114"/>
    <w:rsid w:val="006C7A78"/>
    <w:rsid w:val="006D0090"/>
    <w:rsid w:val="006D1279"/>
    <w:rsid w:val="006D3198"/>
    <w:rsid w:val="006D67AD"/>
    <w:rsid w:val="006D710E"/>
    <w:rsid w:val="006D745B"/>
    <w:rsid w:val="006E0341"/>
    <w:rsid w:val="006E0855"/>
    <w:rsid w:val="006E0EBC"/>
    <w:rsid w:val="006E13B0"/>
    <w:rsid w:val="006E1BD1"/>
    <w:rsid w:val="006E2DBA"/>
    <w:rsid w:val="006E31BA"/>
    <w:rsid w:val="006E4FF2"/>
    <w:rsid w:val="006E5C03"/>
    <w:rsid w:val="006E7649"/>
    <w:rsid w:val="006E7909"/>
    <w:rsid w:val="006E79AE"/>
    <w:rsid w:val="006F0C47"/>
    <w:rsid w:val="006F1F6E"/>
    <w:rsid w:val="006F2A46"/>
    <w:rsid w:val="006F2B60"/>
    <w:rsid w:val="006F3E98"/>
    <w:rsid w:val="006F4457"/>
    <w:rsid w:val="006F719D"/>
    <w:rsid w:val="006F76C4"/>
    <w:rsid w:val="006F78F2"/>
    <w:rsid w:val="006F7D76"/>
    <w:rsid w:val="007005EA"/>
    <w:rsid w:val="007009F5"/>
    <w:rsid w:val="00701CC2"/>
    <w:rsid w:val="00702FD3"/>
    <w:rsid w:val="00703560"/>
    <w:rsid w:val="00704CAE"/>
    <w:rsid w:val="00704E72"/>
    <w:rsid w:val="0070506A"/>
    <w:rsid w:val="007055A3"/>
    <w:rsid w:val="00705DFE"/>
    <w:rsid w:val="00710B0F"/>
    <w:rsid w:val="00710B28"/>
    <w:rsid w:val="00712A14"/>
    <w:rsid w:val="00713762"/>
    <w:rsid w:val="00713779"/>
    <w:rsid w:val="00713E63"/>
    <w:rsid w:val="00715676"/>
    <w:rsid w:val="00716826"/>
    <w:rsid w:val="007168B6"/>
    <w:rsid w:val="00720864"/>
    <w:rsid w:val="00720B49"/>
    <w:rsid w:val="007214BB"/>
    <w:rsid w:val="0072184F"/>
    <w:rsid w:val="00722239"/>
    <w:rsid w:val="00722F33"/>
    <w:rsid w:val="007237B1"/>
    <w:rsid w:val="00724BBC"/>
    <w:rsid w:val="00726591"/>
    <w:rsid w:val="007266E1"/>
    <w:rsid w:val="00726C23"/>
    <w:rsid w:val="00727E30"/>
    <w:rsid w:val="007319BA"/>
    <w:rsid w:val="007327D2"/>
    <w:rsid w:val="00733080"/>
    <w:rsid w:val="0073323D"/>
    <w:rsid w:val="00734A92"/>
    <w:rsid w:val="00734ABC"/>
    <w:rsid w:val="00734D2C"/>
    <w:rsid w:val="007352F3"/>
    <w:rsid w:val="00735B67"/>
    <w:rsid w:val="00736AAD"/>
    <w:rsid w:val="007371A6"/>
    <w:rsid w:val="0074034D"/>
    <w:rsid w:val="00740819"/>
    <w:rsid w:val="0074093E"/>
    <w:rsid w:val="0074224A"/>
    <w:rsid w:val="0074256F"/>
    <w:rsid w:val="00742D0F"/>
    <w:rsid w:val="007435EB"/>
    <w:rsid w:val="00743B62"/>
    <w:rsid w:val="00744567"/>
    <w:rsid w:val="00746250"/>
    <w:rsid w:val="00746989"/>
    <w:rsid w:val="00747843"/>
    <w:rsid w:val="00750ADC"/>
    <w:rsid w:val="00750BCE"/>
    <w:rsid w:val="007526BD"/>
    <w:rsid w:val="0075344B"/>
    <w:rsid w:val="00755C84"/>
    <w:rsid w:val="007608F9"/>
    <w:rsid w:val="007609A5"/>
    <w:rsid w:val="00761369"/>
    <w:rsid w:val="00761635"/>
    <w:rsid w:val="00762E4A"/>
    <w:rsid w:val="007630A9"/>
    <w:rsid w:val="00763262"/>
    <w:rsid w:val="00764886"/>
    <w:rsid w:val="00765CF1"/>
    <w:rsid w:val="00766CFD"/>
    <w:rsid w:val="00770A96"/>
    <w:rsid w:val="007718BF"/>
    <w:rsid w:val="0077249A"/>
    <w:rsid w:val="0077325A"/>
    <w:rsid w:val="00774091"/>
    <w:rsid w:val="00774989"/>
    <w:rsid w:val="007763BE"/>
    <w:rsid w:val="00776EAD"/>
    <w:rsid w:val="0077781B"/>
    <w:rsid w:val="0078141E"/>
    <w:rsid w:val="00781937"/>
    <w:rsid w:val="007820BE"/>
    <w:rsid w:val="00782DA3"/>
    <w:rsid w:val="007838A1"/>
    <w:rsid w:val="00784DE9"/>
    <w:rsid w:val="007858E8"/>
    <w:rsid w:val="00786617"/>
    <w:rsid w:val="0078756A"/>
    <w:rsid w:val="007918C0"/>
    <w:rsid w:val="007943A3"/>
    <w:rsid w:val="00795F07"/>
    <w:rsid w:val="00796543"/>
    <w:rsid w:val="00796599"/>
    <w:rsid w:val="007968D6"/>
    <w:rsid w:val="007971A7"/>
    <w:rsid w:val="007973E9"/>
    <w:rsid w:val="0079745E"/>
    <w:rsid w:val="00797F89"/>
    <w:rsid w:val="007A213E"/>
    <w:rsid w:val="007A3998"/>
    <w:rsid w:val="007A4529"/>
    <w:rsid w:val="007A5235"/>
    <w:rsid w:val="007A5775"/>
    <w:rsid w:val="007A696D"/>
    <w:rsid w:val="007A6F1D"/>
    <w:rsid w:val="007A7F1C"/>
    <w:rsid w:val="007B00C7"/>
    <w:rsid w:val="007B1CE2"/>
    <w:rsid w:val="007B3218"/>
    <w:rsid w:val="007B3279"/>
    <w:rsid w:val="007B34C9"/>
    <w:rsid w:val="007B38A4"/>
    <w:rsid w:val="007B3F5D"/>
    <w:rsid w:val="007B4634"/>
    <w:rsid w:val="007B5722"/>
    <w:rsid w:val="007B6C70"/>
    <w:rsid w:val="007B746B"/>
    <w:rsid w:val="007B7472"/>
    <w:rsid w:val="007B7FA4"/>
    <w:rsid w:val="007C01EA"/>
    <w:rsid w:val="007C0952"/>
    <w:rsid w:val="007C3875"/>
    <w:rsid w:val="007C4B83"/>
    <w:rsid w:val="007C6F7B"/>
    <w:rsid w:val="007C7EC4"/>
    <w:rsid w:val="007C7EEA"/>
    <w:rsid w:val="007D0D19"/>
    <w:rsid w:val="007D1459"/>
    <w:rsid w:val="007D2ACF"/>
    <w:rsid w:val="007D334D"/>
    <w:rsid w:val="007D3AA8"/>
    <w:rsid w:val="007D3D44"/>
    <w:rsid w:val="007D439C"/>
    <w:rsid w:val="007D50BD"/>
    <w:rsid w:val="007D6256"/>
    <w:rsid w:val="007D641B"/>
    <w:rsid w:val="007D64C2"/>
    <w:rsid w:val="007D7865"/>
    <w:rsid w:val="007E0C7E"/>
    <w:rsid w:val="007E403C"/>
    <w:rsid w:val="007E43D3"/>
    <w:rsid w:val="007E4AC9"/>
    <w:rsid w:val="007E4CB7"/>
    <w:rsid w:val="007E4F12"/>
    <w:rsid w:val="007E7588"/>
    <w:rsid w:val="007F0498"/>
    <w:rsid w:val="007F0DE7"/>
    <w:rsid w:val="007F1060"/>
    <w:rsid w:val="007F1088"/>
    <w:rsid w:val="007F1487"/>
    <w:rsid w:val="007F17F1"/>
    <w:rsid w:val="007F2A95"/>
    <w:rsid w:val="007F2DA4"/>
    <w:rsid w:val="007F3F51"/>
    <w:rsid w:val="007F6ACD"/>
    <w:rsid w:val="00800347"/>
    <w:rsid w:val="00800837"/>
    <w:rsid w:val="00800B05"/>
    <w:rsid w:val="00800F3E"/>
    <w:rsid w:val="0080101C"/>
    <w:rsid w:val="008012B5"/>
    <w:rsid w:val="008012C3"/>
    <w:rsid w:val="0080154B"/>
    <w:rsid w:val="008016B7"/>
    <w:rsid w:val="00802FA3"/>
    <w:rsid w:val="00803475"/>
    <w:rsid w:val="0080365A"/>
    <w:rsid w:val="00804ED6"/>
    <w:rsid w:val="00805960"/>
    <w:rsid w:val="008061C7"/>
    <w:rsid w:val="00810398"/>
    <w:rsid w:val="0081181B"/>
    <w:rsid w:val="00811BAA"/>
    <w:rsid w:val="00812134"/>
    <w:rsid w:val="008155E2"/>
    <w:rsid w:val="00815A8C"/>
    <w:rsid w:val="0081606F"/>
    <w:rsid w:val="0081673F"/>
    <w:rsid w:val="00816E31"/>
    <w:rsid w:val="008233E4"/>
    <w:rsid w:val="00824205"/>
    <w:rsid w:val="0082523B"/>
    <w:rsid w:val="008256F6"/>
    <w:rsid w:val="00826A1D"/>
    <w:rsid w:val="00830A6C"/>
    <w:rsid w:val="00831D23"/>
    <w:rsid w:val="008321BE"/>
    <w:rsid w:val="0083237F"/>
    <w:rsid w:val="00832DF1"/>
    <w:rsid w:val="00833DB5"/>
    <w:rsid w:val="00835102"/>
    <w:rsid w:val="00835552"/>
    <w:rsid w:val="008359E9"/>
    <w:rsid w:val="00835CB6"/>
    <w:rsid w:val="008362D2"/>
    <w:rsid w:val="00837F2E"/>
    <w:rsid w:val="00837F61"/>
    <w:rsid w:val="008402F5"/>
    <w:rsid w:val="0084122C"/>
    <w:rsid w:val="00841AE6"/>
    <w:rsid w:val="00841F7C"/>
    <w:rsid w:val="00845389"/>
    <w:rsid w:val="00846E4D"/>
    <w:rsid w:val="0085155A"/>
    <w:rsid w:val="008518EF"/>
    <w:rsid w:val="00852F2D"/>
    <w:rsid w:val="00855713"/>
    <w:rsid w:val="00855E58"/>
    <w:rsid w:val="00856090"/>
    <w:rsid w:val="008561AC"/>
    <w:rsid w:val="00856538"/>
    <w:rsid w:val="00856D96"/>
    <w:rsid w:val="00856DFB"/>
    <w:rsid w:val="008571D3"/>
    <w:rsid w:val="00857BA3"/>
    <w:rsid w:val="008616D4"/>
    <w:rsid w:val="00862187"/>
    <w:rsid w:val="008625DB"/>
    <w:rsid w:val="0086363C"/>
    <w:rsid w:val="00863FCA"/>
    <w:rsid w:val="00864A09"/>
    <w:rsid w:val="0086538A"/>
    <w:rsid w:val="00867C92"/>
    <w:rsid w:val="00870157"/>
    <w:rsid w:val="00870B73"/>
    <w:rsid w:val="00871B7E"/>
    <w:rsid w:val="00872999"/>
    <w:rsid w:val="00872F33"/>
    <w:rsid w:val="00873421"/>
    <w:rsid w:val="0087349E"/>
    <w:rsid w:val="008740CE"/>
    <w:rsid w:val="008759F5"/>
    <w:rsid w:val="00875AB7"/>
    <w:rsid w:val="008777F0"/>
    <w:rsid w:val="008806C0"/>
    <w:rsid w:val="00880AA2"/>
    <w:rsid w:val="00880B31"/>
    <w:rsid w:val="00881C0D"/>
    <w:rsid w:val="00882131"/>
    <w:rsid w:val="0088403F"/>
    <w:rsid w:val="00884849"/>
    <w:rsid w:val="008856FE"/>
    <w:rsid w:val="00885D63"/>
    <w:rsid w:val="00887528"/>
    <w:rsid w:val="00887586"/>
    <w:rsid w:val="00887A08"/>
    <w:rsid w:val="00890863"/>
    <w:rsid w:val="00890873"/>
    <w:rsid w:val="00890B4B"/>
    <w:rsid w:val="00891E97"/>
    <w:rsid w:val="008925CA"/>
    <w:rsid w:val="0089299E"/>
    <w:rsid w:val="00892E73"/>
    <w:rsid w:val="00894CA9"/>
    <w:rsid w:val="00895939"/>
    <w:rsid w:val="00896DC6"/>
    <w:rsid w:val="00897A7D"/>
    <w:rsid w:val="008A2BD1"/>
    <w:rsid w:val="008A2C28"/>
    <w:rsid w:val="008A36D6"/>
    <w:rsid w:val="008A46B1"/>
    <w:rsid w:val="008A4A15"/>
    <w:rsid w:val="008A5BB7"/>
    <w:rsid w:val="008A798E"/>
    <w:rsid w:val="008B040F"/>
    <w:rsid w:val="008B080C"/>
    <w:rsid w:val="008B0AE9"/>
    <w:rsid w:val="008B0EDD"/>
    <w:rsid w:val="008B1DFC"/>
    <w:rsid w:val="008B26A0"/>
    <w:rsid w:val="008B3C4B"/>
    <w:rsid w:val="008B7453"/>
    <w:rsid w:val="008C10D6"/>
    <w:rsid w:val="008C19BA"/>
    <w:rsid w:val="008C202A"/>
    <w:rsid w:val="008C259D"/>
    <w:rsid w:val="008C2CAC"/>
    <w:rsid w:val="008C3601"/>
    <w:rsid w:val="008C3745"/>
    <w:rsid w:val="008C51B4"/>
    <w:rsid w:val="008C5D3C"/>
    <w:rsid w:val="008D0730"/>
    <w:rsid w:val="008D12EB"/>
    <w:rsid w:val="008D15EF"/>
    <w:rsid w:val="008D1F17"/>
    <w:rsid w:val="008D4680"/>
    <w:rsid w:val="008D4C9D"/>
    <w:rsid w:val="008D4ED8"/>
    <w:rsid w:val="008D614F"/>
    <w:rsid w:val="008D622F"/>
    <w:rsid w:val="008D7375"/>
    <w:rsid w:val="008E4E9A"/>
    <w:rsid w:val="008E7809"/>
    <w:rsid w:val="008E7FB9"/>
    <w:rsid w:val="008F200A"/>
    <w:rsid w:val="008F2495"/>
    <w:rsid w:val="008F26C0"/>
    <w:rsid w:val="008F2C43"/>
    <w:rsid w:val="008F5D8C"/>
    <w:rsid w:val="008F64C8"/>
    <w:rsid w:val="008F6AE8"/>
    <w:rsid w:val="008F786B"/>
    <w:rsid w:val="009001D4"/>
    <w:rsid w:val="00900AC3"/>
    <w:rsid w:val="00900F06"/>
    <w:rsid w:val="00901160"/>
    <w:rsid w:val="00904657"/>
    <w:rsid w:val="009055E1"/>
    <w:rsid w:val="00907C09"/>
    <w:rsid w:val="00907DFD"/>
    <w:rsid w:val="00907F7D"/>
    <w:rsid w:val="00910456"/>
    <w:rsid w:val="00910BCB"/>
    <w:rsid w:val="0091234D"/>
    <w:rsid w:val="00912351"/>
    <w:rsid w:val="00912EF1"/>
    <w:rsid w:val="00913BAF"/>
    <w:rsid w:val="00914505"/>
    <w:rsid w:val="00915637"/>
    <w:rsid w:val="00917DCE"/>
    <w:rsid w:val="00920C9B"/>
    <w:rsid w:val="00921005"/>
    <w:rsid w:val="00921D0D"/>
    <w:rsid w:val="00922C14"/>
    <w:rsid w:val="0092354A"/>
    <w:rsid w:val="00926F46"/>
    <w:rsid w:val="009270E5"/>
    <w:rsid w:val="00927150"/>
    <w:rsid w:val="009274FC"/>
    <w:rsid w:val="00927535"/>
    <w:rsid w:val="00927DEC"/>
    <w:rsid w:val="009325E8"/>
    <w:rsid w:val="00933742"/>
    <w:rsid w:val="009349FF"/>
    <w:rsid w:val="0093595F"/>
    <w:rsid w:val="00935E88"/>
    <w:rsid w:val="00937117"/>
    <w:rsid w:val="009420BA"/>
    <w:rsid w:val="00943248"/>
    <w:rsid w:val="009440BE"/>
    <w:rsid w:val="00944E33"/>
    <w:rsid w:val="009465F2"/>
    <w:rsid w:val="009475FA"/>
    <w:rsid w:val="0094763F"/>
    <w:rsid w:val="00947CA2"/>
    <w:rsid w:val="00950C11"/>
    <w:rsid w:val="00952404"/>
    <w:rsid w:val="00953C9D"/>
    <w:rsid w:val="00955DE4"/>
    <w:rsid w:val="00956940"/>
    <w:rsid w:val="009569A2"/>
    <w:rsid w:val="0095774C"/>
    <w:rsid w:val="00957A66"/>
    <w:rsid w:val="00961632"/>
    <w:rsid w:val="00962294"/>
    <w:rsid w:val="00962CEB"/>
    <w:rsid w:val="00962E3F"/>
    <w:rsid w:val="009630EF"/>
    <w:rsid w:val="00963108"/>
    <w:rsid w:val="00963134"/>
    <w:rsid w:val="009638CB"/>
    <w:rsid w:val="009665AE"/>
    <w:rsid w:val="0097019D"/>
    <w:rsid w:val="00972C25"/>
    <w:rsid w:val="00974142"/>
    <w:rsid w:val="00974364"/>
    <w:rsid w:val="00974DB7"/>
    <w:rsid w:val="00976117"/>
    <w:rsid w:val="00976F53"/>
    <w:rsid w:val="00980D7B"/>
    <w:rsid w:val="00981A44"/>
    <w:rsid w:val="009821A9"/>
    <w:rsid w:val="00982377"/>
    <w:rsid w:val="00982AED"/>
    <w:rsid w:val="0098303F"/>
    <w:rsid w:val="0098350A"/>
    <w:rsid w:val="0098401F"/>
    <w:rsid w:val="00986BD0"/>
    <w:rsid w:val="00992328"/>
    <w:rsid w:val="0099244A"/>
    <w:rsid w:val="00992989"/>
    <w:rsid w:val="00992AD7"/>
    <w:rsid w:val="00992ADF"/>
    <w:rsid w:val="00993193"/>
    <w:rsid w:val="0099362D"/>
    <w:rsid w:val="009945F7"/>
    <w:rsid w:val="009958EF"/>
    <w:rsid w:val="00996473"/>
    <w:rsid w:val="009965F0"/>
    <w:rsid w:val="0099660F"/>
    <w:rsid w:val="00997291"/>
    <w:rsid w:val="009A0179"/>
    <w:rsid w:val="009A04D4"/>
    <w:rsid w:val="009A068A"/>
    <w:rsid w:val="009A0854"/>
    <w:rsid w:val="009A13EA"/>
    <w:rsid w:val="009A2A6E"/>
    <w:rsid w:val="009A2EBC"/>
    <w:rsid w:val="009A33C3"/>
    <w:rsid w:val="009A4CAB"/>
    <w:rsid w:val="009A5903"/>
    <w:rsid w:val="009A6264"/>
    <w:rsid w:val="009A643B"/>
    <w:rsid w:val="009B0A24"/>
    <w:rsid w:val="009B0B9E"/>
    <w:rsid w:val="009B0EBE"/>
    <w:rsid w:val="009B16E1"/>
    <w:rsid w:val="009B1B97"/>
    <w:rsid w:val="009B2804"/>
    <w:rsid w:val="009B2FC1"/>
    <w:rsid w:val="009B3005"/>
    <w:rsid w:val="009B3231"/>
    <w:rsid w:val="009B4DA7"/>
    <w:rsid w:val="009B741B"/>
    <w:rsid w:val="009B7DD8"/>
    <w:rsid w:val="009C0B12"/>
    <w:rsid w:val="009C0D47"/>
    <w:rsid w:val="009C0FE1"/>
    <w:rsid w:val="009C4CE6"/>
    <w:rsid w:val="009C5913"/>
    <w:rsid w:val="009C7467"/>
    <w:rsid w:val="009D0458"/>
    <w:rsid w:val="009D0A6C"/>
    <w:rsid w:val="009D0F36"/>
    <w:rsid w:val="009D1CFE"/>
    <w:rsid w:val="009D3B9A"/>
    <w:rsid w:val="009D54CE"/>
    <w:rsid w:val="009D6579"/>
    <w:rsid w:val="009D7F0A"/>
    <w:rsid w:val="009E1309"/>
    <w:rsid w:val="009E3B6E"/>
    <w:rsid w:val="009E3D51"/>
    <w:rsid w:val="009E4314"/>
    <w:rsid w:val="009E5AB8"/>
    <w:rsid w:val="009E6788"/>
    <w:rsid w:val="009E7097"/>
    <w:rsid w:val="009E7366"/>
    <w:rsid w:val="009F01D1"/>
    <w:rsid w:val="009F18B4"/>
    <w:rsid w:val="009F1CB7"/>
    <w:rsid w:val="009F241A"/>
    <w:rsid w:val="009F242C"/>
    <w:rsid w:val="009F24E6"/>
    <w:rsid w:val="009F2CD5"/>
    <w:rsid w:val="009F47BE"/>
    <w:rsid w:val="009F4D00"/>
    <w:rsid w:val="009F5610"/>
    <w:rsid w:val="009F5B7F"/>
    <w:rsid w:val="009F6F14"/>
    <w:rsid w:val="009F73C3"/>
    <w:rsid w:val="00A0060D"/>
    <w:rsid w:val="00A017EA"/>
    <w:rsid w:val="00A03158"/>
    <w:rsid w:val="00A03B72"/>
    <w:rsid w:val="00A04CC7"/>
    <w:rsid w:val="00A10F23"/>
    <w:rsid w:val="00A11AA5"/>
    <w:rsid w:val="00A127C1"/>
    <w:rsid w:val="00A13DBD"/>
    <w:rsid w:val="00A13F53"/>
    <w:rsid w:val="00A148A5"/>
    <w:rsid w:val="00A1513B"/>
    <w:rsid w:val="00A1579C"/>
    <w:rsid w:val="00A16C08"/>
    <w:rsid w:val="00A20899"/>
    <w:rsid w:val="00A2234B"/>
    <w:rsid w:val="00A2295A"/>
    <w:rsid w:val="00A2316E"/>
    <w:rsid w:val="00A23262"/>
    <w:rsid w:val="00A237F4"/>
    <w:rsid w:val="00A23B63"/>
    <w:rsid w:val="00A2479A"/>
    <w:rsid w:val="00A25260"/>
    <w:rsid w:val="00A25741"/>
    <w:rsid w:val="00A25D69"/>
    <w:rsid w:val="00A26387"/>
    <w:rsid w:val="00A27673"/>
    <w:rsid w:val="00A325FF"/>
    <w:rsid w:val="00A3347C"/>
    <w:rsid w:val="00A3418E"/>
    <w:rsid w:val="00A342F0"/>
    <w:rsid w:val="00A347CB"/>
    <w:rsid w:val="00A36522"/>
    <w:rsid w:val="00A36E9F"/>
    <w:rsid w:val="00A41F37"/>
    <w:rsid w:val="00A420B3"/>
    <w:rsid w:val="00A42185"/>
    <w:rsid w:val="00A42672"/>
    <w:rsid w:val="00A4362C"/>
    <w:rsid w:val="00A43FDE"/>
    <w:rsid w:val="00A4543C"/>
    <w:rsid w:val="00A4549F"/>
    <w:rsid w:val="00A45A3D"/>
    <w:rsid w:val="00A47171"/>
    <w:rsid w:val="00A47E9E"/>
    <w:rsid w:val="00A501ED"/>
    <w:rsid w:val="00A50968"/>
    <w:rsid w:val="00A51A20"/>
    <w:rsid w:val="00A51FE1"/>
    <w:rsid w:val="00A535C0"/>
    <w:rsid w:val="00A54B9C"/>
    <w:rsid w:val="00A57C9B"/>
    <w:rsid w:val="00A57F9D"/>
    <w:rsid w:val="00A60530"/>
    <w:rsid w:val="00A6345D"/>
    <w:rsid w:val="00A645D0"/>
    <w:rsid w:val="00A6478D"/>
    <w:rsid w:val="00A65315"/>
    <w:rsid w:val="00A660D9"/>
    <w:rsid w:val="00A67D9D"/>
    <w:rsid w:val="00A67E1A"/>
    <w:rsid w:val="00A71666"/>
    <w:rsid w:val="00A73251"/>
    <w:rsid w:val="00A732E4"/>
    <w:rsid w:val="00A73DA9"/>
    <w:rsid w:val="00A73F8D"/>
    <w:rsid w:val="00A76D27"/>
    <w:rsid w:val="00A7794F"/>
    <w:rsid w:val="00A77E97"/>
    <w:rsid w:val="00A801A2"/>
    <w:rsid w:val="00A81F57"/>
    <w:rsid w:val="00A84FCD"/>
    <w:rsid w:val="00A85059"/>
    <w:rsid w:val="00A85116"/>
    <w:rsid w:val="00A85A28"/>
    <w:rsid w:val="00A862A2"/>
    <w:rsid w:val="00A86577"/>
    <w:rsid w:val="00A86727"/>
    <w:rsid w:val="00A86917"/>
    <w:rsid w:val="00A86F19"/>
    <w:rsid w:val="00A87A0B"/>
    <w:rsid w:val="00A87CA9"/>
    <w:rsid w:val="00A87D35"/>
    <w:rsid w:val="00A90029"/>
    <w:rsid w:val="00A90D82"/>
    <w:rsid w:val="00A91841"/>
    <w:rsid w:val="00A918F3"/>
    <w:rsid w:val="00A91FC5"/>
    <w:rsid w:val="00A92AA8"/>
    <w:rsid w:val="00A93B40"/>
    <w:rsid w:val="00A963CD"/>
    <w:rsid w:val="00A96988"/>
    <w:rsid w:val="00A96CEB"/>
    <w:rsid w:val="00A97CFD"/>
    <w:rsid w:val="00AA02D2"/>
    <w:rsid w:val="00AA08A3"/>
    <w:rsid w:val="00AA0EA3"/>
    <w:rsid w:val="00AA13EF"/>
    <w:rsid w:val="00AA2B4F"/>
    <w:rsid w:val="00AA6A68"/>
    <w:rsid w:val="00AA731E"/>
    <w:rsid w:val="00AA7C61"/>
    <w:rsid w:val="00AB1F17"/>
    <w:rsid w:val="00AB22D7"/>
    <w:rsid w:val="00AB230F"/>
    <w:rsid w:val="00AB30A1"/>
    <w:rsid w:val="00AB460C"/>
    <w:rsid w:val="00AB48B4"/>
    <w:rsid w:val="00AB58E1"/>
    <w:rsid w:val="00AB75F6"/>
    <w:rsid w:val="00AB7CB8"/>
    <w:rsid w:val="00AC056B"/>
    <w:rsid w:val="00AC134E"/>
    <w:rsid w:val="00AC30E2"/>
    <w:rsid w:val="00AC35C8"/>
    <w:rsid w:val="00AC3A31"/>
    <w:rsid w:val="00AC41A9"/>
    <w:rsid w:val="00AC4B7B"/>
    <w:rsid w:val="00AC5045"/>
    <w:rsid w:val="00AC58CF"/>
    <w:rsid w:val="00AC5E74"/>
    <w:rsid w:val="00AD0EF0"/>
    <w:rsid w:val="00AD1259"/>
    <w:rsid w:val="00AD128F"/>
    <w:rsid w:val="00AD1569"/>
    <w:rsid w:val="00AD2486"/>
    <w:rsid w:val="00AD279F"/>
    <w:rsid w:val="00AD3100"/>
    <w:rsid w:val="00AD3252"/>
    <w:rsid w:val="00AD3BB4"/>
    <w:rsid w:val="00AD4FCD"/>
    <w:rsid w:val="00AD513A"/>
    <w:rsid w:val="00AD5FEF"/>
    <w:rsid w:val="00AD6352"/>
    <w:rsid w:val="00AD7109"/>
    <w:rsid w:val="00AD7ECD"/>
    <w:rsid w:val="00AE0479"/>
    <w:rsid w:val="00AE1506"/>
    <w:rsid w:val="00AE1A10"/>
    <w:rsid w:val="00AE2B84"/>
    <w:rsid w:val="00AE337F"/>
    <w:rsid w:val="00AE3434"/>
    <w:rsid w:val="00AE3847"/>
    <w:rsid w:val="00AE74E6"/>
    <w:rsid w:val="00AE7D03"/>
    <w:rsid w:val="00AF0345"/>
    <w:rsid w:val="00AF0DC0"/>
    <w:rsid w:val="00AF1965"/>
    <w:rsid w:val="00AF21C3"/>
    <w:rsid w:val="00AF28F6"/>
    <w:rsid w:val="00AF3458"/>
    <w:rsid w:val="00AF57FA"/>
    <w:rsid w:val="00AF61B0"/>
    <w:rsid w:val="00AF65E2"/>
    <w:rsid w:val="00AF6856"/>
    <w:rsid w:val="00AF68EA"/>
    <w:rsid w:val="00AF769F"/>
    <w:rsid w:val="00B00101"/>
    <w:rsid w:val="00B01252"/>
    <w:rsid w:val="00B01913"/>
    <w:rsid w:val="00B0379A"/>
    <w:rsid w:val="00B03C1D"/>
    <w:rsid w:val="00B05582"/>
    <w:rsid w:val="00B05A50"/>
    <w:rsid w:val="00B06F77"/>
    <w:rsid w:val="00B072A6"/>
    <w:rsid w:val="00B1141B"/>
    <w:rsid w:val="00B11EF2"/>
    <w:rsid w:val="00B13639"/>
    <w:rsid w:val="00B13983"/>
    <w:rsid w:val="00B14354"/>
    <w:rsid w:val="00B15296"/>
    <w:rsid w:val="00B155EF"/>
    <w:rsid w:val="00B156C4"/>
    <w:rsid w:val="00B15A4F"/>
    <w:rsid w:val="00B20E67"/>
    <w:rsid w:val="00B21D80"/>
    <w:rsid w:val="00B22B69"/>
    <w:rsid w:val="00B233D8"/>
    <w:rsid w:val="00B23A0F"/>
    <w:rsid w:val="00B27109"/>
    <w:rsid w:val="00B30E81"/>
    <w:rsid w:val="00B31449"/>
    <w:rsid w:val="00B316F8"/>
    <w:rsid w:val="00B31EF6"/>
    <w:rsid w:val="00B323DA"/>
    <w:rsid w:val="00B371B7"/>
    <w:rsid w:val="00B37E13"/>
    <w:rsid w:val="00B402C1"/>
    <w:rsid w:val="00B40F99"/>
    <w:rsid w:val="00B442AE"/>
    <w:rsid w:val="00B44486"/>
    <w:rsid w:val="00B44E20"/>
    <w:rsid w:val="00B46EAF"/>
    <w:rsid w:val="00B506D1"/>
    <w:rsid w:val="00B50945"/>
    <w:rsid w:val="00B5233B"/>
    <w:rsid w:val="00B52860"/>
    <w:rsid w:val="00B52F38"/>
    <w:rsid w:val="00B53154"/>
    <w:rsid w:val="00B533A2"/>
    <w:rsid w:val="00B53C7F"/>
    <w:rsid w:val="00B53D6C"/>
    <w:rsid w:val="00B53F35"/>
    <w:rsid w:val="00B54173"/>
    <w:rsid w:val="00B5583D"/>
    <w:rsid w:val="00B60BC5"/>
    <w:rsid w:val="00B624E6"/>
    <w:rsid w:val="00B63717"/>
    <w:rsid w:val="00B63A43"/>
    <w:rsid w:val="00B64732"/>
    <w:rsid w:val="00B66653"/>
    <w:rsid w:val="00B66F43"/>
    <w:rsid w:val="00B67BE3"/>
    <w:rsid w:val="00B730A1"/>
    <w:rsid w:val="00B73E30"/>
    <w:rsid w:val="00B74CA3"/>
    <w:rsid w:val="00B753EA"/>
    <w:rsid w:val="00B75A93"/>
    <w:rsid w:val="00B75D5A"/>
    <w:rsid w:val="00B7690B"/>
    <w:rsid w:val="00B77042"/>
    <w:rsid w:val="00B80280"/>
    <w:rsid w:val="00B811F3"/>
    <w:rsid w:val="00B814DC"/>
    <w:rsid w:val="00B81D59"/>
    <w:rsid w:val="00B84231"/>
    <w:rsid w:val="00B8430C"/>
    <w:rsid w:val="00B84315"/>
    <w:rsid w:val="00B84DC2"/>
    <w:rsid w:val="00B85B39"/>
    <w:rsid w:val="00B86200"/>
    <w:rsid w:val="00B86D16"/>
    <w:rsid w:val="00B87862"/>
    <w:rsid w:val="00B9195E"/>
    <w:rsid w:val="00B91E68"/>
    <w:rsid w:val="00B922DD"/>
    <w:rsid w:val="00B92433"/>
    <w:rsid w:val="00B97F52"/>
    <w:rsid w:val="00BA187B"/>
    <w:rsid w:val="00BA2532"/>
    <w:rsid w:val="00BA2653"/>
    <w:rsid w:val="00BA42F2"/>
    <w:rsid w:val="00BA4347"/>
    <w:rsid w:val="00BA4C35"/>
    <w:rsid w:val="00BA5013"/>
    <w:rsid w:val="00BA63B6"/>
    <w:rsid w:val="00BA6C8E"/>
    <w:rsid w:val="00BB1820"/>
    <w:rsid w:val="00BB5072"/>
    <w:rsid w:val="00BB622C"/>
    <w:rsid w:val="00BB63AC"/>
    <w:rsid w:val="00BB6979"/>
    <w:rsid w:val="00BB7A06"/>
    <w:rsid w:val="00BB7C78"/>
    <w:rsid w:val="00BC1102"/>
    <w:rsid w:val="00BC2FDD"/>
    <w:rsid w:val="00BC34A6"/>
    <w:rsid w:val="00BC353D"/>
    <w:rsid w:val="00BC4245"/>
    <w:rsid w:val="00BC4680"/>
    <w:rsid w:val="00BC4696"/>
    <w:rsid w:val="00BC53CB"/>
    <w:rsid w:val="00BC54DD"/>
    <w:rsid w:val="00BC5783"/>
    <w:rsid w:val="00BC5A95"/>
    <w:rsid w:val="00BC6210"/>
    <w:rsid w:val="00BC731E"/>
    <w:rsid w:val="00BC7603"/>
    <w:rsid w:val="00BD102D"/>
    <w:rsid w:val="00BD2DA0"/>
    <w:rsid w:val="00BD30AC"/>
    <w:rsid w:val="00BD47DA"/>
    <w:rsid w:val="00BD5D32"/>
    <w:rsid w:val="00BD6310"/>
    <w:rsid w:val="00BE0C80"/>
    <w:rsid w:val="00BE1971"/>
    <w:rsid w:val="00BE197F"/>
    <w:rsid w:val="00BE302A"/>
    <w:rsid w:val="00BE36C4"/>
    <w:rsid w:val="00BE62A8"/>
    <w:rsid w:val="00BE6AB0"/>
    <w:rsid w:val="00BE736E"/>
    <w:rsid w:val="00BF26B8"/>
    <w:rsid w:val="00BF2F18"/>
    <w:rsid w:val="00BF32C6"/>
    <w:rsid w:val="00BF388D"/>
    <w:rsid w:val="00BF3ADF"/>
    <w:rsid w:val="00BF3CD9"/>
    <w:rsid w:val="00BF3D7B"/>
    <w:rsid w:val="00BF45A5"/>
    <w:rsid w:val="00BF54EB"/>
    <w:rsid w:val="00BF5FEE"/>
    <w:rsid w:val="00BF65D4"/>
    <w:rsid w:val="00BF6830"/>
    <w:rsid w:val="00BF689D"/>
    <w:rsid w:val="00C03C8C"/>
    <w:rsid w:val="00C049F2"/>
    <w:rsid w:val="00C05345"/>
    <w:rsid w:val="00C05760"/>
    <w:rsid w:val="00C079CD"/>
    <w:rsid w:val="00C07E1C"/>
    <w:rsid w:val="00C10897"/>
    <w:rsid w:val="00C1109A"/>
    <w:rsid w:val="00C11CCC"/>
    <w:rsid w:val="00C12D8A"/>
    <w:rsid w:val="00C1347D"/>
    <w:rsid w:val="00C16C8B"/>
    <w:rsid w:val="00C174E3"/>
    <w:rsid w:val="00C1772A"/>
    <w:rsid w:val="00C17B14"/>
    <w:rsid w:val="00C17B7A"/>
    <w:rsid w:val="00C17EED"/>
    <w:rsid w:val="00C2233F"/>
    <w:rsid w:val="00C22DF0"/>
    <w:rsid w:val="00C235A0"/>
    <w:rsid w:val="00C2404E"/>
    <w:rsid w:val="00C245B6"/>
    <w:rsid w:val="00C2470B"/>
    <w:rsid w:val="00C24816"/>
    <w:rsid w:val="00C2522F"/>
    <w:rsid w:val="00C263CC"/>
    <w:rsid w:val="00C279E2"/>
    <w:rsid w:val="00C31533"/>
    <w:rsid w:val="00C327DC"/>
    <w:rsid w:val="00C33AE8"/>
    <w:rsid w:val="00C34304"/>
    <w:rsid w:val="00C352AC"/>
    <w:rsid w:val="00C35794"/>
    <w:rsid w:val="00C36DB1"/>
    <w:rsid w:val="00C37350"/>
    <w:rsid w:val="00C37C13"/>
    <w:rsid w:val="00C37E9F"/>
    <w:rsid w:val="00C4242B"/>
    <w:rsid w:val="00C42A88"/>
    <w:rsid w:val="00C43780"/>
    <w:rsid w:val="00C43DB9"/>
    <w:rsid w:val="00C44E25"/>
    <w:rsid w:val="00C46182"/>
    <w:rsid w:val="00C46DC4"/>
    <w:rsid w:val="00C47784"/>
    <w:rsid w:val="00C50F39"/>
    <w:rsid w:val="00C5199D"/>
    <w:rsid w:val="00C51BB5"/>
    <w:rsid w:val="00C51F7B"/>
    <w:rsid w:val="00C5255F"/>
    <w:rsid w:val="00C53055"/>
    <w:rsid w:val="00C538DE"/>
    <w:rsid w:val="00C5422F"/>
    <w:rsid w:val="00C5585A"/>
    <w:rsid w:val="00C56369"/>
    <w:rsid w:val="00C56B13"/>
    <w:rsid w:val="00C56B81"/>
    <w:rsid w:val="00C572F2"/>
    <w:rsid w:val="00C57C1A"/>
    <w:rsid w:val="00C60ABE"/>
    <w:rsid w:val="00C60E9B"/>
    <w:rsid w:val="00C61DC8"/>
    <w:rsid w:val="00C62596"/>
    <w:rsid w:val="00C629EC"/>
    <w:rsid w:val="00C6382D"/>
    <w:rsid w:val="00C6394C"/>
    <w:rsid w:val="00C646B4"/>
    <w:rsid w:val="00C65984"/>
    <w:rsid w:val="00C65D8C"/>
    <w:rsid w:val="00C66E22"/>
    <w:rsid w:val="00C6775D"/>
    <w:rsid w:val="00C67B81"/>
    <w:rsid w:val="00C70866"/>
    <w:rsid w:val="00C70986"/>
    <w:rsid w:val="00C71593"/>
    <w:rsid w:val="00C720D3"/>
    <w:rsid w:val="00C721BB"/>
    <w:rsid w:val="00C726D0"/>
    <w:rsid w:val="00C760EE"/>
    <w:rsid w:val="00C7628F"/>
    <w:rsid w:val="00C765D0"/>
    <w:rsid w:val="00C7765E"/>
    <w:rsid w:val="00C80FB5"/>
    <w:rsid w:val="00C83D0C"/>
    <w:rsid w:val="00C8423A"/>
    <w:rsid w:val="00C84DED"/>
    <w:rsid w:val="00C84F98"/>
    <w:rsid w:val="00C8673B"/>
    <w:rsid w:val="00C87086"/>
    <w:rsid w:val="00C87CD5"/>
    <w:rsid w:val="00C87DBC"/>
    <w:rsid w:val="00C91C94"/>
    <w:rsid w:val="00C9267B"/>
    <w:rsid w:val="00C95EB8"/>
    <w:rsid w:val="00CA0201"/>
    <w:rsid w:val="00CA1928"/>
    <w:rsid w:val="00CA2901"/>
    <w:rsid w:val="00CA3ED7"/>
    <w:rsid w:val="00CA4A45"/>
    <w:rsid w:val="00CA5C70"/>
    <w:rsid w:val="00CA765B"/>
    <w:rsid w:val="00CA7748"/>
    <w:rsid w:val="00CB0478"/>
    <w:rsid w:val="00CB0D37"/>
    <w:rsid w:val="00CB0F6C"/>
    <w:rsid w:val="00CB2BEF"/>
    <w:rsid w:val="00CB2FB9"/>
    <w:rsid w:val="00CB4099"/>
    <w:rsid w:val="00CB4E1B"/>
    <w:rsid w:val="00CB58FB"/>
    <w:rsid w:val="00CB6CAB"/>
    <w:rsid w:val="00CB7307"/>
    <w:rsid w:val="00CB7E40"/>
    <w:rsid w:val="00CC2D6F"/>
    <w:rsid w:val="00CC55F0"/>
    <w:rsid w:val="00CC5EB1"/>
    <w:rsid w:val="00CC66EA"/>
    <w:rsid w:val="00CC6C82"/>
    <w:rsid w:val="00CD093A"/>
    <w:rsid w:val="00CD0DD2"/>
    <w:rsid w:val="00CD1262"/>
    <w:rsid w:val="00CD132F"/>
    <w:rsid w:val="00CD1759"/>
    <w:rsid w:val="00CD31A9"/>
    <w:rsid w:val="00CD5C1C"/>
    <w:rsid w:val="00CD6F93"/>
    <w:rsid w:val="00CD73B9"/>
    <w:rsid w:val="00CD7ED5"/>
    <w:rsid w:val="00CE000B"/>
    <w:rsid w:val="00CE077E"/>
    <w:rsid w:val="00CE081D"/>
    <w:rsid w:val="00CE08C6"/>
    <w:rsid w:val="00CE08E3"/>
    <w:rsid w:val="00CE0F89"/>
    <w:rsid w:val="00CE2789"/>
    <w:rsid w:val="00CE2868"/>
    <w:rsid w:val="00CE5220"/>
    <w:rsid w:val="00CE5EFD"/>
    <w:rsid w:val="00CE689B"/>
    <w:rsid w:val="00CF0A30"/>
    <w:rsid w:val="00CF0F70"/>
    <w:rsid w:val="00CF1E8C"/>
    <w:rsid w:val="00CF2286"/>
    <w:rsid w:val="00CF3CCB"/>
    <w:rsid w:val="00CF404C"/>
    <w:rsid w:val="00CF4618"/>
    <w:rsid w:val="00CF6B67"/>
    <w:rsid w:val="00CF7E8D"/>
    <w:rsid w:val="00D0000B"/>
    <w:rsid w:val="00D02100"/>
    <w:rsid w:val="00D025D8"/>
    <w:rsid w:val="00D03411"/>
    <w:rsid w:val="00D03D31"/>
    <w:rsid w:val="00D047A9"/>
    <w:rsid w:val="00D059A0"/>
    <w:rsid w:val="00D0692B"/>
    <w:rsid w:val="00D0763E"/>
    <w:rsid w:val="00D10EE5"/>
    <w:rsid w:val="00D11C1C"/>
    <w:rsid w:val="00D122F8"/>
    <w:rsid w:val="00D12D93"/>
    <w:rsid w:val="00D14946"/>
    <w:rsid w:val="00D15063"/>
    <w:rsid w:val="00D17378"/>
    <w:rsid w:val="00D175B7"/>
    <w:rsid w:val="00D17E6C"/>
    <w:rsid w:val="00D17EEB"/>
    <w:rsid w:val="00D208F4"/>
    <w:rsid w:val="00D20986"/>
    <w:rsid w:val="00D21F17"/>
    <w:rsid w:val="00D2383A"/>
    <w:rsid w:val="00D266A5"/>
    <w:rsid w:val="00D2730A"/>
    <w:rsid w:val="00D3100C"/>
    <w:rsid w:val="00D312C6"/>
    <w:rsid w:val="00D331C7"/>
    <w:rsid w:val="00D33F35"/>
    <w:rsid w:val="00D350F9"/>
    <w:rsid w:val="00D352F9"/>
    <w:rsid w:val="00D35E99"/>
    <w:rsid w:val="00D36420"/>
    <w:rsid w:val="00D37057"/>
    <w:rsid w:val="00D37AC9"/>
    <w:rsid w:val="00D4024A"/>
    <w:rsid w:val="00D40999"/>
    <w:rsid w:val="00D45440"/>
    <w:rsid w:val="00D454E1"/>
    <w:rsid w:val="00D46C1E"/>
    <w:rsid w:val="00D4753F"/>
    <w:rsid w:val="00D50619"/>
    <w:rsid w:val="00D5147A"/>
    <w:rsid w:val="00D51CBC"/>
    <w:rsid w:val="00D53BAF"/>
    <w:rsid w:val="00D53D47"/>
    <w:rsid w:val="00D550D6"/>
    <w:rsid w:val="00D56312"/>
    <w:rsid w:val="00D5716B"/>
    <w:rsid w:val="00D60259"/>
    <w:rsid w:val="00D6116E"/>
    <w:rsid w:val="00D61B51"/>
    <w:rsid w:val="00D630AC"/>
    <w:rsid w:val="00D632B0"/>
    <w:rsid w:val="00D64337"/>
    <w:rsid w:val="00D64A5D"/>
    <w:rsid w:val="00D64F22"/>
    <w:rsid w:val="00D66BA7"/>
    <w:rsid w:val="00D70AD9"/>
    <w:rsid w:val="00D71DC6"/>
    <w:rsid w:val="00D73AC0"/>
    <w:rsid w:val="00D77142"/>
    <w:rsid w:val="00D774BD"/>
    <w:rsid w:val="00D77939"/>
    <w:rsid w:val="00D77E8D"/>
    <w:rsid w:val="00D813A6"/>
    <w:rsid w:val="00D82AC4"/>
    <w:rsid w:val="00D83E17"/>
    <w:rsid w:val="00D8591E"/>
    <w:rsid w:val="00D85C67"/>
    <w:rsid w:val="00D86BBC"/>
    <w:rsid w:val="00D87EE8"/>
    <w:rsid w:val="00D90149"/>
    <w:rsid w:val="00D9066D"/>
    <w:rsid w:val="00D90843"/>
    <w:rsid w:val="00D91012"/>
    <w:rsid w:val="00D91068"/>
    <w:rsid w:val="00D913B2"/>
    <w:rsid w:val="00D915A9"/>
    <w:rsid w:val="00D94AAE"/>
    <w:rsid w:val="00D96975"/>
    <w:rsid w:val="00D97EFD"/>
    <w:rsid w:val="00DA0C7E"/>
    <w:rsid w:val="00DA2D18"/>
    <w:rsid w:val="00DA30FF"/>
    <w:rsid w:val="00DA406C"/>
    <w:rsid w:val="00DA4B8B"/>
    <w:rsid w:val="00DA5F0E"/>
    <w:rsid w:val="00DA7DBF"/>
    <w:rsid w:val="00DB06E7"/>
    <w:rsid w:val="00DB12F1"/>
    <w:rsid w:val="00DB3013"/>
    <w:rsid w:val="00DB5A11"/>
    <w:rsid w:val="00DB5AE1"/>
    <w:rsid w:val="00DB5F5C"/>
    <w:rsid w:val="00DB6B6A"/>
    <w:rsid w:val="00DB7BE2"/>
    <w:rsid w:val="00DC0DD0"/>
    <w:rsid w:val="00DC0E0E"/>
    <w:rsid w:val="00DC112E"/>
    <w:rsid w:val="00DC17EA"/>
    <w:rsid w:val="00DC1E0F"/>
    <w:rsid w:val="00DC33C7"/>
    <w:rsid w:val="00DC36C3"/>
    <w:rsid w:val="00DC3AE6"/>
    <w:rsid w:val="00DC40C0"/>
    <w:rsid w:val="00DC5477"/>
    <w:rsid w:val="00DC761B"/>
    <w:rsid w:val="00DD02EB"/>
    <w:rsid w:val="00DD1BAE"/>
    <w:rsid w:val="00DD3133"/>
    <w:rsid w:val="00DD36E9"/>
    <w:rsid w:val="00DD3FDC"/>
    <w:rsid w:val="00DD4CFE"/>
    <w:rsid w:val="00DD5A69"/>
    <w:rsid w:val="00DD6A8A"/>
    <w:rsid w:val="00DE02E5"/>
    <w:rsid w:val="00DE13B9"/>
    <w:rsid w:val="00DE1B1A"/>
    <w:rsid w:val="00DE2E98"/>
    <w:rsid w:val="00DE375A"/>
    <w:rsid w:val="00DE395E"/>
    <w:rsid w:val="00DE54E7"/>
    <w:rsid w:val="00DE620F"/>
    <w:rsid w:val="00DE654C"/>
    <w:rsid w:val="00DE66F0"/>
    <w:rsid w:val="00DE6851"/>
    <w:rsid w:val="00DE7C02"/>
    <w:rsid w:val="00DF0990"/>
    <w:rsid w:val="00DF0EC8"/>
    <w:rsid w:val="00DF13E2"/>
    <w:rsid w:val="00DF2579"/>
    <w:rsid w:val="00DF2858"/>
    <w:rsid w:val="00DF37DD"/>
    <w:rsid w:val="00DF3E1E"/>
    <w:rsid w:val="00DF3FFF"/>
    <w:rsid w:val="00DF4534"/>
    <w:rsid w:val="00DF4E54"/>
    <w:rsid w:val="00DF5ECF"/>
    <w:rsid w:val="00DF6FEA"/>
    <w:rsid w:val="00E02626"/>
    <w:rsid w:val="00E02EB8"/>
    <w:rsid w:val="00E0715B"/>
    <w:rsid w:val="00E07BE7"/>
    <w:rsid w:val="00E07D31"/>
    <w:rsid w:val="00E101E0"/>
    <w:rsid w:val="00E114A5"/>
    <w:rsid w:val="00E11F35"/>
    <w:rsid w:val="00E126D0"/>
    <w:rsid w:val="00E12BC5"/>
    <w:rsid w:val="00E13476"/>
    <w:rsid w:val="00E135EA"/>
    <w:rsid w:val="00E143FE"/>
    <w:rsid w:val="00E15B5A"/>
    <w:rsid w:val="00E15DE2"/>
    <w:rsid w:val="00E15E1E"/>
    <w:rsid w:val="00E16200"/>
    <w:rsid w:val="00E16594"/>
    <w:rsid w:val="00E177C8"/>
    <w:rsid w:val="00E2073D"/>
    <w:rsid w:val="00E21C11"/>
    <w:rsid w:val="00E22A45"/>
    <w:rsid w:val="00E2591E"/>
    <w:rsid w:val="00E26D69"/>
    <w:rsid w:val="00E27F8A"/>
    <w:rsid w:val="00E31A56"/>
    <w:rsid w:val="00E332BD"/>
    <w:rsid w:val="00E33424"/>
    <w:rsid w:val="00E33FCC"/>
    <w:rsid w:val="00E34803"/>
    <w:rsid w:val="00E34CF8"/>
    <w:rsid w:val="00E35CC0"/>
    <w:rsid w:val="00E362A1"/>
    <w:rsid w:val="00E36D6F"/>
    <w:rsid w:val="00E36E6D"/>
    <w:rsid w:val="00E3742E"/>
    <w:rsid w:val="00E40147"/>
    <w:rsid w:val="00E41A7C"/>
    <w:rsid w:val="00E41AAC"/>
    <w:rsid w:val="00E424A0"/>
    <w:rsid w:val="00E42AAD"/>
    <w:rsid w:val="00E42AC4"/>
    <w:rsid w:val="00E43030"/>
    <w:rsid w:val="00E4370D"/>
    <w:rsid w:val="00E43A78"/>
    <w:rsid w:val="00E46C6A"/>
    <w:rsid w:val="00E46C78"/>
    <w:rsid w:val="00E46E40"/>
    <w:rsid w:val="00E51C8A"/>
    <w:rsid w:val="00E51D13"/>
    <w:rsid w:val="00E53168"/>
    <w:rsid w:val="00E54790"/>
    <w:rsid w:val="00E5525A"/>
    <w:rsid w:val="00E55EF4"/>
    <w:rsid w:val="00E56B7D"/>
    <w:rsid w:val="00E57F7E"/>
    <w:rsid w:val="00E60045"/>
    <w:rsid w:val="00E605ED"/>
    <w:rsid w:val="00E606EA"/>
    <w:rsid w:val="00E60C4D"/>
    <w:rsid w:val="00E6422A"/>
    <w:rsid w:val="00E65311"/>
    <w:rsid w:val="00E65D4A"/>
    <w:rsid w:val="00E66220"/>
    <w:rsid w:val="00E66EF4"/>
    <w:rsid w:val="00E670C7"/>
    <w:rsid w:val="00E673BD"/>
    <w:rsid w:val="00E674F1"/>
    <w:rsid w:val="00E67F4A"/>
    <w:rsid w:val="00E7283D"/>
    <w:rsid w:val="00E7381F"/>
    <w:rsid w:val="00E7394B"/>
    <w:rsid w:val="00E7521E"/>
    <w:rsid w:val="00E76D3F"/>
    <w:rsid w:val="00E778A2"/>
    <w:rsid w:val="00E81CFF"/>
    <w:rsid w:val="00E82674"/>
    <w:rsid w:val="00E82970"/>
    <w:rsid w:val="00E8389F"/>
    <w:rsid w:val="00E83B3A"/>
    <w:rsid w:val="00E83F61"/>
    <w:rsid w:val="00E867C8"/>
    <w:rsid w:val="00E868F7"/>
    <w:rsid w:val="00E913A9"/>
    <w:rsid w:val="00E92121"/>
    <w:rsid w:val="00E92D11"/>
    <w:rsid w:val="00E93055"/>
    <w:rsid w:val="00E94FA9"/>
    <w:rsid w:val="00E95535"/>
    <w:rsid w:val="00E956B2"/>
    <w:rsid w:val="00E96BBC"/>
    <w:rsid w:val="00E96D2C"/>
    <w:rsid w:val="00EA01EB"/>
    <w:rsid w:val="00EA149C"/>
    <w:rsid w:val="00EA19C6"/>
    <w:rsid w:val="00EA2002"/>
    <w:rsid w:val="00EA2F69"/>
    <w:rsid w:val="00EA3FC2"/>
    <w:rsid w:val="00EA55D0"/>
    <w:rsid w:val="00EA6918"/>
    <w:rsid w:val="00EA763D"/>
    <w:rsid w:val="00EB006C"/>
    <w:rsid w:val="00EB1575"/>
    <w:rsid w:val="00EB1C69"/>
    <w:rsid w:val="00EB41F3"/>
    <w:rsid w:val="00EB4BAC"/>
    <w:rsid w:val="00EB4D3D"/>
    <w:rsid w:val="00EB5845"/>
    <w:rsid w:val="00EB661C"/>
    <w:rsid w:val="00EB7245"/>
    <w:rsid w:val="00EB79FD"/>
    <w:rsid w:val="00EC0475"/>
    <w:rsid w:val="00EC07E4"/>
    <w:rsid w:val="00EC174A"/>
    <w:rsid w:val="00EC20FA"/>
    <w:rsid w:val="00EC2793"/>
    <w:rsid w:val="00EC282D"/>
    <w:rsid w:val="00EC4262"/>
    <w:rsid w:val="00EC6643"/>
    <w:rsid w:val="00EC722D"/>
    <w:rsid w:val="00EC7470"/>
    <w:rsid w:val="00ED03A7"/>
    <w:rsid w:val="00ED0D63"/>
    <w:rsid w:val="00ED15C8"/>
    <w:rsid w:val="00ED263F"/>
    <w:rsid w:val="00ED2B1B"/>
    <w:rsid w:val="00ED3F1A"/>
    <w:rsid w:val="00ED4636"/>
    <w:rsid w:val="00ED594A"/>
    <w:rsid w:val="00ED59E1"/>
    <w:rsid w:val="00ED68F0"/>
    <w:rsid w:val="00EE1381"/>
    <w:rsid w:val="00EE1D49"/>
    <w:rsid w:val="00EE2B36"/>
    <w:rsid w:val="00EE2B37"/>
    <w:rsid w:val="00EE2D8D"/>
    <w:rsid w:val="00EE3A17"/>
    <w:rsid w:val="00EE538F"/>
    <w:rsid w:val="00EE541C"/>
    <w:rsid w:val="00EE5529"/>
    <w:rsid w:val="00EE5954"/>
    <w:rsid w:val="00EE5BE6"/>
    <w:rsid w:val="00EE7564"/>
    <w:rsid w:val="00EF0623"/>
    <w:rsid w:val="00EF258E"/>
    <w:rsid w:val="00EF2A83"/>
    <w:rsid w:val="00EF470E"/>
    <w:rsid w:val="00EF4DD3"/>
    <w:rsid w:val="00EF5CA7"/>
    <w:rsid w:val="00EF689F"/>
    <w:rsid w:val="00F0261D"/>
    <w:rsid w:val="00F02B22"/>
    <w:rsid w:val="00F038D6"/>
    <w:rsid w:val="00F059ED"/>
    <w:rsid w:val="00F05E0C"/>
    <w:rsid w:val="00F05EAF"/>
    <w:rsid w:val="00F0651E"/>
    <w:rsid w:val="00F07020"/>
    <w:rsid w:val="00F10B5D"/>
    <w:rsid w:val="00F11B58"/>
    <w:rsid w:val="00F1693A"/>
    <w:rsid w:val="00F1737B"/>
    <w:rsid w:val="00F175D9"/>
    <w:rsid w:val="00F178BC"/>
    <w:rsid w:val="00F20E4F"/>
    <w:rsid w:val="00F21381"/>
    <w:rsid w:val="00F2192A"/>
    <w:rsid w:val="00F22007"/>
    <w:rsid w:val="00F221B6"/>
    <w:rsid w:val="00F24409"/>
    <w:rsid w:val="00F2444C"/>
    <w:rsid w:val="00F24918"/>
    <w:rsid w:val="00F24A2F"/>
    <w:rsid w:val="00F256A4"/>
    <w:rsid w:val="00F274E6"/>
    <w:rsid w:val="00F3289A"/>
    <w:rsid w:val="00F32BD8"/>
    <w:rsid w:val="00F3635A"/>
    <w:rsid w:val="00F3652D"/>
    <w:rsid w:val="00F36CA4"/>
    <w:rsid w:val="00F36CB6"/>
    <w:rsid w:val="00F40F82"/>
    <w:rsid w:val="00F41341"/>
    <w:rsid w:val="00F46237"/>
    <w:rsid w:val="00F46AD1"/>
    <w:rsid w:val="00F478FB"/>
    <w:rsid w:val="00F51706"/>
    <w:rsid w:val="00F5228D"/>
    <w:rsid w:val="00F52527"/>
    <w:rsid w:val="00F5261A"/>
    <w:rsid w:val="00F53F5A"/>
    <w:rsid w:val="00F547F3"/>
    <w:rsid w:val="00F549EF"/>
    <w:rsid w:val="00F563FB"/>
    <w:rsid w:val="00F570E7"/>
    <w:rsid w:val="00F6064B"/>
    <w:rsid w:val="00F615D7"/>
    <w:rsid w:val="00F61916"/>
    <w:rsid w:val="00F61CD6"/>
    <w:rsid w:val="00F62AEF"/>
    <w:rsid w:val="00F635E2"/>
    <w:rsid w:val="00F6421C"/>
    <w:rsid w:val="00F648C9"/>
    <w:rsid w:val="00F659AA"/>
    <w:rsid w:val="00F67C7C"/>
    <w:rsid w:val="00F70DC0"/>
    <w:rsid w:val="00F71B90"/>
    <w:rsid w:val="00F72A84"/>
    <w:rsid w:val="00F72C9B"/>
    <w:rsid w:val="00F7313C"/>
    <w:rsid w:val="00F73274"/>
    <w:rsid w:val="00F74455"/>
    <w:rsid w:val="00F764AF"/>
    <w:rsid w:val="00F768A9"/>
    <w:rsid w:val="00F77D54"/>
    <w:rsid w:val="00F819DE"/>
    <w:rsid w:val="00F83091"/>
    <w:rsid w:val="00F842B7"/>
    <w:rsid w:val="00F85B9F"/>
    <w:rsid w:val="00F87601"/>
    <w:rsid w:val="00F90742"/>
    <w:rsid w:val="00F909AF"/>
    <w:rsid w:val="00F90EE1"/>
    <w:rsid w:val="00F926C7"/>
    <w:rsid w:val="00F92754"/>
    <w:rsid w:val="00F93882"/>
    <w:rsid w:val="00F94D52"/>
    <w:rsid w:val="00F9515F"/>
    <w:rsid w:val="00FA04F6"/>
    <w:rsid w:val="00FA0E7A"/>
    <w:rsid w:val="00FA14D5"/>
    <w:rsid w:val="00FA2217"/>
    <w:rsid w:val="00FA23E6"/>
    <w:rsid w:val="00FA249F"/>
    <w:rsid w:val="00FA30A2"/>
    <w:rsid w:val="00FA52AC"/>
    <w:rsid w:val="00FB05E1"/>
    <w:rsid w:val="00FB09B0"/>
    <w:rsid w:val="00FB20C7"/>
    <w:rsid w:val="00FB26D3"/>
    <w:rsid w:val="00FB3374"/>
    <w:rsid w:val="00FB4479"/>
    <w:rsid w:val="00FB457A"/>
    <w:rsid w:val="00FB496E"/>
    <w:rsid w:val="00FB4CFF"/>
    <w:rsid w:val="00FB556C"/>
    <w:rsid w:val="00FB620B"/>
    <w:rsid w:val="00FB66A9"/>
    <w:rsid w:val="00FB7085"/>
    <w:rsid w:val="00FB79A0"/>
    <w:rsid w:val="00FC0930"/>
    <w:rsid w:val="00FC1DD4"/>
    <w:rsid w:val="00FC2684"/>
    <w:rsid w:val="00FC28A3"/>
    <w:rsid w:val="00FC3383"/>
    <w:rsid w:val="00FC4759"/>
    <w:rsid w:val="00FC4BA2"/>
    <w:rsid w:val="00FC6872"/>
    <w:rsid w:val="00FC6C61"/>
    <w:rsid w:val="00FC79B6"/>
    <w:rsid w:val="00FD08E6"/>
    <w:rsid w:val="00FD12F8"/>
    <w:rsid w:val="00FD22AE"/>
    <w:rsid w:val="00FD4170"/>
    <w:rsid w:val="00FD4DCB"/>
    <w:rsid w:val="00FD67A7"/>
    <w:rsid w:val="00FE1872"/>
    <w:rsid w:val="00FE20DC"/>
    <w:rsid w:val="00FE300E"/>
    <w:rsid w:val="00FE3030"/>
    <w:rsid w:val="00FE3815"/>
    <w:rsid w:val="00FE3A59"/>
    <w:rsid w:val="00FE4223"/>
    <w:rsid w:val="00FE4F0C"/>
    <w:rsid w:val="00FE4FFB"/>
    <w:rsid w:val="00FE5254"/>
    <w:rsid w:val="00FE5A81"/>
    <w:rsid w:val="00FE5C4B"/>
    <w:rsid w:val="00FE5CE4"/>
    <w:rsid w:val="00FE7E82"/>
    <w:rsid w:val="00FF08C3"/>
    <w:rsid w:val="00FF4049"/>
    <w:rsid w:val="00FF5D06"/>
    <w:rsid w:val="00FF5F1F"/>
    <w:rsid w:val="00FF658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AF560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618"/>
    <w:rPr>
      <w:rFonts w:ascii="Arial" w:hAnsi="Arial"/>
    </w:rPr>
  </w:style>
  <w:style w:type="paragraph" w:styleId="Heading1">
    <w:name w:val="heading 1"/>
    <w:aliases w:val="H1"/>
    <w:basedOn w:val="Normal"/>
    <w:next w:val="Normal"/>
    <w:autoRedefine/>
    <w:qFormat/>
    <w:rsid w:val="0022564A"/>
    <w:pPr>
      <w:keepNext/>
      <w:pageBreakBefore/>
      <w:numPr>
        <w:numId w:val="1"/>
      </w:numPr>
      <w:pBdr>
        <w:top w:val="double" w:sz="4" w:space="3" w:color="auto"/>
        <w:left w:val="double" w:sz="4" w:space="4" w:color="auto"/>
        <w:bottom w:val="double" w:sz="4" w:space="3" w:color="auto"/>
        <w:right w:val="double" w:sz="4" w:space="4" w:color="auto"/>
      </w:pBdr>
      <w:spacing w:before="60" w:after="240"/>
      <w:outlineLvl w:val="0"/>
    </w:pPr>
    <w:rPr>
      <w:rFonts w:ascii="arial bold" w:hAnsi="arial bold"/>
      <w:b/>
      <w:sz w:val="40"/>
    </w:rPr>
  </w:style>
  <w:style w:type="paragraph" w:styleId="Heading2">
    <w:name w:val="heading 2"/>
    <w:aliases w:val="hello,style2,H2,style 2"/>
    <w:basedOn w:val="Normal"/>
    <w:next w:val="Normal"/>
    <w:qFormat/>
    <w:rsid w:val="00CF4618"/>
    <w:pPr>
      <w:keepNext/>
      <w:numPr>
        <w:ilvl w:val="1"/>
        <w:numId w:val="1"/>
      </w:numPr>
      <w:pBdr>
        <w:bottom w:val="single" w:sz="24" w:space="0" w:color="auto"/>
      </w:pBdr>
      <w:spacing w:before="240" w:after="240"/>
      <w:outlineLvl w:val="1"/>
    </w:pPr>
    <w:rPr>
      <w:rFonts w:ascii="arial bold" w:hAnsi="arial bold"/>
      <w:b/>
      <w:sz w:val="32"/>
    </w:rPr>
  </w:style>
  <w:style w:type="paragraph" w:styleId="Heading3">
    <w:name w:val="heading 3"/>
    <w:aliases w:val="H3"/>
    <w:basedOn w:val="Heading2"/>
    <w:next w:val="Normal"/>
    <w:link w:val="Heading3Char"/>
    <w:qFormat/>
    <w:rsid w:val="00CF4618"/>
    <w:pPr>
      <w:numPr>
        <w:ilvl w:val="2"/>
      </w:numPr>
      <w:pBdr>
        <w:bottom w:val="none" w:sz="0" w:space="0" w:color="auto"/>
      </w:pBdr>
      <w:shd w:val="pct10" w:color="auto" w:fill="auto"/>
      <w:outlineLvl w:val="2"/>
    </w:pPr>
    <w:rPr>
      <w:kern w:val="28"/>
      <w:sz w:val="24"/>
    </w:rPr>
  </w:style>
  <w:style w:type="paragraph" w:styleId="Heading4">
    <w:name w:val="heading 4"/>
    <w:aliases w:val="h4,H4"/>
    <w:basedOn w:val="Heading3"/>
    <w:next w:val="Normal"/>
    <w:qFormat/>
    <w:rsid w:val="00CF4618"/>
    <w:pPr>
      <w:numPr>
        <w:ilvl w:val="3"/>
      </w:numPr>
      <w:shd w:val="clear" w:color="auto" w:fill="auto"/>
      <w:tabs>
        <w:tab w:val="left" w:pos="1080"/>
      </w:tabs>
      <w:spacing w:after="120"/>
      <w:outlineLvl w:val="3"/>
    </w:pPr>
    <w:rPr>
      <w:sz w:val="20"/>
    </w:rPr>
  </w:style>
  <w:style w:type="paragraph" w:styleId="Heading5">
    <w:name w:val="heading 5"/>
    <w:basedOn w:val="Heading4"/>
    <w:next w:val="Normal"/>
    <w:qFormat/>
    <w:rsid w:val="00CF4618"/>
    <w:pPr>
      <w:numPr>
        <w:ilvl w:val="0"/>
        <w:numId w:val="0"/>
      </w:numPr>
      <w:tabs>
        <w:tab w:val="clear" w:pos="1080"/>
      </w:tabs>
      <w:spacing w:before="0"/>
      <w:outlineLvl w:val="4"/>
    </w:pPr>
    <w:rPr>
      <w:rFonts w:ascii="Helvetica" w:hAnsi="Helvetica"/>
      <w:b w:val="0"/>
    </w:rPr>
  </w:style>
  <w:style w:type="paragraph" w:styleId="Heading6">
    <w:name w:val="heading 6"/>
    <w:basedOn w:val="Normal"/>
    <w:next w:val="Normal"/>
    <w:qFormat/>
    <w:rsid w:val="00CF4618"/>
    <w:pPr>
      <w:keepNext/>
      <w:jc w:val="center"/>
      <w:outlineLvl w:val="5"/>
    </w:pPr>
    <w:rPr>
      <w:sz w:val="22"/>
    </w:rPr>
  </w:style>
  <w:style w:type="paragraph" w:styleId="Heading7">
    <w:name w:val="heading 7"/>
    <w:basedOn w:val="Normal"/>
    <w:next w:val="Normal"/>
    <w:qFormat/>
    <w:rsid w:val="00CF4618"/>
    <w:pPr>
      <w:keepNext/>
      <w:outlineLvl w:val="6"/>
    </w:pPr>
    <w:rPr>
      <w:color w:val="000000"/>
      <w:sz w:val="22"/>
    </w:rPr>
  </w:style>
  <w:style w:type="paragraph" w:styleId="Heading8">
    <w:name w:val="heading 8"/>
    <w:basedOn w:val="Normal"/>
    <w:next w:val="Normal"/>
    <w:qFormat/>
    <w:rsid w:val="00CF4618"/>
    <w:pPr>
      <w:keepNext/>
      <w:outlineLvl w:val="7"/>
    </w:pPr>
    <w:rPr>
      <w:b/>
      <w:sz w:val="40"/>
    </w:rPr>
  </w:style>
  <w:style w:type="paragraph" w:styleId="Heading9">
    <w:name w:val="heading 9"/>
    <w:basedOn w:val="Normal"/>
    <w:next w:val="Normal"/>
    <w:qFormat/>
    <w:rsid w:val="00CF4618"/>
    <w:pPr>
      <w:keepNext/>
      <w:outlineLvl w:val="8"/>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F4618"/>
    <w:pPr>
      <w:pBdr>
        <w:top w:val="single" w:sz="12" w:space="1" w:color="000000"/>
      </w:pBdr>
      <w:tabs>
        <w:tab w:val="center" w:pos="4680"/>
        <w:tab w:val="right" w:pos="9360"/>
      </w:tabs>
      <w:spacing w:before="60" w:after="60"/>
    </w:pPr>
    <w:rPr>
      <w:sz w:val="18"/>
    </w:rPr>
  </w:style>
  <w:style w:type="paragraph" w:styleId="TOC1">
    <w:name w:val="toc 1"/>
    <w:basedOn w:val="Normal"/>
    <w:next w:val="Normal"/>
    <w:autoRedefine/>
    <w:uiPriority w:val="39"/>
    <w:rsid w:val="00C56B81"/>
    <w:pPr>
      <w:spacing w:before="120"/>
    </w:pPr>
    <w:rPr>
      <w:rFonts w:asciiTheme="minorHAnsi" w:hAnsiTheme="minorHAnsi"/>
      <w:b/>
      <w:sz w:val="24"/>
      <w:szCs w:val="24"/>
    </w:rPr>
  </w:style>
  <w:style w:type="paragraph" w:customStyle="1" w:styleId="Version">
    <w:name w:val="Version"/>
    <w:rsid w:val="00CF4618"/>
    <w:pPr>
      <w:spacing w:line="360" w:lineRule="auto"/>
      <w:jc w:val="right"/>
    </w:pPr>
    <w:rPr>
      <w:rFonts w:ascii="Arial" w:hAnsi="Arial"/>
      <w:b/>
      <w:snapToGrid w:val="0"/>
      <w:color w:val="808080"/>
      <w:sz w:val="24"/>
    </w:rPr>
  </w:style>
  <w:style w:type="paragraph" w:styleId="Header">
    <w:name w:val="header"/>
    <w:basedOn w:val="Normal"/>
    <w:rsid w:val="00CF4618"/>
    <w:pPr>
      <w:pBdr>
        <w:bottom w:val="single" w:sz="18" w:space="1" w:color="000000"/>
      </w:pBdr>
      <w:tabs>
        <w:tab w:val="right" w:pos="9360"/>
      </w:tabs>
      <w:spacing w:before="60" w:after="60"/>
    </w:pPr>
    <w:rPr>
      <w:b/>
    </w:rPr>
  </w:style>
  <w:style w:type="character" w:styleId="Hyperlink">
    <w:name w:val="Hyperlink"/>
    <w:uiPriority w:val="99"/>
    <w:rsid w:val="00CF4618"/>
    <w:rPr>
      <w:color w:val="0000FF"/>
      <w:u w:val="single"/>
    </w:rPr>
  </w:style>
  <w:style w:type="paragraph" w:customStyle="1" w:styleId="DocTitle">
    <w:name w:val="Doc_Title"/>
    <w:rsid w:val="00CF4618"/>
    <w:pPr>
      <w:spacing w:before="840" w:after="120"/>
      <w:jc w:val="center"/>
    </w:pPr>
    <w:rPr>
      <w:rFonts w:ascii="Arial" w:hAnsi="Arial"/>
      <w:b/>
      <w:sz w:val="48"/>
    </w:rPr>
  </w:style>
  <w:style w:type="paragraph" w:customStyle="1" w:styleId="OSSPTitle">
    <w:name w:val="OSSP_Title"/>
    <w:rsid w:val="00CF4618"/>
    <w:pPr>
      <w:spacing w:before="720" w:after="120"/>
      <w:jc w:val="center"/>
    </w:pPr>
    <w:rPr>
      <w:rFonts w:ascii="Arial" w:hAnsi="Arial"/>
      <w:b/>
      <w:sz w:val="40"/>
    </w:rPr>
  </w:style>
  <w:style w:type="paragraph" w:customStyle="1" w:styleId="OrgName">
    <w:name w:val="Org_Name"/>
    <w:rsid w:val="00CF4618"/>
    <w:pPr>
      <w:spacing w:before="480" w:after="120"/>
      <w:jc w:val="center"/>
    </w:pPr>
    <w:rPr>
      <w:rFonts w:ascii="Arial" w:hAnsi="Arial"/>
      <w:b/>
      <w:sz w:val="32"/>
    </w:rPr>
  </w:style>
  <w:style w:type="paragraph" w:customStyle="1" w:styleId="ReleaseDate">
    <w:name w:val="Release_Date"/>
    <w:rsid w:val="00CF4618"/>
    <w:pPr>
      <w:jc w:val="right"/>
    </w:pPr>
    <w:rPr>
      <w:rFonts w:ascii="Arial" w:hAnsi="Arial"/>
      <w:b/>
      <w:color w:val="808080"/>
      <w:sz w:val="22"/>
    </w:rPr>
  </w:style>
  <w:style w:type="paragraph" w:styleId="TOC2">
    <w:name w:val="toc 2"/>
    <w:basedOn w:val="Normal"/>
    <w:next w:val="Normal"/>
    <w:autoRedefine/>
    <w:uiPriority w:val="39"/>
    <w:rsid w:val="00E33424"/>
    <w:pPr>
      <w:ind w:left="200"/>
    </w:pPr>
    <w:rPr>
      <w:rFonts w:asciiTheme="minorHAnsi" w:hAnsiTheme="minorHAnsi"/>
      <w:b/>
      <w:sz w:val="22"/>
      <w:szCs w:val="22"/>
    </w:rPr>
  </w:style>
  <w:style w:type="paragraph" w:styleId="TOC3">
    <w:name w:val="toc 3"/>
    <w:basedOn w:val="Normal"/>
    <w:next w:val="Normal"/>
    <w:autoRedefine/>
    <w:uiPriority w:val="39"/>
    <w:rsid w:val="00E33424"/>
    <w:pPr>
      <w:ind w:left="400"/>
    </w:pPr>
    <w:rPr>
      <w:rFonts w:asciiTheme="minorHAnsi" w:hAnsiTheme="minorHAnsi"/>
      <w:sz w:val="22"/>
      <w:szCs w:val="22"/>
    </w:rPr>
  </w:style>
  <w:style w:type="character" w:styleId="FollowedHyperlink">
    <w:name w:val="FollowedHyperlink"/>
    <w:rsid w:val="00CF4618"/>
    <w:rPr>
      <w:color w:val="800080"/>
      <w:u w:val="single"/>
    </w:rPr>
  </w:style>
  <w:style w:type="paragraph" w:styleId="BodyText">
    <w:name w:val="Body Text"/>
    <w:basedOn w:val="Normal"/>
    <w:link w:val="BodyTextChar"/>
    <w:rsid w:val="00CF4618"/>
    <w:rPr>
      <w:i/>
      <w:iCs/>
      <w:color w:val="0000FF"/>
    </w:rPr>
  </w:style>
  <w:style w:type="paragraph" w:styleId="CommentText">
    <w:name w:val="annotation text"/>
    <w:basedOn w:val="Normal"/>
    <w:link w:val="CommentTextChar"/>
    <w:semiHidden/>
    <w:rsid w:val="00CF4618"/>
    <w:pPr>
      <w:spacing w:before="60" w:after="60"/>
    </w:pPr>
  </w:style>
  <w:style w:type="paragraph" w:styleId="Caption">
    <w:name w:val="caption"/>
    <w:basedOn w:val="Normal"/>
    <w:next w:val="Normal"/>
    <w:qFormat/>
    <w:rsid w:val="00CF4618"/>
    <w:pPr>
      <w:spacing w:before="240" w:after="120"/>
      <w:jc w:val="center"/>
    </w:pPr>
    <w:rPr>
      <w:rFonts w:cs="Arial"/>
      <w:b/>
      <w:bCs/>
      <w:sz w:val="28"/>
    </w:rPr>
  </w:style>
  <w:style w:type="paragraph" w:customStyle="1" w:styleId="DocRevisedDate">
    <w:name w:val="Doc_Revised_Date"/>
    <w:basedOn w:val="Normal"/>
    <w:rsid w:val="00CF4618"/>
    <w:pPr>
      <w:spacing w:before="20" w:after="20"/>
    </w:pPr>
    <w:rPr>
      <w:rFonts w:cs="Arial"/>
      <w:i/>
      <w:iCs/>
      <w:color w:val="0000FF"/>
    </w:rPr>
  </w:style>
  <w:style w:type="paragraph" w:customStyle="1" w:styleId="TemplateName">
    <w:name w:val="Template_Name"/>
    <w:basedOn w:val="Normal"/>
    <w:rsid w:val="00CF4618"/>
    <w:pPr>
      <w:spacing w:before="60" w:after="60"/>
    </w:pPr>
    <w:rPr>
      <w:rFonts w:cs="Arial"/>
      <w:i/>
      <w:iCs/>
      <w:color w:val="0000FF"/>
    </w:rPr>
  </w:style>
  <w:style w:type="paragraph" w:customStyle="1" w:styleId="ProjectName">
    <w:name w:val="Project_Name"/>
    <w:basedOn w:val="Normal"/>
    <w:rsid w:val="00CF4618"/>
    <w:pPr>
      <w:spacing w:before="60" w:after="60"/>
    </w:pPr>
    <w:rPr>
      <w:rFonts w:cs="Arial"/>
      <w:i/>
      <w:iCs/>
      <w:color w:val="0000FF"/>
    </w:rPr>
  </w:style>
  <w:style w:type="paragraph" w:customStyle="1" w:styleId="DocumentVersionNumber">
    <w:name w:val="Document_Version_Number"/>
    <w:basedOn w:val="Normal"/>
    <w:rsid w:val="00CF4618"/>
    <w:pPr>
      <w:spacing w:before="20" w:after="20"/>
    </w:pPr>
    <w:rPr>
      <w:rFonts w:cs="Arial"/>
      <w:i/>
      <w:iCs/>
      <w:color w:val="0000FF"/>
    </w:rPr>
  </w:style>
  <w:style w:type="paragraph" w:customStyle="1" w:styleId="TemplateVersionNumber">
    <w:name w:val="Template_Version_Number"/>
    <w:basedOn w:val="Normal"/>
    <w:rsid w:val="00CF4618"/>
    <w:pPr>
      <w:spacing w:before="20" w:after="20"/>
    </w:pPr>
    <w:rPr>
      <w:rFonts w:cs="Arial"/>
    </w:rPr>
  </w:style>
  <w:style w:type="paragraph" w:styleId="BodyText2">
    <w:name w:val="Body Text 2"/>
    <w:basedOn w:val="Normal"/>
    <w:rsid w:val="00CF4618"/>
    <w:rPr>
      <w:i/>
      <w:iCs/>
    </w:rPr>
  </w:style>
  <w:style w:type="paragraph" w:customStyle="1" w:styleId="bullet">
    <w:name w:val="bullet"/>
    <w:basedOn w:val="BodyText"/>
    <w:rsid w:val="00CF4618"/>
    <w:pPr>
      <w:keepNext/>
      <w:keepLines/>
      <w:numPr>
        <w:numId w:val="2"/>
      </w:numPr>
      <w:tabs>
        <w:tab w:val="clear" w:pos="360"/>
        <w:tab w:val="num" w:pos="720"/>
      </w:tabs>
      <w:spacing w:before="120"/>
      <w:ind w:left="720"/>
    </w:pPr>
    <w:rPr>
      <w:bCs/>
      <w:i w:val="0"/>
      <w:iCs w:val="0"/>
      <w:color w:val="auto"/>
      <w:sz w:val="22"/>
    </w:rPr>
  </w:style>
  <w:style w:type="paragraph" w:styleId="TOC4">
    <w:name w:val="toc 4"/>
    <w:basedOn w:val="Normal"/>
    <w:next w:val="Normal"/>
    <w:autoRedefine/>
    <w:semiHidden/>
    <w:rsid w:val="00CF4618"/>
    <w:pPr>
      <w:ind w:left="600"/>
    </w:pPr>
    <w:rPr>
      <w:rFonts w:asciiTheme="minorHAnsi" w:hAnsiTheme="minorHAnsi"/>
    </w:rPr>
  </w:style>
  <w:style w:type="paragraph" w:styleId="TOC5">
    <w:name w:val="toc 5"/>
    <w:basedOn w:val="Normal"/>
    <w:next w:val="Normal"/>
    <w:autoRedefine/>
    <w:semiHidden/>
    <w:rsid w:val="00CF4618"/>
    <w:pPr>
      <w:ind w:left="800"/>
    </w:pPr>
    <w:rPr>
      <w:rFonts w:asciiTheme="minorHAnsi" w:hAnsiTheme="minorHAnsi"/>
    </w:rPr>
  </w:style>
  <w:style w:type="paragraph" w:styleId="TOC6">
    <w:name w:val="toc 6"/>
    <w:basedOn w:val="Normal"/>
    <w:next w:val="Normal"/>
    <w:autoRedefine/>
    <w:semiHidden/>
    <w:rsid w:val="00CF4618"/>
    <w:pPr>
      <w:ind w:left="1000"/>
    </w:pPr>
    <w:rPr>
      <w:rFonts w:asciiTheme="minorHAnsi" w:hAnsiTheme="minorHAnsi"/>
    </w:rPr>
  </w:style>
  <w:style w:type="paragraph" w:styleId="TOC7">
    <w:name w:val="toc 7"/>
    <w:basedOn w:val="Normal"/>
    <w:next w:val="Normal"/>
    <w:autoRedefine/>
    <w:semiHidden/>
    <w:rsid w:val="00CF4618"/>
    <w:pPr>
      <w:ind w:left="1200"/>
    </w:pPr>
    <w:rPr>
      <w:rFonts w:asciiTheme="minorHAnsi" w:hAnsiTheme="minorHAnsi"/>
    </w:rPr>
  </w:style>
  <w:style w:type="paragraph" w:styleId="TOC8">
    <w:name w:val="toc 8"/>
    <w:basedOn w:val="Normal"/>
    <w:next w:val="Normal"/>
    <w:autoRedefine/>
    <w:semiHidden/>
    <w:rsid w:val="00CF4618"/>
    <w:pPr>
      <w:ind w:left="1400"/>
    </w:pPr>
    <w:rPr>
      <w:rFonts w:asciiTheme="minorHAnsi" w:hAnsiTheme="minorHAnsi"/>
    </w:rPr>
  </w:style>
  <w:style w:type="paragraph" w:styleId="TOC9">
    <w:name w:val="toc 9"/>
    <w:basedOn w:val="Normal"/>
    <w:next w:val="Normal"/>
    <w:autoRedefine/>
    <w:semiHidden/>
    <w:rsid w:val="00CF4618"/>
    <w:pPr>
      <w:ind w:left="1600"/>
    </w:pPr>
    <w:rPr>
      <w:rFonts w:asciiTheme="minorHAnsi" w:hAnsiTheme="minorHAnsi"/>
    </w:rPr>
  </w:style>
  <w:style w:type="paragraph" w:customStyle="1" w:styleId="DocNo">
    <w:name w:val="Doc_No"/>
    <w:autoRedefine/>
    <w:rsid w:val="00CF4618"/>
    <w:pPr>
      <w:jc w:val="right"/>
    </w:pPr>
    <w:rPr>
      <w:rFonts w:ascii="Arial" w:hAnsi="Arial"/>
      <w:b/>
      <w:color w:val="999999"/>
      <w:sz w:val="28"/>
    </w:rPr>
  </w:style>
  <w:style w:type="paragraph" w:styleId="BodyTextIndent">
    <w:name w:val="Body Text Indent"/>
    <w:basedOn w:val="Normal"/>
    <w:rsid w:val="00CF4618"/>
    <w:pPr>
      <w:ind w:left="360"/>
    </w:pPr>
    <w:rPr>
      <w:sz w:val="22"/>
    </w:rPr>
  </w:style>
  <w:style w:type="paragraph" w:styleId="BalloonText">
    <w:name w:val="Balloon Text"/>
    <w:basedOn w:val="Normal"/>
    <w:semiHidden/>
    <w:rsid w:val="007A696D"/>
    <w:rPr>
      <w:rFonts w:ascii="Tahoma" w:hAnsi="Tahoma" w:cs="Tahoma"/>
      <w:sz w:val="16"/>
      <w:szCs w:val="16"/>
    </w:rPr>
  </w:style>
  <w:style w:type="paragraph" w:styleId="BlockText">
    <w:name w:val="Block Text"/>
    <w:basedOn w:val="Normal"/>
    <w:rsid w:val="006E2DBA"/>
    <w:pPr>
      <w:ind w:left="162" w:right="180"/>
      <w:jc w:val="both"/>
    </w:pPr>
    <w:rPr>
      <w:sz w:val="22"/>
    </w:rPr>
  </w:style>
  <w:style w:type="table" w:styleId="TableGrid">
    <w:name w:val="Table Grid"/>
    <w:basedOn w:val="TableNormal"/>
    <w:rsid w:val="00E81CFF"/>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16779"/>
  </w:style>
  <w:style w:type="paragraph" w:customStyle="1" w:styleId="ListQuestion">
    <w:name w:val="ListQuestion"/>
    <w:basedOn w:val="Normal"/>
    <w:rsid w:val="000B615E"/>
    <w:pPr>
      <w:numPr>
        <w:numId w:val="3"/>
      </w:numPr>
    </w:pPr>
  </w:style>
  <w:style w:type="paragraph" w:customStyle="1" w:styleId="text3">
    <w:name w:val="text3"/>
    <w:rsid w:val="000218D7"/>
    <w:pPr>
      <w:spacing w:before="120"/>
      <w:ind w:left="1080"/>
      <w:jc w:val="both"/>
    </w:pPr>
    <w:rPr>
      <w:rFonts w:ascii="Helv" w:hAnsi="Helv"/>
    </w:rPr>
  </w:style>
  <w:style w:type="paragraph" w:styleId="PlainText">
    <w:name w:val="Plain Text"/>
    <w:basedOn w:val="Normal"/>
    <w:rsid w:val="00AF21C3"/>
    <w:rPr>
      <w:rFonts w:ascii="Courier New" w:hAnsi="Courier New"/>
    </w:rPr>
  </w:style>
  <w:style w:type="paragraph" w:customStyle="1" w:styleId="DefaultText">
    <w:name w:val="Default Text"/>
    <w:basedOn w:val="Normal"/>
    <w:rsid w:val="00C60ABE"/>
    <w:rPr>
      <w:rFonts w:ascii="Times New Roman" w:hAnsi="Times New Roman"/>
      <w:noProof/>
    </w:rPr>
  </w:style>
  <w:style w:type="paragraph" w:customStyle="1" w:styleId="TableText">
    <w:name w:val="Table Text"/>
    <w:basedOn w:val="Normal"/>
    <w:uiPriority w:val="99"/>
    <w:rsid w:val="00C60ABE"/>
    <w:rPr>
      <w:noProof/>
    </w:rPr>
  </w:style>
  <w:style w:type="paragraph" w:customStyle="1" w:styleId="TabColTitle1">
    <w:name w:val="TabColTitle1"/>
    <w:next w:val="Normal"/>
    <w:rsid w:val="0067051D"/>
    <w:pPr>
      <w:spacing w:line="240" w:lineRule="atLeast"/>
    </w:pPr>
    <w:rPr>
      <w:rFonts w:ascii="Helv" w:hAnsi="Helv"/>
      <w:color w:val="800080"/>
    </w:rPr>
  </w:style>
  <w:style w:type="paragraph" w:customStyle="1" w:styleId="FormText1">
    <w:name w:val="FormText1"/>
    <w:rsid w:val="0067051D"/>
    <w:pPr>
      <w:tabs>
        <w:tab w:val="left" w:pos="144"/>
        <w:tab w:val="left" w:pos="2160"/>
        <w:tab w:val="left" w:pos="2880"/>
        <w:tab w:val="left" w:pos="3600"/>
        <w:tab w:val="left" w:pos="4320"/>
        <w:tab w:val="left" w:pos="5040"/>
      </w:tabs>
      <w:spacing w:after="120" w:line="0" w:lineRule="atLeast"/>
      <w:jc w:val="both"/>
    </w:pPr>
    <w:rPr>
      <w:rFonts w:ascii="Helv" w:hAnsi="Helv"/>
    </w:rPr>
  </w:style>
  <w:style w:type="paragraph" w:customStyle="1" w:styleId="FormName">
    <w:name w:val="Form Name"/>
    <w:basedOn w:val="Normal"/>
    <w:rsid w:val="0067051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right="-144"/>
      <w:jc w:val="center"/>
      <w:outlineLvl w:val="0"/>
    </w:pPr>
    <w:rPr>
      <w:rFonts w:ascii="Helv" w:hAnsi="Helv"/>
      <w:b/>
      <w:color w:val="0000FF"/>
      <w:sz w:val="24"/>
    </w:rPr>
  </w:style>
  <w:style w:type="paragraph" w:customStyle="1" w:styleId="Bullets1">
    <w:name w:val="Bullets 1"/>
    <w:basedOn w:val="Normal"/>
    <w:rsid w:val="00CA4A45"/>
    <w:pPr>
      <w:tabs>
        <w:tab w:val="num" w:pos="360"/>
      </w:tabs>
      <w:spacing w:after="40"/>
      <w:ind w:left="360" w:hanging="360"/>
    </w:pPr>
    <w:rPr>
      <w:rFonts w:ascii="Verdana" w:hAnsi="Verdana" w:cs="Arial"/>
    </w:rPr>
  </w:style>
  <w:style w:type="paragraph" w:styleId="List2">
    <w:name w:val="List 2"/>
    <w:basedOn w:val="Normal"/>
    <w:rsid w:val="00CA4A45"/>
    <w:pPr>
      <w:ind w:left="720" w:hanging="360"/>
    </w:pPr>
    <w:rPr>
      <w:rFonts w:cs="Arial"/>
    </w:rPr>
  </w:style>
  <w:style w:type="paragraph" w:customStyle="1" w:styleId="SRBodyText">
    <w:name w:val="SR Body Text"/>
    <w:basedOn w:val="Normal"/>
    <w:rsid w:val="00CA4A45"/>
    <w:pPr>
      <w:jc w:val="both"/>
    </w:pPr>
    <w:rPr>
      <w:rFonts w:cs="Arial"/>
      <w:color w:val="000000"/>
      <w:szCs w:val="24"/>
    </w:rPr>
  </w:style>
  <w:style w:type="paragraph" w:customStyle="1" w:styleId="AppendixHeading1">
    <w:name w:val="Appendix Heading 1"/>
    <w:basedOn w:val="Normal"/>
    <w:rsid w:val="008D622F"/>
    <w:pPr>
      <w:numPr>
        <w:ilvl w:val="1"/>
        <w:numId w:val="4"/>
      </w:numPr>
    </w:pPr>
    <w:rPr>
      <w:rFonts w:cs="Arial"/>
    </w:rPr>
  </w:style>
  <w:style w:type="paragraph" w:customStyle="1" w:styleId="Picture2Med">
    <w:name w:val="Picture2 Med"/>
    <w:basedOn w:val="Normal"/>
    <w:next w:val="Normal"/>
    <w:rsid w:val="008D622F"/>
    <w:pPr>
      <w:keepNext/>
      <w:spacing w:before="280" w:after="120"/>
    </w:pPr>
    <w:rPr>
      <w:rFonts w:ascii="Century Schoolbook" w:hAnsi="Century Schoolbook" w:cs="Arial"/>
    </w:rPr>
  </w:style>
  <w:style w:type="paragraph" w:customStyle="1" w:styleId="ABLOCKPARA">
    <w:name w:val="A BLOCK PARA"/>
    <w:basedOn w:val="Normal"/>
    <w:rsid w:val="00EB41F3"/>
    <w:rPr>
      <w:rFonts w:ascii="Book Antiqua" w:hAnsi="Book Antiqua" w:cs="Arial"/>
    </w:rPr>
  </w:style>
  <w:style w:type="character" w:customStyle="1" w:styleId="hps">
    <w:name w:val="hps"/>
    <w:basedOn w:val="DefaultParagraphFont"/>
    <w:rsid w:val="00DD6A8A"/>
  </w:style>
  <w:style w:type="character" w:styleId="CommentReference">
    <w:name w:val="annotation reference"/>
    <w:rsid w:val="00BB7C78"/>
    <w:rPr>
      <w:sz w:val="18"/>
      <w:szCs w:val="18"/>
    </w:rPr>
  </w:style>
  <w:style w:type="paragraph" w:styleId="CommentSubject">
    <w:name w:val="annotation subject"/>
    <w:basedOn w:val="CommentText"/>
    <w:next w:val="CommentText"/>
    <w:link w:val="CommentSubjectChar"/>
    <w:rsid w:val="00BB7C78"/>
    <w:pPr>
      <w:spacing w:before="0" w:after="0"/>
    </w:pPr>
    <w:rPr>
      <w:b/>
      <w:bCs/>
    </w:rPr>
  </w:style>
  <w:style w:type="character" w:customStyle="1" w:styleId="CommentTextChar">
    <w:name w:val="Comment Text Char"/>
    <w:link w:val="CommentText"/>
    <w:semiHidden/>
    <w:rsid w:val="00BB7C78"/>
    <w:rPr>
      <w:rFonts w:ascii="Arial" w:hAnsi="Arial" w:cs="Arial"/>
    </w:rPr>
  </w:style>
  <w:style w:type="character" w:customStyle="1" w:styleId="CommentSubjectChar">
    <w:name w:val="Comment Subject Char"/>
    <w:link w:val="CommentSubject"/>
    <w:rsid w:val="00BB7C78"/>
    <w:rPr>
      <w:rFonts w:ascii="Arial" w:hAnsi="Arial" w:cs="Arial"/>
      <w:b/>
      <w:bCs/>
    </w:rPr>
  </w:style>
  <w:style w:type="paragraph" w:styleId="DocumentMap">
    <w:name w:val="Document Map"/>
    <w:basedOn w:val="Normal"/>
    <w:link w:val="DocumentMapChar"/>
    <w:rsid w:val="00E54790"/>
    <w:rPr>
      <w:rFonts w:ascii="Tahoma" w:hAnsi="Tahoma"/>
      <w:sz w:val="16"/>
      <w:szCs w:val="16"/>
    </w:rPr>
  </w:style>
  <w:style w:type="character" w:customStyle="1" w:styleId="DocumentMapChar">
    <w:name w:val="Document Map Char"/>
    <w:link w:val="DocumentMap"/>
    <w:rsid w:val="00E54790"/>
    <w:rPr>
      <w:rFonts w:ascii="Tahoma" w:hAnsi="Tahoma" w:cs="Tahoma"/>
      <w:sz w:val="16"/>
      <w:szCs w:val="16"/>
    </w:rPr>
  </w:style>
  <w:style w:type="paragraph" w:styleId="ListParagraph">
    <w:name w:val="List Paragraph"/>
    <w:basedOn w:val="Normal"/>
    <w:uiPriority w:val="34"/>
    <w:qFormat/>
    <w:rsid w:val="00CB58FB"/>
    <w:pPr>
      <w:ind w:left="720"/>
    </w:pPr>
  </w:style>
  <w:style w:type="paragraph" w:styleId="Revision">
    <w:name w:val="Revision"/>
    <w:hidden/>
    <w:uiPriority w:val="99"/>
    <w:semiHidden/>
    <w:rsid w:val="00A96988"/>
    <w:rPr>
      <w:rFonts w:ascii="Arial" w:hAnsi="Arial"/>
    </w:rPr>
  </w:style>
  <w:style w:type="character" w:customStyle="1" w:styleId="Heading3Char">
    <w:name w:val="Heading 3 Char"/>
    <w:aliases w:val="H3 Char"/>
    <w:link w:val="Heading3"/>
    <w:rsid w:val="006E7909"/>
    <w:rPr>
      <w:rFonts w:ascii="arial bold" w:hAnsi="arial bold"/>
      <w:b/>
      <w:kern w:val="28"/>
      <w:sz w:val="24"/>
      <w:shd w:val="pct10" w:color="auto" w:fill="auto"/>
    </w:rPr>
  </w:style>
  <w:style w:type="character" w:customStyle="1" w:styleId="BodyTextChar">
    <w:name w:val="Body Text Char"/>
    <w:link w:val="BodyText"/>
    <w:rsid w:val="006E7909"/>
    <w:rPr>
      <w:rFonts w:ascii="Arial" w:hAnsi="Arial"/>
      <w:i/>
      <w:iCs/>
      <w:color w:val="0000FF"/>
    </w:rPr>
  </w:style>
  <w:style w:type="paragraph" w:styleId="TableofFigures">
    <w:name w:val="table of figures"/>
    <w:basedOn w:val="Normal"/>
    <w:next w:val="Normal"/>
    <w:uiPriority w:val="99"/>
    <w:rsid w:val="004D4631"/>
  </w:style>
  <w:style w:type="paragraph" w:customStyle="1" w:styleId="Default">
    <w:name w:val="Default"/>
    <w:rsid w:val="000E7721"/>
    <w:pPr>
      <w:autoSpaceDE w:val="0"/>
      <w:autoSpaceDN w:val="0"/>
      <w:adjustRightInd w:val="0"/>
    </w:pPr>
    <w:rPr>
      <w:rFonts w:ascii="Arial" w:hAnsi="Arial" w:cs="Arial"/>
      <w:color w:val="000000"/>
      <w:sz w:val="24"/>
      <w:szCs w:val="24"/>
    </w:rPr>
  </w:style>
  <w:style w:type="paragraph" w:customStyle="1" w:styleId="UseCase1">
    <w:name w:val="Use Case1"/>
    <w:basedOn w:val="Normal"/>
    <w:rsid w:val="002264BA"/>
    <w:pPr>
      <w:spacing w:before="60" w:after="60"/>
    </w:pPr>
    <w:rPr>
      <w:rFonts w:cs="Arial"/>
      <w:b/>
      <w:sz w:val="22"/>
      <w:szCs w:val="22"/>
    </w:rPr>
  </w:style>
  <w:style w:type="paragraph" w:customStyle="1" w:styleId="Extension">
    <w:name w:val="Extension"/>
    <w:basedOn w:val="Normal"/>
    <w:next w:val="Normal"/>
    <w:rsid w:val="002264BA"/>
    <w:pPr>
      <w:tabs>
        <w:tab w:val="left" w:pos="900"/>
      </w:tabs>
      <w:ind w:left="900" w:hanging="540"/>
    </w:pPr>
    <w:rPr>
      <w:rFonts w:cs="Arial"/>
      <w:sz w:val="22"/>
      <w:szCs w:val="22"/>
    </w:rPr>
  </w:style>
  <w:style w:type="paragraph" w:styleId="TOCHeading">
    <w:name w:val="TOC Heading"/>
    <w:basedOn w:val="Heading1"/>
    <w:next w:val="Normal"/>
    <w:uiPriority w:val="39"/>
    <w:unhideWhenUsed/>
    <w:qFormat/>
    <w:rsid w:val="006A5F86"/>
    <w:pPr>
      <w:keepLines/>
      <w:pageBreakBefore w:val="0"/>
      <w:numPr>
        <w:numId w:val="0"/>
      </w:numPr>
      <w:pBdr>
        <w:top w:val="none" w:sz="0" w:space="0" w:color="auto"/>
        <w:left w:val="none" w:sz="0" w:space="0" w:color="auto"/>
        <w:bottom w:val="none" w:sz="0" w:space="0" w:color="auto"/>
        <w:right w:val="none" w:sz="0" w:space="0" w:color="auto"/>
      </w:pBd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EndnoteText">
    <w:name w:val="endnote text"/>
    <w:basedOn w:val="Normal"/>
    <w:link w:val="EndnoteTextChar"/>
    <w:semiHidden/>
    <w:unhideWhenUsed/>
    <w:rsid w:val="00845389"/>
  </w:style>
  <w:style w:type="character" w:customStyle="1" w:styleId="EndnoteTextChar">
    <w:name w:val="Endnote Text Char"/>
    <w:basedOn w:val="DefaultParagraphFont"/>
    <w:link w:val="EndnoteText"/>
    <w:semiHidden/>
    <w:rsid w:val="00845389"/>
    <w:rPr>
      <w:rFonts w:ascii="Arial" w:hAnsi="Arial"/>
    </w:rPr>
  </w:style>
  <w:style w:type="character" w:styleId="EndnoteReference">
    <w:name w:val="endnote reference"/>
    <w:basedOn w:val="DefaultParagraphFont"/>
    <w:semiHidden/>
    <w:unhideWhenUsed/>
    <w:rsid w:val="00845389"/>
    <w:rPr>
      <w:vertAlign w:val="superscript"/>
    </w:rPr>
  </w:style>
  <w:style w:type="paragraph" w:styleId="FootnoteText">
    <w:name w:val="footnote text"/>
    <w:basedOn w:val="Normal"/>
    <w:link w:val="FootnoteTextChar"/>
    <w:semiHidden/>
    <w:unhideWhenUsed/>
    <w:rsid w:val="00845389"/>
  </w:style>
  <w:style w:type="character" w:customStyle="1" w:styleId="FootnoteTextChar">
    <w:name w:val="Footnote Text Char"/>
    <w:basedOn w:val="DefaultParagraphFont"/>
    <w:link w:val="FootnoteText"/>
    <w:semiHidden/>
    <w:rsid w:val="00845389"/>
    <w:rPr>
      <w:rFonts w:ascii="Arial" w:hAnsi="Arial"/>
    </w:rPr>
  </w:style>
  <w:style w:type="character" w:styleId="FootnoteReference">
    <w:name w:val="footnote reference"/>
    <w:basedOn w:val="DefaultParagraphFont"/>
    <w:semiHidden/>
    <w:unhideWhenUsed/>
    <w:rsid w:val="00845389"/>
    <w:rPr>
      <w:vertAlign w:val="superscript"/>
    </w:rPr>
  </w:style>
  <w:style w:type="paragraph" w:customStyle="1" w:styleId="TableHeading">
    <w:name w:val="Table Heading"/>
    <w:basedOn w:val="Normal"/>
    <w:uiPriority w:val="99"/>
    <w:rsid w:val="00CE081D"/>
    <w:pPr>
      <w:keepNext/>
      <w:keepLines/>
      <w:spacing w:before="60" w:after="60"/>
    </w:pPr>
    <w:rPr>
      <w:rFonts w:ascii="Times New Roman" w:eastAsia="Calibri" w:hAnsi="Times New Roman"/>
      <w:b/>
      <w:sz w:val="24"/>
    </w:rPr>
  </w:style>
  <w:style w:type="character" w:customStyle="1" w:styleId="FooterChar">
    <w:name w:val="Footer Char"/>
    <w:basedOn w:val="DefaultParagraphFont"/>
    <w:link w:val="Footer"/>
    <w:uiPriority w:val="99"/>
    <w:rsid w:val="003E4287"/>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03486">
      <w:bodyDiv w:val="1"/>
      <w:marLeft w:val="0"/>
      <w:marRight w:val="0"/>
      <w:marTop w:val="0"/>
      <w:marBottom w:val="0"/>
      <w:divBdr>
        <w:top w:val="none" w:sz="0" w:space="0" w:color="auto"/>
        <w:left w:val="none" w:sz="0" w:space="0" w:color="auto"/>
        <w:bottom w:val="none" w:sz="0" w:space="0" w:color="auto"/>
        <w:right w:val="none" w:sz="0" w:space="0" w:color="auto"/>
      </w:divBdr>
    </w:div>
    <w:div w:id="101800657">
      <w:bodyDiv w:val="1"/>
      <w:marLeft w:val="0"/>
      <w:marRight w:val="0"/>
      <w:marTop w:val="0"/>
      <w:marBottom w:val="0"/>
      <w:divBdr>
        <w:top w:val="none" w:sz="0" w:space="0" w:color="auto"/>
        <w:left w:val="none" w:sz="0" w:space="0" w:color="auto"/>
        <w:bottom w:val="none" w:sz="0" w:space="0" w:color="auto"/>
        <w:right w:val="none" w:sz="0" w:space="0" w:color="auto"/>
      </w:divBdr>
    </w:div>
    <w:div w:id="554895625">
      <w:bodyDiv w:val="1"/>
      <w:marLeft w:val="0"/>
      <w:marRight w:val="0"/>
      <w:marTop w:val="0"/>
      <w:marBottom w:val="0"/>
      <w:divBdr>
        <w:top w:val="none" w:sz="0" w:space="0" w:color="auto"/>
        <w:left w:val="none" w:sz="0" w:space="0" w:color="auto"/>
        <w:bottom w:val="none" w:sz="0" w:space="0" w:color="auto"/>
        <w:right w:val="none" w:sz="0" w:space="0" w:color="auto"/>
      </w:divBdr>
    </w:div>
    <w:div w:id="652947959">
      <w:bodyDiv w:val="1"/>
      <w:marLeft w:val="0"/>
      <w:marRight w:val="0"/>
      <w:marTop w:val="0"/>
      <w:marBottom w:val="0"/>
      <w:divBdr>
        <w:top w:val="none" w:sz="0" w:space="0" w:color="auto"/>
        <w:left w:val="none" w:sz="0" w:space="0" w:color="auto"/>
        <w:bottom w:val="none" w:sz="0" w:space="0" w:color="auto"/>
        <w:right w:val="none" w:sz="0" w:space="0" w:color="auto"/>
      </w:divBdr>
    </w:div>
    <w:div w:id="657653879">
      <w:bodyDiv w:val="1"/>
      <w:marLeft w:val="0"/>
      <w:marRight w:val="0"/>
      <w:marTop w:val="0"/>
      <w:marBottom w:val="0"/>
      <w:divBdr>
        <w:top w:val="none" w:sz="0" w:space="0" w:color="auto"/>
        <w:left w:val="none" w:sz="0" w:space="0" w:color="auto"/>
        <w:bottom w:val="none" w:sz="0" w:space="0" w:color="auto"/>
        <w:right w:val="none" w:sz="0" w:space="0" w:color="auto"/>
      </w:divBdr>
    </w:div>
    <w:div w:id="714695471">
      <w:bodyDiv w:val="1"/>
      <w:marLeft w:val="0"/>
      <w:marRight w:val="0"/>
      <w:marTop w:val="0"/>
      <w:marBottom w:val="0"/>
      <w:divBdr>
        <w:top w:val="none" w:sz="0" w:space="0" w:color="auto"/>
        <w:left w:val="none" w:sz="0" w:space="0" w:color="auto"/>
        <w:bottom w:val="none" w:sz="0" w:space="0" w:color="auto"/>
        <w:right w:val="none" w:sz="0" w:space="0" w:color="auto"/>
      </w:divBdr>
    </w:div>
    <w:div w:id="1506171633">
      <w:bodyDiv w:val="1"/>
      <w:marLeft w:val="0"/>
      <w:marRight w:val="0"/>
      <w:marTop w:val="0"/>
      <w:marBottom w:val="0"/>
      <w:divBdr>
        <w:top w:val="none" w:sz="0" w:space="0" w:color="auto"/>
        <w:left w:val="none" w:sz="0" w:space="0" w:color="auto"/>
        <w:bottom w:val="none" w:sz="0" w:space="0" w:color="auto"/>
        <w:right w:val="none" w:sz="0" w:space="0" w:color="auto"/>
      </w:divBdr>
    </w:div>
    <w:div w:id="1523007685">
      <w:bodyDiv w:val="1"/>
      <w:marLeft w:val="0"/>
      <w:marRight w:val="0"/>
      <w:marTop w:val="0"/>
      <w:marBottom w:val="0"/>
      <w:divBdr>
        <w:top w:val="none" w:sz="0" w:space="0" w:color="auto"/>
        <w:left w:val="none" w:sz="0" w:space="0" w:color="auto"/>
        <w:bottom w:val="none" w:sz="0" w:space="0" w:color="auto"/>
        <w:right w:val="none" w:sz="0" w:space="0" w:color="auto"/>
      </w:divBdr>
    </w:div>
    <w:div w:id="1545213545">
      <w:bodyDiv w:val="1"/>
      <w:marLeft w:val="0"/>
      <w:marRight w:val="0"/>
      <w:marTop w:val="0"/>
      <w:marBottom w:val="0"/>
      <w:divBdr>
        <w:top w:val="none" w:sz="0" w:space="0" w:color="auto"/>
        <w:left w:val="none" w:sz="0" w:space="0" w:color="auto"/>
        <w:bottom w:val="none" w:sz="0" w:space="0" w:color="auto"/>
        <w:right w:val="none" w:sz="0" w:space="0" w:color="auto"/>
      </w:divBdr>
    </w:div>
    <w:div w:id="1746301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jpeg"/><Relationship Id="rId68"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image" Target="media/image63.emf"/><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8" Type="http://schemas.openxmlformats.org/officeDocument/2006/relationships/header" Target="header1.xml"/><Relationship Id="rId51" Type="http://schemas.openxmlformats.org/officeDocument/2006/relationships/image" Target="media/image40.emf"/><Relationship Id="rId72" Type="http://schemas.openxmlformats.org/officeDocument/2006/relationships/image" Target="media/image61.jpeg"/><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jpeg"/><Relationship Id="rId10" Type="http://schemas.openxmlformats.org/officeDocument/2006/relationships/header" Target="header2.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5A0C6-60D2-4BBD-8A2C-CA259D8B2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2766</TotalTime>
  <Pages>71</Pages>
  <Words>10291</Words>
  <Characters>58665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Functional Specification Document</vt:lpstr>
    </vt:vector>
  </TitlesOfParts>
  <Company>Bank Danamon</Company>
  <LinksUpToDate>false</LinksUpToDate>
  <CharactersWithSpaces>68819</CharactersWithSpaces>
  <SharedDoc>false</SharedDoc>
  <HLinks>
    <vt:vector size="186" baseType="variant">
      <vt:variant>
        <vt:i4>1310783</vt:i4>
      </vt:variant>
      <vt:variant>
        <vt:i4>182</vt:i4>
      </vt:variant>
      <vt:variant>
        <vt:i4>0</vt:i4>
      </vt:variant>
      <vt:variant>
        <vt:i4>5</vt:i4>
      </vt:variant>
      <vt:variant>
        <vt:lpwstr/>
      </vt:variant>
      <vt:variant>
        <vt:lpwstr>_Toc415487619</vt:lpwstr>
      </vt:variant>
      <vt:variant>
        <vt:i4>1310783</vt:i4>
      </vt:variant>
      <vt:variant>
        <vt:i4>176</vt:i4>
      </vt:variant>
      <vt:variant>
        <vt:i4>0</vt:i4>
      </vt:variant>
      <vt:variant>
        <vt:i4>5</vt:i4>
      </vt:variant>
      <vt:variant>
        <vt:lpwstr/>
      </vt:variant>
      <vt:variant>
        <vt:lpwstr>_Toc415487618</vt:lpwstr>
      </vt:variant>
      <vt:variant>
        <vt:i4>1310783</vt:i4>
      </vt:variant>
      <vt:variant>
        <vt:i4>170</vt:i4>
      </vt:variant>
      <vt:variant>
        <vt:i4>0</vt:i4>
      </vt:variant>
      <vt:variant>
        <vt:i4>5</vt:i4>
      </vt:variant>
      <vt:variant>
        <vt:lpwstr/>
      </vt:variant>
      <vt:variant>
        <vt:lpwstr>_Toc415487617</vt:lpwstr>
      </vt:variant>
      <vt:variant>
        <vt:i4>1310783</vt:i4>
      </vt:variant>
      <vt:variant>
        <vt:i4>164</vt:i4>
      </vt:variant>
      <vt:variant>
        <vt:i4>0</vt:i4>
      </vt:variant>
      <vt:variant>
        <vt:i4>5</vt:i4>
      </vt:variant>
      <vt:variant>
        <vt:lpwstr/>
      </vt:variant>
      <vt:variant>
        <vt:lpwstr>_Toc415487616</vt:lpwstr>
      </vt:variant>
      <vt:variant>
        <vt:i4>1310783</vt:i4>
      </vt:variant>
      <vt:variant>
        <vt:i4>158</vt:i4>
      </vt:variant>
      <vt:variant>
        <vt:i4>0</vt:i4>
      </vt:variant>
      <vt:variant>
        <vt:i4>5</vt:i4>
      </vt:variant>
      <vt:variant>
        <vt:lpwstr/>
      </vt:variant>
      <vt:variant>
        <vt:lpwstr>_Toc415487615</vt:lpwstr>
      </vt:variant>
      <vt:variant>
        <vt:i4>1310783</vt:i4>
      </vt:variant>
      <vt:variant>
        <vt:i4>152</vt:i4>
      </vt:variant>
      <vt:variant>
        <vt:i4>0</vt:i4>
      </vt:variant>
      <vt:variant>
        <vt:i4>5</vt:i4>
      </vt:variant>
      <vt:variant>
        <vt:lpwstr/>
      </vt:variant>
      <vt:variant>
        <vt:lpwstr>_Toc415487614</vt:lpwstr>
      </vt:variant>
      <vt:variant>
        <vt:i4>1310783</vt:i4>
      </vt:variant>
      <vt:variant>
        <vt:i4>146</vt:i4>
      </vt:variant>
      <vt:variant>
        <vt:i4>0</vt:i4>
      </vt:variant>
      <vt:variant>
        <vt:i4>5</vt:i4>
      </vt:variant>
      <vt:variant>
        <vt:lpwstr/>
      </vt:variant>
      <vt:variant>
        <vt:lpwstr>_Toc415487613</vt:lpwstr>
      </vt:variant>
      <vt:variant>
        <vt:i4>1310783</vt:i4>
      </vt:variant>
      <vt:variant>
        <vt:i4>140</vt:i4>
      </vt:variant>
      <vt:variant>
        <vt:i4>0</vt:i4>
      </vt:variant>
      <vt:variant>
        <vt:i4>5</vt:i4>
      </vt:variant>
      <vt:variant>
        <vt:lpwstr/>
      </vt:variant>
      <vt:variant>
        <vt:lpwstr>_Toc415487612</vt:lpwstr>
      </vt:variant>
      <vt:variant>
        <vt:i4>1310783</vt:i4>
      </vt:variant>
      <vt:variant>
        <vt:i4>134</vt:i4>
      </vt:variant>
      <vt:variant>
        <vt:i4>0</vt:i4>
      </vt:variant>
      <vt:variant>
        <vt:i4>5</vt:i4>
      </vt:variant>
      <vt:variant>
        <vt:lpwstr/>
      </vt:variant>
      <vt:variant>
        <vt:lpwstr>_Toc415487611</vt:lpwstr>
      </vt:variant>
      <vt:variant>
        <vt:i4>1310783</vt:i4>
      </vt:variant>
      <vt:variant>
        <vt:i4>128</vt:i4>
      </vt:variant>
      <vt:variant>
        <vt:i4>0</vt:i4>
      </vt:variant>
      <vt:variant>
        <vt:i4>5</vt:i4>
      </vt:variant>
      <vt:variant>
        <vt:lpwstr/>
      </vt:variant>
      <vt:variant>
        <vt:lpwstr>_Toc415487610</vt:lpwstr>
      </vt:variant>
      <vt:variant>
        <vt:i4>1376319</vt:i4>
      </vt:variant>
      <vt:variant>
        <vt:i4>122</vt:i4>
      </vt:variant>
      <vt:variant>
        <vt:i4>0</vt:i4>
      </vt:variant>
      <vt:variant>
        <vt:i4>5</vt:i4>
      </vt:variant>
      <vt:variant>
        <vt:lpwstr/>
      </vt:variant>
      <vt:variant>
        <vt:lpwstr>_Toc415487609</vt:lpwstr>
      </vt:variant>
      <vt:variant>
        <vt:i4>1376319</vt:i4>
      </vt:variant>
      <vt:variant>
        <vt:i4>116</vt:i4>
      </vt:variant>
      <vt:variant>
        <vt:i4>0</vt:i4>
      </vt:variant>
      <vt:variant>
        <vt:i4>5</vt:i4>
      </vt:variant>
      <vt:variant>
        <vt:lpwstr/>
      </vt:variant>
      <vt:variant>
        <vt:lpwstr>_Toc415487608</vt:lpwstr>
      </vt:variant>
      <vt:variant>
        <vt:i4>1376319</vt:i4>
      </vt:variant>
      <vt:variant>
        <vt:i4>110</vt:i4>
      </vt:variant>
      <vt:variant>
        <vt:i4>0</vt:i4>
      </vt:variant>
      <vt:variant>
        <vt:i4>5</vt:i4>
      </vt:variant>
      <vt:variant>
        <vt:lpwstr/>
      </vt:variant>
      <vt:variant>
        <vt:lpwstr>_Toc415487607</vt:lpwstr>
      </vt:variant>
      <vt:variant>
        <vt:i4>1376319</vt:i4>
      </vt:variant>
      <vt:variant>
        <vt:i4>104</vt:i4>
      </vt:variant>
      <vt:variant>
        <vt:i4>0</vt:i4>
      </vt:variant>
      <vt:variant>
        <vt:i4>5</vt:i4>
      </vt:variant>
      <vt:variant>
        <vt:lpwstr/>
      </vt:variant>
      <vt:variant>
        <vt:lpwstr>_Toc415487606</vt:lpwstr>
      </vt:variant>
      <vt:variant>
        <vt:i4>1376319</vt:i4>
      </vt:variant>
      <vt:variant>
        <vt:i4>98</vt:i4>
      </vt:variant>
      <vt:variant>
        <vt:i4>0</vt:i4>
      </vt:variant>
      <vt:variant>
        <vt:i4>5</vt:i4>
      </vt:variant>
      <vt:variant>
        <vt:lpwstr/>
      </vt:variant>
      <vt:variant>
        <vt:lpwstr>_Toc415487605</vt:lpwstr>
      </vt:variant>
      <vt:variant>
        <vt:i4>1376319</vt:i4>
      </vt:variant>
      <vt:variant>
        <vt:i4>92</vt:i4>
      </vt:variant>
      <vt:variant>
        <vt:i4>0</vt:i4>
      </vt:variant>
      <vt:variant>
        <vt:i4>5</vt:i4>
      </vt:variant>
      <vt:variant>
        <vt:lpwstr/>
      </vt:variant>
      <vt:variant>
        <vt:lpwstr>_Toc415487604</vt:lpwstr>
      </vt:variant>
      <vt:variant>
        <vt:i4>1376319</vt:i4>
      </vt:variant>
      <vt:variant>
        <vt:i4>86</vt:i4>
      </vt:variant>
      <vt:variant>
        <vt:i4>0</vt:i4>
      </vt:variant>
      <vt:variant>
        <vt:i4>5</vt:i4>
      </vt:variant>
      <vt:variant>
        <vt:lpwstr/>
      </vt:variant>
      <vt:variant>
        <vt:lpwstr>_Toc415487603</vt:lpwstr>
      </vt:variant>
      <vt:variant>
        <vt:i4>1376319</vt:i4>
      </vt:variant>
      <vt:variant>
        <vt:i4>80</vt:i4>
      </vt:variant>
      <vt:variant>
        <vt:i4>0</vt:i4>
      </vt:variant>
      <vt:variant>
        <vt:i4>5</vt:i4>
      </vt:variant>
      <vt:variant>
        <vt:lpwstr/>
      </vt:variant>
      <vt:variant>
        <vt:lpwstr>_Toc415487602</vt:lpwstr>
      </vt:variant>
      <vt:variant>
        <vt:i4>1376319</vt:i4>
      </vt:variant>
      <vt:variant>
        <vt:i4>74</vt:i4>
      </vt:variant>
      <vt:variant>
        <vt:i4>0</vt:i4>
      </vt:variant>
      <vt:variant>
        <vt:i4>5</vt:i4>
      </vt:variant>
      <vt:variant>
        <vt:lpwstr/>
      </vt:variant>
      <vt:variant>
        <vt:lpwstr>_Toc415487601</vt:lpwstr>
      </vt:variant>
      <vt:variant>
        <vt:i4>1376319</vt:i4>
      </vt:variant>
      <vt:variant>
        <vt:i4>68</vt:i4>
      </vt:variant>
      <vt:variant>
        <vt:i4>0</vt:i4>
      </vt:variant>
      <vt:variant>
        <vt:i4>5</vt:i4>
      </vt:variant>
      <vt:variant>
        <vt:lpwstr/>
      </vt:variant>
      <vt:variant>
        <vt:lpwstr>_Toc415487600</vt:lpwstr>
      </vt:variant>
      <vt:variant>
        <vt:i4>1835068</vt:i4>
      </vt:variant>
      <vt:variant>
        <vt:i4>62</vt:i4>
      </vt:variant>
      <vt:variant>
        <vt:i4>0</vt:i4>
      </vt:variant>
      <vt:variant>
        <vt:i4>5</vt:i4>
      </vt:variant>
      <vt:variant>
        <vt:lpwstr/>
      </vt:variant>
      <vt:variant>
        <vt:lpwstr>_Toc415487599</vt:lpwstr>
      </vt:variant>
      <vt:variant>
        <vt:i4>1835068</vt:i4>
      </vt:variant>
      <vt:variant>
        <vt:i4>56</vt:i4>
      </vt:variant>
      <vt:variant>
        <vt:i4>0</vt:i4>
      </vt:variant>
      <vt:variant>
        <vt:i4>5</vt:i4>
      </vt:variant>
      <vt:variant>
        <vt:lpwstr/>
      </vt:variant>
      <vt:variant>
        <vt:lpwstr>_Toc415487598</vt:lpwstr>
      </vt:variant>
      <vt:variant>
        <vt:i4>1835068</vt:i4>
      </vt:variant>
      <vt:variant>
        <vt:i4>50</vt:i4>
      </vt:variant>
      <vt:variant>
        <vt:i4>0</vt:i4>
      </vt:variant>
      <vt:variant>
        <vt:i4>5</vt:i4>
      </vt:variant>
      <vt:variant>
        <vt:lpwstr/>
      </vt:variant>
      <vt:variant>
        <vt:lpwstr>_Toc415487597</vt:lpwstr>
      </vt:variant>
      <vt:variant>
        <vt:i4>1835068</vt:i4>
      </vt:variant>
      <vt:variant>
        <vt:i4>44</vt:i4>
      </vt:variant>
      <vt:variant>
        <vt:i4>0</vt:i4>
      </vt:variant>
      <vt:variant>
        <vt:i4>5</vt:i4>
      </vt:variant>
      <vt:variant>
        <vt:lpwstr/>
      </vt:variant>
      <vt:variant>
        <vt:lpwstr>_Toc415487596</vt:lpwstr>
      </vt:variant>
      <vt:variant>
        <vt:i4>1835068</vt:i4>
      </vt:variant>
      <vt:variant>
        <vt:i4>38</vt:i4>
      </vt:variant>
      <vt:variant>
        <vt:i4>0</vt:i4>
      </vt:variant>
      <vt:variant>
        <vt:i4>5</vt:i4>
      </vt:variant>
      <vt:variant>
        <vt:lpwstr/>
      </vt:variant>
      <vt:variant>
        <vt:lpwstr>_Toc415487595</vt:lpwstr>
      </vt:variant>
      <vt:variant>
        <vt:i4>1835068</vt:i4>
      </vt:variant>
      <vt:variant>
        <vt:i4>32</vt:i4>
      </vt:variant>
      <vt:variant>
        <vt:i4>0</vt:i4>
      </vt:variant>
      <vt:variant>
        <vt:i4>5</vt:i4>
      </vt:variant>
      <vt:variant>
        <vt:lpwstr/>
      </vt:variant>
      <vt:variant>
        <vt:lpwstr>_Toc415487594</vt:lpwstr>
      </vt:variant>
      <vt:variant>
        <vt:i4>1835068</vt:i4>
      </vt:variant>
      <vt:variant>
        <vt:i4>26</vt:i4>
      </vt:variant>
      <vt:variant>
        <vt:i4>0</vt:i4>
      </vt:variant>
      <vt:variant>
        <vt:i4>5</vt:i4>
      </vt:variant>
      <vt:variant>
        <vt:lpwstr/>
      </vt:variant>
      <vt:variant>
        <vt:lpwstr>_Toc415487593</vt:lpwstr>
      </vt:variant>
      <vt:variant>
        <vt:i4>1835068</vt:i4>
      </vt:variant>
      <vt:variant>
        <vt:i4>20</vt:i4>
      </vt:variant>
      <vt:variant>
        <vt:i4>0</vt:i4>
      </vt:variant>
      <vt:variant>
        <vt:i4>5</vt:i4>
      </vt:variant>
      <vt:variant>
        <vt:lpwstr/>
      </vt:variant>
      <vt:variant>
        <vt:lpwstr>_Toc415487592</vt:lpwstr>
      </vt:variant>
      <vt:variant>
        <vt:i4>1835068</vt:i4>
      </vt:variant>
      <vt:variant>
        <vt:i4>14</vt:i4>
      </vt:variant>
      <vt:variant>
        <vt:i4>0</vt:i4>
      </vt:variant>
      <vt:variant>
        <vt:i4>5</vt:i4>
      </vt:variant>
      <vt:variant>
        <vt:lpwstr/>
      </vt:variant>
      <vt:variant>
        <vt:lpwstr>_Toc415487591</vt:lpwstr>
      </vt:variant>
      <vt:variant>
        <vt:i4>1835068</vt:i4>
      </vt:variant>
      <vt:variant>
        <vt:i4>8</vt:i4>
      </vt:variant>
      <vt:variant>
        <vt:i4>0</vt:i4>
      </vt:variant>
      <vt:variant>
        <vt:i4>5</vt:i4>
      </vt:variant>
      <vt:variant>
        <vt:lpwstr/>
      </vt:variant>
      <vt:variant>
        <vt:lpwstr>_Toc415487590</vt:lpwstr>
      </vt:variant>
      <vt:variant>
        <vt:i4>1900604</vt:i4>
      </vt:variant>
      <vt:variant>
        <vt:i4>2</vt:i4>
      </vt:variant>
      <vt:variant>
        <vt:i4>0</vt:i4>
      </vt:variant>
      <vt:variant>
        <vt:i4>5</vt:i4>
      </vt:variant>
      <vt:variant>
        <vt:lpwstr/>
      </vt:variant>
      <vt:variant>
        <vt:lpwstr>_Toc415487589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 Document</dc:title>
  <dc:subject>Template</dc:subject>
  <dc:creator>CODE.ID </dc:creator>
  <cp:lastModifiedBy>CODE.ID</cp:lastModifiedBy>
  <cp:revision>83</cp:revision>
  <cp:lastPrinted>2015-10-20T07:03:00Z</cp:lastPrinted>
  <dcterms:created xsi:type="dcterms:W3CDTF">2016-08-30T07:00:00Z</dcterms:created>
  <dcterms:modified xsi:type="dcterms:W3CDTF">2017-09-05T03:22:00Z</dcterms:modified>
</cp:coreProperties>
</file>